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charts/chart2.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4C42" w:rsidRPr="00FE3A08" w:rsidRDefault="00474C42" w:rsidP="004B6BE0">
      <w:pPr>
        <w:rPr>
          <w:rFonts w:ascii="Times New Roman" w:eastAsia="仿宋_GB2312" w:hAnsi="Times New Roman"/>
          <w:b/>
          <w:sz w:val="44"/>
          <w:szCs w:val="44"/>
        </w:rPr>
      </w:pPr>
    </w:p>
    <w:p w:rsidR="00474C42" w:rsidRPr="000B60BF" w:rsidRDefault="002C3AB5">
      <w:pPr>
        <w:jc w:val="center"/>
        <w:rPr>
          <w:rFonts w:ascii="Times New Roman" w:eastAsia="黑体" w:hAnsi="Times New Roman"/>
          <w:sz w:val="84"/>
          <w:szCs w:val="84"/>
        </w:rPr>
      </w:pPr>
      <w:r w:rsidRPr="000B60BF">
        <w:rPr>
          <w:rFonts w:ascii="Times New Roman" w:eastAsia="黑体" w:hAnsi="Times New Roman"/>
          <w:sz w:val="84"/>
          <w:szCs w:val="84"/>
        </w:rPr>
        <w:t>清洁生产审核评估报告</w:t>
      </w:r>
    </w:p>
    <w:p w:rsidR="00474C42" w:rsidRPr="000B60BF" w:rsidRDefault="00474C42" w:rsidP="004B6BE0">
      <w:pPr>
        <w:rPr>
          <w:rFonts w:ascii="Times New Roman" w:eastAsia="仿宋_GB2312" w:hAnsi="Times New Roman"/>
          <w:b/>
          <w:sz w:val="72"/>
          <w:szCs w:val="72"/>
        </w:rPr>
      </w:pPr>
    </w:p>
    <w:p w:rsidR="00474C42" w:rsidRPr="000B60BF" w:rsidRDefault="004B6BE0">
      <w:pPr>
        <w:jc w:val="center"/>
        <w:rPr>
          <w:rFonts w:ascii="Times New Roman" w:eastAsia="仿宋_GB2312" w:hAnsi="Times New Roman"/>
          <w:b/>
          <w:sz w:val="72"/>
          <w:szCs w:val="72"/>
        </w:rPr>
      </w:pPr>
      <w:r w:rsidRPr="004B6BE0">
        <w:rPr>
          <w:noProof/>
          <w:szCs w:val="72"/>
        </w:rPr>
        <w:drawing>
          <wp:inline distT="0" distB="0" distL="0" distR="0">
            <wp:extent cx="5758815" cy="4319111"/>
            <wp:effectExtent l="1905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58815" cy="4319111"/>
                    </a:xfrm>
                    <a:prstGeom prst="rect">
                      <a:avLst/>
                    </a:prstGeom>
                    <a:noFill/>
                    <a:ln w="9525">
                      <a:noFill/>
                      <a:miter lim="800000"/>
                      <a:headEnd/>
                      <a:tailEnd/>
                    </a:ln>
                  </pic:spPr>
                </pic:pic>
              </a:graphicData>
            </a:graphic>
          </wp:inline>
        </w:drawing>
      </w:r>
    </w:p>
    <w:p w:rsidR="00474C42" w:rsidRPr="000B60BF" w:rsidRDefault="00474C42">
      <w:pPr>
        <w:rPr>
          <w:rFonts w:ascii="Times New Roman" w:hAnsi="Times New Roman"/>
        </w:rPr>
      </w:pPr>
    </w:p>
    <w:p w:rsidR="00474C42" w:rsidRPr="000B60BF" w:rsidRDefault="00474C42">
      <w:pPr>
        <w:rPr>
          <w:rFonts w:ascii="Times New Roman" w:hAnsi="Times New Roman"/>
        </w:rPr>
      </w:pPr>
    </w:p>
    <w:p w:rsidR="00474C42" w:rsidRPr="000B60BF" w:rsidRDefault="00474C42">
      <w:pPr>
        <w:rPr>
          <w:rFonts w:ascii="Times New Roman" w:hAnsi="Times New Roman"/>
        </w:rPr>
      </w:pPr>
    </w:p>
    <w:p w:rsidR="00474C42" w:rsidRPr="000B60BF" w:rsidRDefault="00474C42">
      <w:pPr>
        <w:rPr>
          <w:rFonts w:ascii="Times New Roman" w:hAnsi="Times New Roman"/>
        </w:rPr>
      </w:pPr>
    </w:p>
    <w:p w:rsidR="00474C42" w:rsidRPr="000B60BF" w:rsidRDefault="00474C42">
      <w:pPr>
        <w:rPr>
          <w:rFonts w:ascii="Times New Roman" w:hAnsi="Times New Roman"/>
        </w:rPr>
      </w:pPr>
    </w:p>
    <w:p w:rsidR="00474C42" w:rsidRPr="000B60BF" w:rsidRDefault="00474C42">
      <w:pPr>
        <w:rPr>
          <w:rFonts w:ascii="Times New Roman" w:hAnsi="Times New Roman"/>
        </w:rPr>
      </w:pPr>
    </w:p>
    <w:p w:rsidR="00474C42" w:rsidRPr="000B60BF" w:rsidRDefault="007E791A">
      <w:pPr>
        <w:jc w:val="center"/>
        <w:rPr>
          <w:rFonts w:ascii="Times New Roman" w:eastAsia="黑体" w:hAnsi="Times New Roman"/>
          <w:sz w:val="36"/>
          <w:szCs w:val="36"/>
        </w:rPr>
      </w:pPr>
      <w:r>
        <w:rPr>
          <w:rFonts w:ascii="Times New Roman" w:eastAsia="黑体" w:hAnsi="Times New Roman"/>
          <w:sz w:val="36"/>
          <w:szCs w:val="36"/>
        </w:rPr>
        <w:t>苏州市兴邦化学建材有限公司</w:t>
      </w:r>
    </w:p>
    <w:p w:rsidR="00474C42" w:rsidRPr="000B60BF" w:rsidRDefault="002C3AB5">
      <w:pPr>
        <w:jc w:val="center"/>
        <w:rPr>
          <w:rFonts w:ascii="Times New Roman" w:eastAsia="黑体" w:hAnsi="Times New Roman"/>
          <w:sz w:val="28"/>
          <w:szCs w:val="28"/>
        </w:rPr>
      </w:pPr>
      <w:r w:rsidRPr="000B60BF">
        <w:rPr>
          <w:rFonts w:ascii="Times New Roman" w:eastAsia="黑体" w:hAnsi="Times New Roman"/>
          <w:sz w:val="28"/>
          <w:szCs w:val="28"/>
        </w:rPr>
        <w:t>二</w:t>
      </w:r>
      <w:r w:rsidRPr="000B60BF">
        <w:rPr>
          <w:rFonts w:ascii="Times New Roman" w:eastAsia="黑体" w:hAnsi="Times New Roman"/>
          <w:sz w:val="28"/>
          <w:szCs w:val="28"/>
        </w:rPr>
        <w:t>O</w:t>
      </w:r>
      <w:r w:rsidRPr="000B60BF">
        <w:rPr>
          <w:rFonts w:ascii="Times New Roman" w:eastAsia="黑体" w:hAnsi="Times New Roman"/>
          <w:sz w:val="28"/>
          <w:szCs w:val="28"/>
        </w:rPr>
        <w:t>一</w:t>
      </w:r>
      <w:r w:rsidR="00530C5D">
        <w:rPr>
          <w:rFonts w:ascii="Times New Roman" w:eastAsia="黑体" w:hAnsi="Times New Roman" w:hint="eastAsia"/>
          <w:sz w:val="28"/>
          <w:szCs w:val="28"/>
        </w:rPr>
        <w:t>七</w:t>
      </w:r>
      <w:r w:rsidRPr="000B60BF">
        <w:rPr>
          <w:rFonts w:ascii="Times New Roman" w:eastAsia="黑体" w:hAnsi="Times New Roman"/>
          <w:sz w:val="28"/>
          <w:szCs w:val="28"/>
        </w:rPr>
        <w:t>年</w:t>
      </w:r>
      <w:r w:rsidR="009516C5">
        <w:rPr>
          <w:rFonts w:ascii="Times New Roman" w:eastAsia="黑体" w:hAnsi="Times New Roman" w:hint="eastAsia"/>
          <w:sz w:val="28"/>
          <w:szCs w:val="28"/>
        </w:rPr>
        <w:t>十</w:t>
      </w:r>
      <w:r w:rsidRPr="000B60BF">
        <w:rPr>
          <w:rFonts w:ascii="Times New Roman" w:eastAsia="黑体" w:hAnsi="Times New Roman"/>
          <w:sz w:val="28"/>
          <w:szCs w:val="28"/>
        </w:rPr>
        <w:t>月</w:t>
      </w:r>
    </w:p>
    <w:p w:rsidR="00474C42" w:rsidRPr="000B60BF" w:rsidRDefault="002C3AB5">
      <w:pPr>
        <w:widowControl/>
        <w:jc w:val="left"/>
        <w:rPr>
          <w:rFonts w:ascii="Times New Roman" w:hAnsi="Times New Roman"/>
          <w:bCs/>
          <w:kern w:val="0"/>
          <w:sz w:val="30"/>
          <w:szCs w:val="30"/>
        </w:rPr>
      </w:pPr>
      <w:r w:rsidRPr="000B60BF">
        <w:rPr>
          <w:rFonts w:ascii="Times New Roman" w:hAnsi="Times New Roman"/>
          <w:bCs/>
          <w:kern w:val="0"/>
          <w:sz w:val="30"/>
          <w:szCs w:val="30"/>
        </w:rPr>
        <w:br w:type="page"/>
      </w:r>
    </w:p>
    <w:p w:rsidR="00474C42" w:rsidRPr="000B60BF" w:rsidRDefault="002C3AB5">
      <w:pPr>
        <w:widowControl/>
        <w:jc w:val="left"/>
        <w:rPr>
          <w:rFonts w:ascii="Times New Roman" w:eastAsia="仿宋_GB2312" w:hAnsi="Times New Roman"/>
          <w:b/>
          <w:sz w:val="44"/>
          <w:szCs w:val="44"/>
        </w:rPr>
      </w:pPr>
      <w:r w:rsidRPr="000B60BF">
        <w:rPr>
          <w:rFonts w:ascii="Times New Roman" w:eastAsia="仿宋_GB2312" w:hAnsi="Times New Roman"/>
          <w:b/>
          <w:sz w:val="44"/>
          <w:szCs w:val="44"/>
        </w:rPr>
        <w:lastRenderedPageBreak/>
        <w:br w:type="page"/>
      </w:r>
    </w:p>
    <w:p w:rsidR="00474C42" w:rsidRPr="000B60BF" w:rsidRDefault="00474C42">
      <w:pPr>
        <w:spacing w:line="840" w:lineRule="auto"/>
        <w:jc w:val="left"/>
        <w:rPr>
          <w:rFonts w:ascii="Times New Roman" w:eastAsia="仿宋_GB2312" w:hAnsi="Times New Roman"/>
          <w:b/>
          <w:sz w:val="24"/>
          <w:szCs w:val="24"/>
        </w:rPr>
      </w:pPr>
    </w:p>
    <w:p w:rsidR="00474C42" w:rsidRPr="000B60BF" w:rsidRDefault="002C3AB5">
      <w:pPr>
        <w:widowControl/>
        <w:spacing w:line="840" w:lineRule="auto"/>
        <w:jc w:val="left"/>
        <w:textAlignment w:val="baseline"/>
        <w:rPr>
          <w:rFonts w:ascii="Times New Roman" w:hAnsi="Times New Roman"/>
          <w:bCs/>
          <w:kern w:val="0"/>
          <w:sz w:val="30"/>
          <w:szCs w:val="30"/>
          <w:u w:color="000000"/>
        </w:rPr>
      </w:pPr>
      <w:r w:rsidRPr="000B60BF">
        <w:rPr>
          <w:rFonts w:ascii="Times New Roman" w:hAnsi="Times New Roman"/>
          <w:bCs/>
          <w:kern w:val="0"/>
          <w:sz w:val="30"/>
          <w:szCs w:val="30"/>
          <w:u w:color="000000"/>
        </w:rPr>
        <w:t>单位法人代表：</w:t>
      </w:r>
      <w:r w:rsidRPr="000B60BF">
        <w:rPr>
          <w:rFonts w:ascii="Times New Roman" w:hAnsi="Times New Roman"/>
          <w:bCs/>
          <w:kern w:val="0"/>
          <w:sz w:val="30"/>
          <w:szCs w:val="30"/>
          <w:u w:color="000000"/>
        </w:rPr>
        <w:t xml:space="preserve">      </w:t>
      </w:r>
      <w:r w:rsidR="00FE0852">
        <w:rPr>
          <w:rFonts w:ascii="Times New Roman" w:hAnsi="Times New Roman" w:hint="eastAsia"/>
          <w:bCs/>
          <w:kern w:val="0"/>
          <w:sz w:val="30"/>
          <w:szCs w:val="30"/>
          <w:u w:color="000000"/>
        </w:rPr>
        <w:t>毛荣良</w:t>
      </w:r>
    </w:p>
    <w:p w:rsidR="0040012C" w:rsidRPr="0040012C" w:rsidRDefault="002C3AB5" w:rsidP="0040012C">
      <w:pPr>
        <w:widowControl/>
        <w:spacing w:line="840" w:lineRule="auto"/>
        <w:jc w:val="left"/>
        <w:textAlignment w:val="baseline"/>
        <w:rPr>
          <w:rFonts w:ascii="Times New Roman" w:hAnsi="Times New Roman"/>
          <w:bCs/>
          <w:kern w:val="0"/>
          <w:sz w:val="30"/>
          <w:szCs w:val="30"/>
          <w:u w:color="000000"/>
        </w:rPr>
      </w:pPr>
      <w:r w:rsidRPr="000B60BF">
        <w:rPr>
          <w:rFonts w:ascii="Times New Roman" w:hAnsi="Times New Roman"/>
          <w:bCs/>
          <w:kern w:val="0"/>
          <w:sz w:val="30"/>
          <w:szCs w:val="30"/>
          <w:u w:color="000000"/>
        </w:rPr>
        <w:t>清洁生产负责人：</w:t>
      </w:r>
      <w:r w:rsidR="0040012C">
        <w:rPr>
          <w:rFonts w:ascii="Times New Roman" w:hAnsi="Times New Roman"/>
          <w:bCs/>
          <w:kern w:val="0"/>
          <w:sz w:val="30"/>
          <w:szCs w:val="30"/>
          <w:u w:color="000000"/>
        </w:rPr>
        <w:t xml:space="preserve">   </w:t>
      </w:r>
      <w:r w:rsidRPr="000B60BF">
        <w:rPr>
          <w:rFonts w:ascii="Times New Roman" w:hAnsi="Times New Roman"/>
          <w:bCs/>
          <w:kern w:val="0"/>
          <w:sz w:val="30"/>
          <w:szCs w:val="30"/>
          <w:u w:color="000000"/>
        </w:rPr>
        <w:t xml:space="preserve"> </w:t>
      </w:r>
      <w:r w:rsidR="0040012C" w:rsidRPr="0040012C">
        <w:rPr>
          <w:rFonts w:ascii="Times New Roman" w:hAnsi="Times New Roman" w:hint="eastAsia"/>
          <w:bCs/>
          <w:kern w:val="0"/>
          <w:sz w:val="30"/>
          <w:szCs w:val="30"/>
          <w:u w:color="000000"/>
        </w:rPr>
        <w:t>时林男</w:t>
      </w:r>
    </w:p>
    <w:p w:rsidR="00474C42" w:rsidRPr="0040012C" w:rsidRDefault="002C3AB5">
      <w:pPr>
        <w:widowControl/>
        <w:spacing w:line="840" w:lineRule="auto"/>
        <w:jc w:val="left"/>
        <w:textAlignment w:val="baseline"/>
        <w:rPr>
          <w:rFonts w:ascii="Times New Roman" w:hAnsi="Times New Roman"/>
          <w:bCs/>
          <w:kern w:val="0"/>
          <w:sz w:val="30"/>
          <w:szCs w:val="30"/>
          <w:u w:color="000000"/>
        </w:rPr>
      </w:pPr>
      <w:r w:rsidRPr="000B60BF">
        <w:rPr>
          <w:rFonts w:ascii="Times New Roman" w:hAnsi="Times New Roman"/>
          <w:bCs/>
          <w:kern w:val="0"/>
          <w:sz w:val="30"/>
          <w:szCs w:val="30"/>
          <w:u w:color="000000"/>
        </w:rPr>
        <w:t>清洁生产编制人：</w:t>
      </w:r>
      <w:r w:rsidR="0040012C">
        <w:rPr>
          <w:rFonts w:ascii="Times New Roman" w:hAnsi="Times New Roman"/>
          <w:bCs/>
          <w:kern w:val="0"/>
          <w:sz w:val="30"/>
          <w:szCs w:val="30"/>
          <w:u w:color="000000"/>
        </w:rPr>
        <w:t xml:space="preserve">    </w:t>
      </w:r>
      <w:r w:rsidR="0040012C" w:rsidRPr="0040012C">
        <w:rPr>
          <w:rFonts w:ascii="Times New Roman" w:hAnsi="Times New Roman" w:hint="eastAsia"/>
          <w:bCs/>
          <w:kern w:val="0"/>
          <w:sz w:val="30"/>
          <w:szCs w:val="30"/>
          <w:u w:color="000000"/>
        </w:rPr>
        <w:t>周红卫</w:t>
      </w:r>
    </w:p>
    <w:p w:rsidR="00474C42" w:rsidRPr="000B60BF" w:rsidRDefault="002C3AB5">
      <w:pPr>
        <w:widowControl/>
        <w:spacing w:line="840" w:lineRule="auto"/>
        <w:textAlignment w:val="baseline"/>
        <w:rPr>
          <w:rFonts w:ascii="Times New Roman" w:hAnsi="Times New Roman"/>
          <w:bCs/>
          <w:kern w:val="0"/>
          <w:sz w:val="30"/>
          <w:szCs w:val="30"/>
          <w:u w:color="000000"/>
        </w:rPr>
      </w:pPr>
      <w:r w:rsidRPr="000B60BF">
        <w:rPr>
          <w:rFonts w:ascii="Times New Roman" w:hAnsi="Times New Roman"/>
          <w:bCs/>
          <w:kern w:val="0"/>
          <w:sz w:val="30"/>
          <w:szCs w:val="30"/>
          <w:u w:color="000000"/>
        </w:rPr>
        <w:t>清洁生产指导单位：</w:t>
      </w:r>
      <w:r w:rsidRPr="000B60BF">
        <w:rPr>
          <w:rFonts w:ascii="Times New Roman" w:hAnsi="Times New Roman"/>
          <w:bCs/>
          <w:kern w:val="0"/>
          <w:sz w:val="30"/>
          <w:szCs w:val="30"/>
          <w:u w:color="000000"/>
        </w:rPr>
        <w:t xml:space="preserve">   </w:t>
      </w:r>
    </w:p>
    <w:p w:rsidR="00474C42" w:rsidRPr="000B60BF" w:rsidRDefault="002C3AB5">
      <w:pPr>
        <w:widowControl/>
        <w:spacing w:line="840" w:lineRule="auto"/>
        <w:textAlignment w:val="baseline"/>
        <w:rPr>
          <w:rFonts w:ascii="Times New Roman" w:hAnsi="Times New Roman"/>
          <w:bCs/>
          <w:kern w:val="0"/>
          <w:sz w:val="30"/>
          <w:szCs w:val="30"/>
          <w:u w:color="000000"/>
        </w:rPr>
      </w:pPr>
      <w:r w:rsidRPr="000B60BF">
        <w:rPr>
          <w:rFonts w:ascii="Times New Roman" w:hAnsi="Times New Roman"/>
          <w:bCs/>
          <w:kern w:val="0"/>
          <w:sz w:val="30"/>
          <w:szCs w:val="30"/>
          <w:u w:color="000000"/>
        </w:rPr>
        <w:t>清洁生产专家指导人：（高级工程师）</w:t>
      </w:r>
    </w:p>
    <w:p w:rsidR="00474C42" w:rsidRPr="000B60BF" w:rsidRDefault="002C3AB5">
      <w:pPr>
        <w:widowControl/>
        <w:spacing w:line="840" w:lineRule="auto"/>
        <w:ind w:firstLineChars="1050" w:firstLine="3150"/>
        <w:textAlignment w:val="baseline"/>
        <w:rPr>
          <w:rFonts w:ascii="Times New Roman" w:hAnsi="Times New Roman"/>
          <w:color w:val="000000"/>
          <w:sz w:val="30"/>
          <w:szCs w:val="30"/>
        </w:rPr>
      </w:pPr>
      <w:r w:rsidRPr="000B60BF">
        <w:rPr>
          <w:rFonts w:ascii="Times New Roman" w:hAnsi="Times New Roman"/>
          <w:color w:val="000000"/>
          <w:sz w:val="30"/>
          <w:szCs w:val="30"/>
        </w:rPr>
        <w:t>清洁生产审计师证号：</w:t>
      </w:r>
    </w:p>
    <w:p w:rsidR="00474C42" w:rsidRPr="000B60BF" w:rsidRDefault="002C3AB5">
      <w:pPr>
        <w:widowControl/>
        <w:spacing w:line="840" w:lineRule="auto"/>
        <w:ind w:firstLineChars="1050" w:firstLine="3150"/>
        <w:textAlignment w:val="baseline"/>
        <w:rPr>
          <w:rFonts w:ascii="Times New Roman" w:hAnsi="Times New Roman"/>
          <w:color w:val="000000"/>
          <w:sz w:val="30"/>
          <w:szCs w:val="30"/>
        </w:rPr>
      </w:pPr>
      <w:r w:rsidRPr="000B60BF">
        <w:rPr>
          <w:rFonts w:ascii="Times New Roman" w:hAnsi="Times New Roman"/>
          <w:color w:val="000000"/>
          <w:sz w:val="30"/>
          <w:szCs w:val="30"/>
        </w:rPr>
        <w:t>（审核师）</w:t>
      </w:r>
    </w:p>
    <w:p w:rsidR="00474C42" w:rsidRPr="000B60BF" w:rsidRDefault="002C3AB5">
      <w:pPr>
        <w:widowControl/>
        <w:spacing w:line="840" w:lineRule="auto"/>
        <w:ind w:firstLineChars="1050" w:firstLine="3150"/>
        <w:textAlignment w:val="baseline"/>
        <w:rPr>
          <w:rFonts w:ascii="Times New Roman" w:hAnsi="Times New Roman"/>
          <w:b/>
          <w:color w:val="000000"/>
          <w:sz w:val="30"/>
          <w:szCs w:val="30"/>
        </w:rPr>
      </w:pPr>
      <w:r w:rsidRPr="000B60BF">
        <w:rPr>
          <w:rFonts w:ascii="Times New Roman" w:hAnsi="Times New Roman"/>
          <w:color w:val="000000"/>
          <w:sz w:val="30"/>
          <w:szCs w:val="30"/>
        </w:rPr>
        <w:t>清洁生产审计师证号：</w:t>
      </w:r>
    </w:p>
    <w:p w:rsidR="00474C42" w:rsidRDefault="002C3AB5">
      <w:pPr>
        <w:widowControl/>
        <w:jc w:val="left"/>
        <w:rPr>
          <w:rFonts w:ascii="Times New Roman" w:hAnsi="Times New Roman"/>
          <w:bCs/>
          <w:sz w:val="30"/>
          <w:szCs w:val="30"/>
        </w:rPr>
      </w:pPr>
      <w:r w:rsidRPr="000B60BF">
        <w:rPr>
          <w:rFonts w:ascii="Times New Roman" w:hAnsi="Times New Roman"/>
          <w:bCs/>
          <w:sz w:val="30"/>
          <w:szCs w:val="30"/>
        </w:rPr>
        <w:br w:type="page"/>
      </w:r>
    </w:p>
    <w:p w:rsidR="00943781" w:rsidRDefault="00943781">
      <w:pPr>
        <w:widowControl/>
        <w:jc w:val="left"/>
        <w:rPr>
          <w:rFonts w:ascii="Times New Roman" w:hAnsi="Times New Roman"/>
          <w:bCs/>
          <w:sz w:val="30"/>
          <w:szCs w:val="30"/>
        </w:rPr>
      </w:pPr>
    </w:p>
    <w:p w:rsidR="00943781" w:rsidRPr="000B60BF" w:rsidRDefault="00943781">
      <w:pPr>
        <w:widowControl/>
        <w:jc w:val="left"/>
        <w:rPr>
          <w:rFonts w:ascii="Times New Roman" w:hAnsi="Times New Roman"/>
          <w:bCs/>
          <w:sz w:val="30"/>
          <w:szCs w:val="30"/>
        </w:rPr>
        <w:sectPr w:rsidR="00943781" w:rsidRPr="000B60BF">
          <w:headerReference w:type="default" r:id="rId10"/>
          <w:footerReference w:type="default" r:id="rId11"/>
          <w:pgSz w:w="11905" w:h="16837"/>
          <w:pgMar w:top="1418" w:right="1418" w:bottom="1418" w:left="1418" w:header="851" w:footer="992" w:gutter="0"/>
          <w:pgNumType w:start="1"/>
          <w:cols w:space="720"/>
        </w:sectPr>
      </w:pPr>
    </w:p>
    <w:sdt>
      <w:sdtPr>
        <w:rPr>
          <w:rFonts w:ascii="Times New Roman" w:eastAsia="宋体" w:hAnsi="Times New Roman" w:cs="Times New Roman"/>
          <w:color w:val="000000"/>
          <w:sz w:val="20"/>
          <w:szCs w:val="20"/>
          <w:lang w:val="zh-CN"/>
        </w:rPr>
        <w:id w:val="6378266"/>
      </w:sdtPr>
      <w:sdtEndPr>
        <w:rPr>
          <w:rStyle w:val="afd"/>
          <w:rFonts w:eastAsiaTheme="minorEastAsia"/>
          <w:b w:val="0"/>
          <w:color w:val="0000FF"/>
          <w:sz w:val="24"/>
          <w:szCs w:val="24"/>
          <w:u w:val="single" w:color="0000FF"/>
          <w:lang w:val="en-US"/>
        </w:rPr>
      </w:sdtEndPr>
      <w:sdtContent>
        <w:p w:rsidR="00474C42" w:rsidRPr="000B60BF" w:rsidRDefault="002C3AB5" w:rsidP="0047643B">
          <w:pPr>
            <w:pStyle w:val="TOC1"/>
            <w:spacing w:before="240"/>
            <w:jc w:val="center"/>
            <w:rPr>
              <w:rFonts w:ascii="Times New Roman" w:hAnsi="Times New Roman" w:cs="Times New Roman"/>
            </w:rPr>
          </w:pPr>
          <w:r w:rsidRPr="00F80D61">
            <w:rPr>
              <w:rFonts w:ascii="Times New Roman" w:hAnsi="Times New Roman" w:cs="Times New Roman"/>
              <w:color w:val="auto"/>
              <w:sz w:val="36"/>
              <w:szCs w:val="36"/>
              <w:lang w:val="zh-CN"/>
            </w:rPr>
            <w:t>目</w:t>
          </w:r>
          <w:r w:rsidRPr="00F80D61">
            <w:rPr>
              <w:rFonts w:ascii="Times New Roman" w:hAnsi="Times New Roman" w:cs="Times New Roman"/>
              <w:color w:val="auto"/>
              <w:sz w:val="36"/>
              <w:szCs w:val="36"/>
              <w:lang w:val="zh-CN"/>
            </w:rPr>
            <w:t xml:space="preserve">  </w:t>
          </w:r>
          <w:r w:rsidRPr="00F80D61">
            <w:rPr>
              <w:rFonts w:ascii="Times New Roman" w:hAnsi="Times New Roman" w:cs="Times New Roman"/>
              <w:color w:val="auto"/>
              <w:sz w:val="36"/>
              <w:szCs w:val="36"/>
              <w:lang w:val="zh-CN"/>
            </w:rPr>
            <w:t>录</w:t>
          </w:r>
        </w:p>
        <w:p w:rsidR="00C133F3" w:rsidRPr="00C133F3" w:rsidRDefault="000C6D43" w:rsidP="00C133F3">
          <w:pPr>
            <w:pStyle w:val="10"/>
            <w:tabs>
              <w:tab w:val="right" w:leader="dot" w:pos="9059"/>
            </w:tabs>
            <w:adjustRightInd w:val="0"/>
            <w:snapToGrid w:val="0"/>
            <w:spacing w:before="0" w:line="360" w:lineRule="auto"/>
            <w:rPr>
              <w:rFonts w:ascii="Times New Roman" w:eastAsiaTheme="minorEastAsia" w:hAnsi="Times New Roman" w:cs="Times New Roman"/>
              <w:b w:val="0"/>
              <w:bCs w:val="0"/>
              <w:caps w:val="0"/>
              <w:noProof/>
              <w:color w:val="auto"/>
              <w:kern w:val="2"/>
            </w:rPr>
          </w:pPr>
          <w:r w:rsidRPr="000C6D43">
            <w:rPr>
              <w:rStyle w:val="afd"/>
              <w:rFonts w:eastAsiaTheme="minorEastAsia" w:hAnsi="Times New Roman" w:cs="Times New Roman"/>
              <w:b w:val="0"/>
              <w:sz w:val="24"/>
              <w:u w:val="none"/>
            </w:rPr>
            <w:fldChar w:fldCharType="begin"/>
          </w:r>
          <w:r w:rsidR="002C3AB5" w:rsidRPr="00C75CA3">
            <w:rPr>
              <w:rStyle w:val="afd"/>
              <w:rFonts w:eastAsiaTheme="minorEastAsia" w:hAnsi="Times New Roman" w:cs="Times New Roman"/>
              <w:b w:val="0"/>
              <w:sz w:val="24"/>
              <w:u w:val="none"/>
            </w:rPr>
            <w:instrText xml:space="preserve"> TOC \o "1-3" \h \z \u </w:instrText>
          </w:r>
          <w:r w:rsidRPr="000C6D43">
            <w:rPr>
              <w:rStyle w:val="afd"/>
              <w:rFonts w:eastAsiaTheme="minorEastAsia" w:hAnsi="Times New Roman" w:cs="Times New Roman"/>
              <w:b w:val="0"/>
              <w:sz w:val="24"/>
              <w:u w:val="none"/>
            </w:rPr>
            <w:fldChar w:fldCharType="separate"/>
          </w:r>
          <w:hyperlink w:anchor="_Toc497203476" w:history="1">
            <w:r w:rsidR="00C133F3" w:rsidRPr="00C133F3">
              <w:rPr>
                <w:rStyle w:val="afd"/>
                <w:rFonts w:eastAsiaTheme="minorEastAsia" w:hAnsi="Times New Roman" w:cs="Times New Roman"/>
                <w:b w:val="0"/>
                <w:noProof/>
                <w:kern w:val="44"/>
                <w:sz w:val="24"/>
                <w:u w:color="000000"/>
              </w:rPr>
              <w:t xml:space="preserve">1 </w:t>
            </w:r>
            <w:r w:rsidR="00C133F3" w:rsidRPr="00C133F3">
              <w:rPr>
                <w:rStyle w:val="afd"/>
                <w:rFonts w:eastAsiaTheme="minorEastAsia" w:hAnsiTheme="minorEastAsia" w:cs="Times New Roman"/>
                <w:b w:val="0"/>
                <w:noProof/>
                <w:kern w:val="44"/>
                <w:sz w:val="24"/>
                <w:u w:color="000000"/>
              </w:rPr>
              <w:t>序论</w:t>
            </w:r>
            <w:r w:rsidR="00C133F3" w:rsidRPr="00C133F3">
              <w:rPr>
                <w:rFonts w:ascii="Times New Roman" w:eastAsiaTheme="minorEastAsia" w:hAnsi="Times New Roman" w:cs="Times New Roman"/>
                <w:b w:val="0"/>
                <w:noProof/>
                <w:webHidden/>
              </w:rPr>
              <w:tab/>
            </w:r>
            <w:r w:rsidRPr="00C133F3">
              <w:rPr>
                <w:rFonts w:ascii="Times New Roman" w:eastAsiaTheme="minorEastAsia" w:hAnsi="Times New Roman" w:cs="Times New Roman"/>
                <w:b w:val="0"/>
                <w:noProof/>
                <w:webHidden/>
              </w:rPr>
              <w:fldChar w:fldCharType="begin"/>
            </w:r>
            <w:r w:rsidR="00C133F3" w:rsidRPr="00C133F3">
              <w:rPr>
                <w:rFonts w:ascii="Times New Roman" w:eastAsiaTheme="minorEastAsia" w:hAnsi="Times New Roman" w:cs="Times New Roman"/>
                <w:b w:val="0"/>
                <w:noProof/>
                <w:webHidden/>
              </w:rPr>
              <w:instrText xml:space="preserve"> PAGEREF _Toc497203476 \h </w:instrText>
            </w:r>
            <w:r w:rsidRPr="00C133F3">
              <w:rPr>
                <w:rFonts w:ascii="Times New Roman" w:eastAsiaTheme="minorEastAsia" w:hAnsi="Times New Roman" w:cs="Times New Roman"/>
                <w:b w:val="0"/>
                <w:noProof/>
                <w:webHidden/>
              </w:rPr>
            </w:r>
            <w:r w:rsidRPr="00C133F3">
              <w:rPr>
                <w:rFonts w:ascii="Times New Roman" w:eastAsiaTheme="minorEastAsia" w:hAnsi="Times New Roman" w:cs="Times New Roman"/>
                <w:b w:val="0"/>
                <w:noProof/>
                <w:webHidden/>
              </w:rPr>
              <w:fldChar w:fldCharType="separate"/>
            </w:r>
            <w:r w:rsidR="00C133F3" w:rsidRPr="00C133F3">
              <w:rPr>
                <w:rFonts w:ascii="Times New Roman" w:eastAsiaTheme="minorEastAsia" w:hAnsi="Times New Roman" w:cs="Times New Roman"/>
                <w:b w:val="0"/>
                <w:noProof/>
                <w:webHidden/>
              </w:rPr>
              <w:t>1</w:t>
            </w:r>
            <w:r w:rsidRPr="00C133F3">
              <w:rPr>
                <w:rFonts w:ascii="Times New Roman" w:eastAsiaTheme="minorEastAsia" w:hAnsi="Times New Roman" w:cs="Times New Roman"/>
                <w:b w:val="0"/>
                <w:noProof/>
                <w:webHidden/>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77" w:history="1">
            <w:r w:rsidR="00C133F3" w:rsidRPr="00C133F3">
              <w:rPr>
                <w:rStyle w:val="afd"/>
                <w:rFonts w:eastAsiaTheme="minorEastAsia"/>
                <w:b w:val="0"/>
                <w:noProof/>
                <w:sz w:val="24"/>
                <w:szCs w:val="24"/>
                <w:u w:color="000000"/>
              </w:rPr>
              <w:t xml:space="preserve">1.1 </w:t>
            </w:r>
            <w:r w:rsidR="00C133F3" w:rsidRPr="00C133F3">
              <w:rPr>
                <w:rStyle w:val="afd"/>
                <w:rFonts w:eastAsiaTheme="minorEastAsia" w:hAnsiTheme="minorEastAsia"/>
                <w:b w:val="0"/>
                <w:noProof/>
                <w:sz w:val="24"/>
                <w:szCs w:val="24"/>
                <w:u w:color="000000"/>
              </w:rPr>
              <w:t>企业基本信息</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_Toc497203477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1</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78" w:history="1">
            <w:r w:rsidR="00C133F3" w:rsidRPr="00C133F3">
              <w:rPr>
                <w:rStyle w:val="afd"/>
                <w:rFonts w:eastAsiaTheme="minorEastAsia"/>
                <w:b w:val="0"/>
                <w:noProof/>
                <w:sz w:val="24"/>
                <w:szCs w:val="24"/>
                <w:u w:color="000000"/>
              </w:rPr>
              <w:t>1.2</w:t>
            </w:r>
            <w:r w:rsidR="00C133F3" w:rsidRPr="00C133F3">
              <w:rPr>
                <w:rStyle w:val="afd"/>
                <w:rFonts w:eastAsiaTheme="minorEastAsia" w:hAnsiTheme="minorEastAsia"/>
                <w:b w:val="0"/>
                <w:noProof/>
                <w:sz w:val="24"/>
                <w:szCs w:val="24"/>
                <w:u w:color="000000"/>
              </w:rPr>
              <w:t>推行清洁生产的意义和必要性</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_Toc497203478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1</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79" w:history="1">
            <w:r w:rsidR="00C133F3" w:rsidRPr="00C133F3">
              <w:rPr>
                <w:rStyle w:val="afd"/>
                <w:rFonts w:eastAsiaTheme="minorEastAsia"/>
                <w:b w:val="0"/>
                <w:noProof/>
                <w:sz w:val="24"/>
                <w:szCs w:val="24"/>
                <w:u w:color="000000"/>
              </w:rPr>
              <w:t xml:space="preserve">1.3 </w:t>
            </w:r>
            <w:r w:rsidR="00C133F3" w:rsidRPr="00C133F3">
              <w:rPr>
                <w:rStyle w:val="afd"/>
                <w:rFonts w:eastAsiaTheme="minorEastAsia" w:hAnsiTheme="minorEastAsia"/>
                <w:b w:val="0"/>
                <w:noProof/>
                <w:sz w:val="24"/>
                <w:szCs w:val="24"/>
                <w:u w:color="000000"/>
              </w:rPr>
              <w:t>清洁生产</w:t>
            </w:r>
            <w:r w:rsidR="00C133F3" w:rsidRPr="00C133F3">
              <w:rPr>
                <w:rStyle w:val="afd"/>
                <w:rFonts w:eastAsiaTheme="minorEastAsia"/>
                <w:b w:val="0"/>
                <w:noProof/>
                <w:sz w:val="24"/>
                <w:szCs w:val="24"/>
              </w:rPr>
              <w:t>报告</w:t>
            </w:r>
            <w:r w:rsidR="00C133F3" w:rsidRPr="00C133F3">
              <w:rPr>
                <w:rStyle w:val="afd"/>
                <w:rFonts w:eastAsiaTheme="minorEastAsia" w:hAnsiTheme="minorEastAsia"/>
                <w:b w:val="0"/>
                <w:noProof/>
                <w:sz w:val="24"/>
                <w:szCs w:val="24"/>
                <w:u w:color="000000"/>
              </w:rPr>
              <w:t>编制依据</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_Toc497203479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2</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0" w:history="1">
            <w:r w:rsidR="00C133F3" w:rsidRPr="00C133F3">
              <w:rPr>
                <w:rStyle w:val="afd"/>
                <w:rFonts w:eastAsiaTheme="minorEastAsia"/>
                <w:b w:val="0"/>
                <w:noProof/>
                <w:sz w:val="24"/>
                <w:szCs w:val="24"/>
                <w:u w:color="000000"/>
              </w:rPr>
              <w:t>1.4</w:t>
            </w:r>
            <w:r w:rsidR="00C133F3" w:rsidRPr="00C133F3">
              <w:rPr>
                <w:rStyle w:val="afd"/>
                <w:rFonts w:eastAsiaTheme="minorEastAsia" w:hAnsiTheme="minorEastAsia"/>
                <w:b w:val="0"/>
                <w:noProof/>
                <w:sz w:val="24"/>
                <w:szCs w:val="24"/>
                <w:u w:color="000000"/>
              </w:rPr>
              <w:t>企业清洁</w:t>
            </w:r>
            <w:r w:rsidR="00C133F3" w:rsidRPr="00C133F3">
              <w:rPr>
                <w:rStyle w:val="afd"/>
                <w:rFonts w:eastAsiaTheme="minorEastAsia"/>
                <w:b w:val="0"/>
                <w:noProof/>
                <w:sz w:val="24"/>
                <w:szCs w:val="24"/>
              </w:rPr>
              <w:t>生产</w:t>
            </w:r>
            <w:r w:rsidR="00C133F3" w:rsidRPr="00C133F3">
              <w:rPr>
                <w:rStyle w:val="afd"/>
                <w:rFonts w:eastAsiaTheme="minorEastAsia" w:hAnsiTheme="minorEastAsia"/>
                <w:b w:val="0"/>
                <w:noProof/>
                <w:sz w:val="24"/>
                <w:szCs w:val="24"/>
                <w:u w:color="000000"/>
              </w:rPr>
              <w:t>审核工作程序</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_Toc497203480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5</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1" w:history="1">
            <w:r w:rsidR="00C133F3" w:rsidRPr="00C133F3">
              <w:rPr>
                <w:rStyle w:val="afd"/>
                <w:rFonts w:eastAsiaTheme="minorEastAsia"/>
                <w:b w:val="0"/>
                <w:noProof/>
                <w:sz w:val="24"/>
                <w:szCs w:val="24"/>
                <w:u w:color="000000"/>
              </w:rPr>
              <w:t xml:space="preserve">1.5 </w:t>
            </w:r>
            <w:r w:rsidR="00C133F3" w:rsidRPr="00C133F3">
              <w:rPr>
                <w:rStyle w:val="afd"/>
                <w:rFonts w:eastAsiaTheme="minorEastAsia" w:hAnsiTheme="minorEastAsia"/>
                <w:b w:val="0"/>
                <w:noProof/>
                <w:sz w:val="24"/>
                <w:szCs w:val="24"/>
                <w:u w:color="000000"/>
              </w:rPr>
              <w:t>清洁生产</w:t>
            </w:r>
            <w:r w:rsidR="00C133F3" w:rsidRPr="00C133F3">
              <w:rPr>
                <w:rStyle w:val="afd"/>
                <w:rFonts w:eastAsiaTheme="minorEastAsia"/>
                <w:b w:val="0"/>
                <w:noProof/>
                <w:sz w:val="24"/>
                <w:szCs w:val="24"/>
              </w:rPr>
              <w:t>评估</w:t>
            </w:r>
            <w:r w:rsidR="00C133F3" w:rsidRPr="00C133F3">
              <w:rPr>
                <w:rStyle w:val="afd"/>
                <w:rFonts w:eastAsiaTheme="minorEastAsia" w:hAnsiTheme="minorEastAsia"/>
                <w:b w:val="0"/>
                <w:noProof/>
                <w:sz w:val="24"/>
                <w:szCs w:val="24"/>
                <w:u w:color="000000"/>
              </w:rPr>
              <w:t>小结</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_Toc497203481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7</w:t>
            </w:r>
            <w:r w:rsidRPr="00C133F3">
              <w:rPr>
                <w:rFonts w:eastAsiaTheme="minorEastAsia"/>
                <w:b w:val="0"/>
                <w:noProof/>
                <w:webHidden/>
                <w:sz w:val="24"/>
                <w:szCs w:val="24"/>
              </w:rPr>
              <w:fldChar w:fldCharType="end"/>
            </w:r>
          </w:hyperlink>
        </w:p>
        <w:p w:rsidR="00C133F3" w:rsidRPr="00C133F3" w:rsidRDefault="000C6D43" w:rsidP="00C133F3">
          <w:pPr>
            <w:pStyle w:val="10"/>
            <w:tabs>
              <w:tab w:val="right" w:leader="dot" w:pos="9059"/>
            </w:tabs>
            <w:adjustRightInd w:val="0"/>
            <w:snapToGrid w:val="0"/>
            <w:spacing w:before="0" w:line="360" w:lineRule="auto"/>
            <w:rPr>
              <w:rFonts w:ascii="Times New Roman" w:eastAsiaTheme="minorEastAsia" w:hAnsi="Times New Roman" w:cs="Times New Roman"/>
              <w:b w:val="0"/>
              <w:bCs w:val="0"/>
              <w:caps w:val="0"/>
              <w:noProof/>
              <w:color w:val="auto"/>
              <w:kern w:val="2"/>
            </w:rPr>
          </w:pPr>
          <w:hyperlink w:anchor="_Toc497203482" w:history="1">
            <w:r w:rsidR="00C133F3" w:rsidRPr="00C133F3">
              <w:rPr>
                <w:rStyle w:val="afd"/>
                <w:rFonts w:eastAsiaTheme="minorEastAsia" w:hAnsi="Times New Roman" w:cs="Times New Roman"/>
                <w:b w:val="0"/>
                <w:noProof/>
                <w:kern w:val="44"/>
                <w:sz w:val="24"/>
                <w:u w:color="000000"/>
              </w:rPr>
              <w:t xml:space="preserve">2 </w:t>
            </w:r>
            <w:r w:rsidR="00C133F3" w:rsidRPr="00C133F3">
              <w:rPr>
                <w:rStyle w:val="afd"/>
                <w:rFonts w:eastAsiaTheme="minorEastAsia" w:hAnsiTheme="minorEastAsia" w:cs="Times New Roman"/>
                <w:b w:val="0"/>
                <w:noProof/>
                <w:kern w:val="44"/>
                <w:sz w:val="24"/>
                <w:u w:color="000000"/>
              </w:rPr>
              <w:t>筹划和组织</w:t>
            </w:r>
            <w:r w:rsidR="00C133F3" w:rsidRPr="00C133F3">
              <w:rPr>
                <w:rFonts w:ascii="Times New Roman" w:eastAsiaTheme="minorEastAsia" w:hAnsi="Times New Roman" w:cs="Times New Roman"/>
                <w:b w:val="0"/>
                <w:noProof/>
                <w:webHidden/>
              </w:rPr>
              <w:tab/>
            </w:r>
            <w:r w:rsidRPr="00C133F3">
              <w:rPr>
                <w:rFonts w:ascii="Times New Roman" w:eastAsiaTheme="minorEastAsia" w:hAnsi="Times New Roman" w:cs="Times New Roman"/>
                <w:b w:val="0"/>
                <w:noProof/>
                <w:webHidden/>
              </w:rPr>
              <w:fldChar w:fldCharType="begin"/>
            </w:r>
            <w:r w:rsidR="00C133F3" w:rsidRPr="00C133F3">
              <w:rPr>
                <w:rFonts w:ascii="Times New Roman" w:eastAsiaTheme="minorEastAsia" w:hAnsi="Times New Roman" w:cs="Times New Roman"/>
                <w:b w:val="0"/>
                <w:noProof/>
                <w:webHidden/>
              </w:rPr>
              <w:instrText xml:space="preserve"> PAGEREF _Toc497203482 \h </w:instrText>
            </w:r>
            <w:r w:rsidRPr="00C133F3">
              <w:rPr>
                <w:rFonts w:ascii="Times New Roman" w:eastAsiaTheme="minorEastAsia" w:hAnsi="Times New Roman" w:cs="Times New Roman"/>
                <w:b w:val="0"/>
                <w:noProof/>
                <w:webHidden/>
              </w:rPr>
            </w:r>
            <w:r w:rsidRPr="00C133F3">
              <w:rPr>
                <w:rFonts w:ascii="Times New Roman" w:eastAsiaTheme="minorEastAsia" w:hAnsi="Times New Roman" w:cs="Times New Roman"/>
                <w:b w:val="0"/>
                <w:noProof/>
                <w:webHidden/>
              </w:rPr>
              <w:fldChar w:fldCharType="separate"/>
            </w:r>
            <w:r w:rsidR="00C133F3" w:rsidRPr="00C133F3">
              <w:rPr>
                <w:rFonts w:ascii="Times New Roman" w:eastAsiaTheme="minorEastAsia" w:hAnsi="Times New Roman" w:cs="Times New Roman"/>
                <w:b w:val="0"/>
                <w:noProof/>
                <w:webHidden/>
              </w:rPr>
              <w:t>8</w:t>
            </w:r>
            <w:r w:rsidRPr="00C133F3">
              <w:rPr>
                <w:rFonts w:ascii="Times New Roman" w:eastAsiaTheme="minorEastAsia" w:hAnsi="Times New Roman" w:cs="Times New Roman"/>
                <w:b w:val="0"/>
                <w:noProof/>
                <w:webHidden/>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3" w:history="1">
            <w:r w:rsidR="00C133F3" w:rsidRPr="00C133F3">
              <w:rPr>
                <w:rStyle w:val="afd"/>
                <w:rFonts w:eastAsiaTheme="minorEastAsia"/>
                <w:b w:val="0"/>
                <w:noProof/>
                <w:sz w:val="24"/>
                <w:szCs w:val="24"/>
                <w:u w:color="000000"/>
              </w:rPr>
              <w:t>2.1</w:t>
            </w:r>
            <w:r w:rsidR="00C133F3" w:rsidRPr="00C133F3">
              <w:rPr>
                <w:rStyle w:val="afd"/>
                <w:rFonts w:eastAsiaTheme="minorEastAsia" w:hAnsiTheme="minorEastAsia"/>
                <w:b w:val="0"/>
                <w:noProof/>
                <w:sz w:val="24"/>
                <w:szCs w:val="24"/>
                <w:u w:color="000000"/>
              </w:rPr>
              <w:t>取得领导的支持</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_Toc497203483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8</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4" w:history="1">
            <w:r w:rsidR="00C133F3" w:rsidRPr="00C133F3">
              <w:rPr>
                <w:rStyle w:val="afd"/>
                <w:rFonts w:eastAsiaTheme="minorEastAsia"/>
                <w:b w:val="0"/>
                <w:noProof/>
                <w:sz w:val="24"/>
                <w:szCs w:val="24"/>
                <w:u w:color="000000"/>
              </w:rPr>
              <w:t xml:space="preserve">2.2 </w:t>
            </w:r>
            <w:r w:rsidR="00C133F3" w:rsidRPr="00C133F3">
              <w:rPr>
                <w:rStyle w:val="afd"/>
                <w:rFonts w:eastAsiaTheme="minorEastAsia" w:hAnsiTheme="minorEastAsia"/>
                <w:b w:val="0"/>
                <w:noProof/>
                <w:sz w:val="24"/>
                <w:szCs w:val="24"/>
                <w:u w:color="000000"/>
              </w:rPr>
              <w:t>组建清洁生产审核机构</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_Toc497203484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9</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5" w:history="1">
            <w:r w:rsidR="00C133F3" w:rsidRPr="00C133F3">
              <w:rPr>
                <w:rStyle w:val="afd"/>
                <w:rFonts w:eastAsiaTheme="minorEastAsia"/>
                <w:b w:val="0"/>
                <w:noProof/>
                <w:sz w:val="24"/>
                <w:szCs w:val="24"/>
                <w:u w:color="000000"/>
              </w:rPr>
              <w:t xml:space="preserve">2.3 </w:t>
            </w:r>
            <w:r w:rsidR="00C133F3" w:rsidRPr="00C133F3">
              <w:rPr>
                <w:rStyle w:val="afd"/>
                <w:rFonts w:eastAsiaTheme="minorEastAsia" w:hAnsiTheme="minorEastAsia"/>
                <w:b w:val="0"/>
                <w:noProof/>
                <w:sz w:val="24"/>
                <w:szCs w:val="24"/>
                <w:u w:color="000000"/>
              </w:rPr>
              <w:t>制定工作计划</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_Toc497203485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10</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6" w:history="1">
            <w:r w:rsidR="00C133F3" w:rsidRPr="00C133F3">
              <w:rPr>
                <w:rStyle w:val="afd"/>
                <w:rFonts w:eastAsiaTheme="minorEastAsia"/>
                <w:b w:val="0"/>
                <w:noProof/>
                <w:sz w:val="24"/>
                <w:szCs w:val="24"/>
                <w:u w:color="000000"/>
              </w:rPr>
              <w:t xml:space="preserve">2.4 </w:t>
            </w:r>
            <w:r w:rsidR="00C133F3" w:rsidRPr="00C133F3">
              <w:rPr>
                <w:rStyle w:val="afd"/>
                <w:rFonts w:eastAsiaTheme="minorEastAsia" w:hAnsiTheme="minorEastAsia"/>
                <w:b w:val="0"/>
                <w:noProof/>
                <w:sz w:val="24"/>
                <w:szCs w:val="24"/>
                <w:u w:color="000000"/>
              </w:rPr>
              <w:t>开展宣传教育与发动</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_Toc497203486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11</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7" w:history="1">
            <w:r w:rsidR="00C133F3" w:rsidRPr="00C133F3">
              <w:rPr>
                <w:rStyle w:val="afd"/>
                <w:rFonts w:eastAsiaTheme="minorEastAsia"/>
                <w:b w:val="0"/>
                <w:noProof/>
                <w:sz w:val="24"/>
                <w:szCs w:val="24"/>
                <w:u w:color="000000"/>
              </w:rPr>
              <w:t xml:space="preserve">2.5 </w:t>
            </w:r>
            <w:r w:rsidR="00C133F3" w:rsidRPr="00C133F3">
              <w:rPr>
                <w:rStyle w:val="afd"/>
                <w:rFonts w:eastAsiaTheme="minorEastAsia" w:hAnsiTheme="minorEastAsia"/>
                <w:b w:val="0"/>
                <w:noProof/>
                <w:sz w:val="24"/>
                <w:szCs w:val="24"/>
                <w:u w:color="000000"/>
              </w:rPr>
              <w:t>克服</w:t>
            </w:r>
            <w:r w:rsidR="00C133F3" w:rsidRPr="00C133F3">
              <w:rPr>
                <w:rStyle w:val="afd"/>
                <w:rFonts w:eastAsiaTheme="minorEastAsia"/>
                <w:b w:val="0"/>
                <w:noProof/>
                <w:sz w:val="24"/>
                <w:szCs w:val="24"/>
              </w:rPr>
              <w:t>障碍</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_Toc497203487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13</w:t>
            </w:r>
            <w:r w:rsidRPr="00C133F3">
              <w:rPr>
                <w:rFonts w:eastAsiaTheme="minorEastAsia"/>
                <w:b w:val="0"/>
                <w:noProof/>
                <w:webHidden/>
                <w:sz w:val="24"/>
                <w:szCs w:val="24"/>
              </w:rPr>
              <w:fldChar w:fldCharType="end"/>
            </w:r>
          </w:hyperlink>
        </w:p>
        <w:p w:rsidR="00C133F3" w:rsidRPr="00C133F3" w:rsidRDefault="000C6D43" w:rsidP="00C133F3">
          <w:pPr>
            <w:pStyle w:val="10"/>
            <w:tabs>
              <w:tab w:val="right" w:leader="dot" w:pos="9059"/>
            </w:tabs>
            <w:adjustRightInd w:val="0"/>
            <w:snapToGrid w:val="0"/>
            <w:spacing w:before="0" w:line="360" w:lineRule="auto"/>
            <w:rPr>
              <w:rFonts w:ascii="Times New Roman" w:eastAsiaTheme="minorEastAsia" w:hAnsi="Times New Roman" w:cs="Times New Roman"/>
              <w:b w:val="0"/>
              <w:bCs w:val="0"/>
              <w:caps w:val="0"/>
              <w:noProof/>
              <w:color w:val="auto"/>
              <w:kern w:val="2"/>
            </w:rPr>
          </w:pPr>
          <w:hyperlink w:anchor="_Toc497203488" w:history="1">
            <w:r w:rsidR="00C133F3" w:rsidRPr="00C133F3">
              <w:rPr>
                <w:rStyle w:val="afd"/>
                <w:rFonts w:eastAsiaTheme="minorEastAsia" w:hAnsi="Times New Roman" w:cs="Times New Roman"/>
                <w:b w:val="0"/>
                <w:noProof/>
                <w:kern w:val="44"/>
                <w:sz w:val="24"/>
                <w:u w:color="000000"/>
              </w:rPr>
              <w:t xml:space="preserve">3 </w:t>
            </w:r>
            <w:r w:rsidR="00C133F3" w:rsidRPr="00C133F3">
              <w:rPr>
                <w:rStyle w:val="afd"/>
                <w:rFonts w:eastAsiaTheme="minorEastAsia" w:hAnsiTheme="minorEastAsia" w:cs="Times New Roman"/>
                <w:b w:val="0"/>
                <w:noProof/>
                <w:kern w:val="44"/>
                <w:sz w:val="24"/>
                <w:u w:color="000000"/>
              </w:rPr>
              <w:t>预评估</w:t>
            </w:r>
            <w:r w:rsidR="00C133F3" w:rsidRPr="00C133F3">
              <w:rPr>
                <w:rFonts w:ascii="Times New Roman" w:eastAsiaTheme="minorEastAsia" w:hAnsi="Times New Roman" w:cs="Times New Roman"/>
                <w:b w:val="0"/>
                <w:noProof/>
                <w:webHidden/>
              </w:rPr>
              <w:tab/>
            </w:r>
            <w:r w:rsidRPr="00C133F3">
              <w:rPr>
                <w:rFonts w:ascii="Times New Roman" w:eastAsiaTheme="minorEastAsia" w:hAnsi="Times New Roman" w:cs="Times New Roman"/>
                <w:b w:val="0"/>
                <w:noProof/>
                <w:webHidden/>
              </w:rPr>
              <w:fldChar w:fldCharType="begin"/>
            </w:r>
            <w:r w:rsidR="00C133F3" w:rsidRPr="00C133F3">
              <w:rPr>
                <w:rFonts w:ascii="Times New Roman" w:eastAsiaTheme="minorEastAsia" w:hAnsi="Times New Roman" w:cs="Times New Roman"/>
                <w:b w:val="0"/>
                <w:noProof/>
                <w:webHidden/>
              </w:rPr>
              <w:instrText xml:space="preserve"> PAGEREF _Toc497203488 \h </w:instrText>
            </w:r>
            <w:r w:rsidRPr="00C133F3">
              <w:rPr>
                <w:rFonts w:ascii="Times New Roman" w:eastAsiaTheme="minorEastAsia" w:hAnsi="Times New Roman" w:cs="Times New Roman"/>
                <w:b w:val="0"/>
                <w:noProof/>
                <w:webHidden/>
              </w:rPr>
            </w:r>
            <w:r w:rsidRPr="00C133F3">
              <w:rPr>
                <w:rFonts w:ascii="Times New Roman" w:eastAsiaTheme="minorEastAsia" w:hAnsi="Times New Roman" w:cs="Times New Roman"/>
                <w:b w:val="0"/>
                <w:noProof/>
                <w:webHidden/>
              </w:rPr>
              <w:fldChar w:fldCharType="separate"/>
            </w:r>
            <w:r w:rsidR="00C133F3" w:rsidRPr="00C133F3">
              <w:rPr>
                <w:rFonts w:ascii="Times New Roman" w:eastAsiaTheme="minorEastAsia" w:hAnsi="Times New Roman" w:cs="Times New Roman"/>
                <w:b w:val="0"/>
                <w:noProof/>
                <w:webHidden/>
              </w:rPr>
              <w:t>15</w:t>
            </w:r>
            <w:r w:rsidRPr="00C133F3">
              <w:rPr>
                <w:rFonts w:ascii="Times New Roman" w:eastAsiaTheme="minorEastAsia" w:hAnsi="Times New Roman" w:cs="Times New Roman"/>
                <w:b w:val="0"/>
                <w:noProof/>
                <w:webHidden/>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89" w:history="1">
            <w:r w:rsidR="00C133F3" w:rsidRPr="00C133F3">
              <w:rPr>
                <w:rStyle w:val="afd"/>
                <w:rFonts w:eastAsiaTheme="minorEastAsia"/>
                <w:b w:val="0"/>
                <w:noProof/>
                <w:sz w:val="24"/>
                <w:szCs w:val="24"/>
                <w:u w:color="000000"/>
              </w:rPr>
              <w:t xml:space="preserve">3.1 </w:t>
            </w:r>
            <w:r w:rsidR="00C133F3" w:rsidRPr="00C133F3">
              <w:rPr>
                <w:rStyle w:val="afd"/>
                <w:rFonts w:eastAsiaTheme="minorEastAsia"/>
                <w:b w:val="0"/>
                <w:noProof/>
                <w:sz w:val="24"/>
                <w:szCs w:val="24"/>
              </w:rPr>
              <w:t>企业</w:t>
            </w:r>
            <w:r w:rsidR="00C133F3" w:rsidRPr="00C133F3">
              <w:rPr>
                <w:rStyle w:val="afd"/>
                <w:rFonts w:eastAsiaTheme="minorEastAsia" w:hAnsiTheme="minorEastAsia"/>
                <w:b w:val="0"/>
                <w:noProof/>
                <w:sz w:val="24"/>
                <w:szCs w:val="24"/>
                <w:u w:color="000000"/>
              </w:rPr>
              <w:t>概况</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_Toc497203489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15</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0" w:history="1">
            <w:r w:rsidR="00C133F3" w:rsidRPr="00C133F3">
              <w:rPr>
                <w:rStyle w:val="afd"/>
                <w:rFonts w:eastAsiaTheme="minorEastAsia"/>
                <w:bCs/>
                <w:noProof/>
                <w:sz w:val="24"/>
                <w:szCs w:val="24"/>
              </w:rPr>
              <w:t xml:space="preserve">3.1.1 </w:t>
            </w:r>
            <w:r w:rsidR="00C133F3" w:rsidRPr="00C133F3">
              <w:rPr>
                <w:rStyle w:val="afd"/>
                <w:rFonts w:eastAsiaTheme="minorEastAsia" w:hAnsiTheme="minorEastAsia"/>
                <w:bCs/>
                <w:noProof/>
                <w:sz w:val="24"/>
                <w:szCs w:val="24"/>
              </w:rPr>
              <w:t>企业发展简史和规模产值</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_Toc497203490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15</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1" w:history="1">
            <w:r w:rsidR="00C133F3" w:rsidRPr="00C133F3">
              <w:rPr>
                <w:rStyle w:val="afd"/>
                <w:rFonts w:eastAsiaTheme="minorEastAsia"/>
                <w:bCs/>
                <w:noProof/>
                <w:sz w:val="24"/>
                <w:szCs w:val="24"/>
              </w:rPr>
              <w:t xml:space="preserve">3.1.2 </w:t>
            </w:r>
            <w:r w:rsidR="00C133F3" w:rsidRPr="00C133F3">
              <w:rPr>
                <w:rStyle w:val="afd"/>
                <w:rFonts w:eastAsiaTheme="minorEastAsia" w:hAnsiTheme="minorEastAsia"/>
                <w:bCs/>
                <w:noProof/>
                <w:sz w:val="24"/>
                <w:szCs w:val="24"/>
              </w:rPr>
              <w:t>企业组织机构和人员状况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_Toc497203491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15</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2" w:history="1">
            <w:r w:rsidR="00C133F3" w:rsidRPr="00C133F3">
              <w:rPr>
                <w:rStyle w:val="afd"/>
                <w:rFonts w:eastAsiaTheme="minorEastAsia"/>
                <w:bCs/>
                <w:noProof/>
                <w:sz w:val="24"/>
                <w:szCs w:val="24"/>
              </w:rPr>
              <w:t xml:space="preserve">3.1.3 </w:t>
            </w:r>
            <w:r w:rsidR="00C133F3" w:rsidRPr="00C133F3">
              <w:rPr>
                <w:rStyle w:val="afd"/>
                <w:rFonts w:eastAsiaTheme="minorEastAsia" w:hAnsiTheme="minorEastAsia"/>
                <w:bCs/>
                <w:noProof/>
                <w:sz w:val="24"/>
                <w:szCs w:val="24"/>
              </w:rPr>
              <w:t>企业</w:t>
            </w:r>
            <w:r w:rsidR="00C133F3" w:rsidRPr="00C133F3">
              <w:rPr>
                <w:rStyle w:val="afd"/>
                <w:rFonts w:eastAsiaTheme="minorEastAsia"/>
                <w:noProof/>
                <w:sz w:val="24"/>
                <w:szCs w:val="24"/>
              </w:rPr>
              <w:t>地理位置</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_Toc497203492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16</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3" w:history="1">
            <w:r w:rsidR="00C133F3" w:rsidRPr="00C133F3">
              <w:rPr>
                <w:rStyle w:val="afd"/>
                <w:rFonts w:eastAsiaTheme="minorEastAsia"/>
                <w:bCs/>
                <w:noProof/>
                <w:sz w:val="24"/>
                <w:szCs w:val="24"/>
              </w:rPr>
              <w:t>3.1.4</w:t>
            </w:r>
            <w:r w:rsidR="00C133F3" w:rsidRPr="00C133F3">
              <w:rPr>
                <w:rStyle w:val="afd"/>
                <w:rFonts w:eastAsiaTheme="minorEastAsia" w:hAnsiTheme="minorEastAsia"/>
                <w:bCs/>
                <w:noProof/>
                <w:sz w:val="24"/>
                <w:szCs w:val="24"/>
              </w:rPr>
              <w:t>企业卫生防护距离环境敏感目标情况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_Toc497203493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17</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4" w:history="1">
            <w:r w:rsidR="00C133F3" w:rsidRPr="00C133F3">
              <w:rPr>
                <w:rStyle w:val="afd"/>
                <w:rFonts w:eastAsiaTheme="minorEastAsia"/>
                <w:bCs/>
                <w:noProof/>
                <w:sz w:val="24"/>
                <w:szCs w:val="24"/>
              </w:rPr>
              <w:t>3.1.5</w:t>
            </w:r>
            <w:r w:rsidR="00C133F3" w:rsidRPr="00C133F3">
              <w:rPr>
                <w:rStyle w:val="afd"/>
                <w:rFonts w:eastAsiaTheme="minorEastAsia" w:hAnsiTheme="minorEastAsia"/>
                <w:bCs/>
                <w:noProof/>
                <w:sz w:val="24"/>
                <w:szCs w:val="24"/>
              </w:rPr>
              <w:t>企业</w:t>
            </w:r>
            <w:r w:rsidR="00C133F3" w:rsidRPr="00C133F3">
              <w:rPr>
                <w:rStyle w:val="afd"/>
                <w:rFonts w:eastAsiaTheme="minorEastAsia"/>
                <w:noProof/>
                <w:sz w:val="24"/>
                <w:szCs w:val="24"/>
              </w:rPr>
              <w:t>平面布置</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_Toc497203494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18</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495" w:history="1">
            <w:r w:rsidR="00C133F3" w:rsidRPr="00C133F3">
              <w:rPr>
                <w:rStyle w:val="afd"/>
                <w:rFonts w:eastAsiaTheme="minorEastAsia"/>
                <w:b w:val="0"/>
                <w:noProof/>
                <w:sz w:val="24"/>
                <w:szCs w:val="24"/>
                <w:u w:color="000000"/>
              </w:rPr>
              <w:t xml:space="preserve">3.2 </w:t>
            </w:r>
            <w:r w:rsidR="00C133F3" w:rsidRPr="00C133F3">
              <w:rPr>
                <w:rStyle w:val="afd"/>
                <w:rFonts w:eastAsiaTheme="minorEastAsia"/>
                <w:b w:val="0"/>
                <w:noProof/>
                <w:sz w:val="24"/>
                <w:szCs w:val="24"/>
              </w:rPr>
              <w:t>企业</w:t>
            </w:r>
            <w:r w:rsidR="00C133F3" w:rsidRPr="00C133F3">
              <w:rPr>
                <w:rStyle w:val="afd"/>
                <w:rFonts w:eastAsiaTheme="minorEastAsia" w:hAnsiTheme="minorEastAsia"/>
                <w:b w:val="0"/>
                <w:noProof/>
                <w:sz w:val="24"/>
                <w:szCs w:val="24"/>
                <w:u w:color="000000"/>
              </w:rPr>
              <w:t>的生产状况</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_Toc497203495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18</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6" w:history="1">
            <w:r w:rsidR="00C133F3" w:rsidRPr="00C133F3">
              <w:rPr>
                <w:rStyle w:val="afd"/>
                <w:rFonts w:eastAsiaTheme="minorEastAsia"/>
                <w:bCs/>
                <w:noProof/>
                <w:sz w:val="24"/>
                <w:szCs w:val="24"/>
              </w:rPr>
              <w:t>3.2.1</w:t>
            </w:r>
            <w:r w:rsidR="00C133F3" w:rsidRPr="00C133F3">
              <w:rPr>
                <w:rStyle w:val="afd"/>
                <w:rFonts w:eastAsiaTheme="minorEastAsia"/>
                <w:noProof/>
                <w:sz w:val="24"/>
                <w:szCs w:val="24"/>
              </w:rPr>
              <w:t>主要</w:t>
            </w:r>
            <w:r w:rsidR="00C133F3" w:rsidRPr="00C133F3">
              <w:rPr>
                <w:rStyle w:val="afd"/>
                <w:rFonts w:eastAsiaTheme="minorEastAsia" w:hAnsiTheme="minorEastAsia"/>
                <w:bCs/>
                <w:noProof/>
                <w:sz w:val="24"/>
                <w:szCs w:val="24"/>
              </w:rPr>
              <w:t>工艺流程</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_Toc497203496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18</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7" w:history="1">
            <w:r w:rsidR="00C133F3" w:rsidRPr="00C133F3">
              <w:rPr>
                <w:rStyle w:val="afd"/>
                <w:rFonts w:eastAsiaTheme="minorEastAsia"/>
                <w:bCs/>
                <w:noProof/>
                <w:sz w:val="24"/>
                <w:szCs w:val="24"/>
              </w:rPr>
              <w:t>3.2.2</w:t>
            </w:r>
            <w:r w:rsidR="00C133F3" w:rsidRPr="00C133F3">
              <w:rPr>
                <w:rStyle w:val="afd"/>
                <w:rFonts w:eastAsiaTheme="minorEastAsia"/>
                <w:noProof/>
                <w:sz w:val="24"/>
                <w:szCs w:val="24"/>
              </w:rPr>
              <w:t>生产</w:t>
            </w:r>
            <w:r w:rsidR="00C133F3" w:rsidRPr="00C133F3">
              <w:rPr>
                <w:rStyle w:val="afd"/>
                <w:rFonts w:eastAsiaTheme="minorEastAsia" w:hAnsiTheme="minorEastAsia"/>
                <w:bCs/>
                <w:noProof/>
                <w:sz w:val="24"/>
                <w:szCs w:val="24"/>
              </w:rPr>
              <w:t>工艺与产业政策的相符性</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_Toc497203497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20</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8" w:history="1">
            <w:r w:rsidR="00C133F3" w:rsidRPr="00C133F3">
              <w:rPr>
                <w:rStyle w:val="afd"/>
                <w:rFonts w:eastAsiaTheme="minorEastAsia"/>
                <w:bCs/>
                <w:noProof/>
                <w:sz w:val="24"/>
                <w:szCs w:val="24"/>
              </w:rPr>
              <w:t xml:space="preserve">3.2.3 </w:t>
            </w:r>
            <w:r w:rsidR="00C133F3" w:rsidRPr="00C133F3">
              <w:rPr>
                <w:rStyle w:val="afd"/>
                <w:rFonts w:eastAsiaTheme="minorEastAsia" w:hAnsiTheme="minorEastAsia"/>
                <w:bCs/>
                <w:noProof/>
                <w:sz w:val="24"/>
                <w:szCs w:val="24"/>
              </w:rPr>
              <w:t>主要产品、产量及质量状况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_Toc497203498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21</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499" w:history="1">
            <w:r w:rsidR="00C133F3" w:rsidRPr="00C133F3">
              <w:rPr>
                <w:rStyle w:val="afd"/>
                <w:rFonts w:eastAsiaTheme="minorEastAsia"/>
                <w:bCs/>
                <w:noProof/>
                <w:sz w:val="24"/>
                <w:szCs w:val="24"/>
              </w:rPr>
              <w:t>3.2.4</w:t>
            </w:r>
            <w:r w:rsidR="00C133F3" w:rsidRPr="00C133F3">
              <w:rPr>
                <w:rStyle w:val="afd"/>
                <w:rFonts w:eastAsiaTheme="minorEastAsia"/>
                <w:noProof/>
                <w:sz w:val="24"/>
                <w:szCs w:val="24"/>
              </w:rPr>
              <w:t>主要</w:t>
            </w:r>
            <w:r w:rsidR="00C133F3" w:rsidRPr="00C133F3">
              <w:rPr>
                <w:rStyle w:val="afd"/>
                <w:rFonts w:eastAsiaTheme="minorEastAsia" w:hAnsiTheme="minorEastAsia"/>
                <w:bCs/>
                <w:noProof/>
                <w:sz w:val="24"/>
                <w:szCs w:val="24"/>
              </w:rPr>
              <w:t>原辅材料消耗及物化特性</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_Toc497203499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21</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00" w:history="1">
            <w:r w:rsidR="00C133F3" w:rsidRPr="00C133F3">
              <w:rPr>
                <w:rStyle w:val="afd"/>
                <w:rFonts w:eastAsiaTheme="minorEastAsia"/>
                <w:bCs/>
                <w:noProof/>
                <w:sz w:val="24"/>
                <w:szCs w:val="24"/>
              </w:rPr>
              <w:t xml:space="preserve">3.2.5 </w:t>
            </w:r>
            <w:r w:rsidR="00C133F3" w:rsidRPr="00C133F3">
              <w:rPr>
                <w:rStyle w:val="afd"/>
                <w:rFonts w:eastAsiaTheme="minorEastAsia"/>
                <w:noProof/>
                <w:sz w:val="24"/>
                <w:szCs w:val="24"/>
              </w:rPr>
              <w:t>资源</w:t>
            </w:r>
            <w:r w:rsidR="00C133F3" w:rsidRPr="00C133F3">
              <w:rPr>
                <w:rStyle w:val="afd"/>
                <w:rFonts w:eastAsiaTheme="minorEastAsia" w:hAnsiTheme="minorEastAsia"/>
                <w:bCs/>
                <w:noProof/>
                <w:sz w:val="24"/>
                <w:szCs w:val="24"/>
              </w:rPr>
              <w:t>能源消耗情况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_Toc497203500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23</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01" w:history="1">
            <w:r w:rsidR="00C133F3" w:rsidRPr="00C133F3">
              <w:rPr>
                <w:rStyle w:val="afd"/>
                <w:rFonts w:eastAsiaTheme="minorEastAsia"/>
                <w:bCs/>
                <w:noProof/>
                <w:sz w:val="24"/>
                <w:szCs w:val="24"/>
              </w:rPr>
              <w:t xml:space="preserve">3.2.6 </w:t>
            </w:r>
            <w:r w:rsidR="00C133F3" w:rsidRPr="00C133F3">
              <w:rPr>
                <w:rStyle w:val="afd"/>
                <w:rFonts w:eastAsiaTheme="minorEastAsia"/>
                <w:noProof/>
                <w:sz w:val="24"/>
                <w:szCs w:val="24"/>
              </w:rPr>
              <w:t>主要</w:t>
            </w:r>
            <w:r w:rsidR="00C133F3" w:rsidRPr="00C133F3">
              <w:rPr>
                <w:rStyle w:val="afd"/>
                <w:rFonts w:eastAsiaTheme="minorEastAsia" w:hAnsiTheme="minorEastAsia"/>
                <w:bCs/>
                <w:noProof/>
                <w:sz w:val="24"/>
                <w:szCs w:val="24"/>
              </w:rPr>
              <w:t>生产设备及运行情况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_Toc497203501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24</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02" w:history="1">
            <w:r w:rsidR="00C133F3" w:rsidRPr="00C133F3">
              <w:rPr>
                <w:rStyle w:val="afd"/>
                <w:rFonts w:eastAsiaTheme="minorEastAsia"/>
                <w:b w:val="0"/>
                <w:noProof/>
                <w:sz w:val="24"/>
                <w:szCs w:val="24"/>
                <w:u w:color="000000"/>
              </w:rPr>
              <w:t xml:space="preserve">3.3 </w:t>
            </w:r>
            <w:r w:rsidR="00C133F3" w:rsidRPr="00C133F3">
              <w:rPr>
                <w:rStyle w:val="afd"/>
                <w:rFonts w:eastAsiaTheme="minorEastAsia" w:hAnsiTheme="minorEastAsia"/>
                <w:b w:val="0"/>
                <w:noProof/>
                <w:sz w:val="24"/>
                <w:szCs w:val="24"/>
                <w:u w:color="000000"/>
              </w:rPr>
              <w:t>企业的环境保护状况</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_Toc497203502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25</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03" w:history="1">
            <w:r w:rsidR="00C133F3" w:rsidRPr="00C133F3">
              <w:rPr>
                <w:rStyle w:val="afd"/>
                <w:rFonts w:eastAsiaTheme="minorEastAsia"/>
                <w:bCs/>
                <w:noProof/>
                <w:sz w:val="24"/>
                <w:szCs w:val="24"/>
              </w:rPr>
              <w:t>3.3.1</w:t>
            </w:r>
            <w:r w:rsidR="00C133F3" w:rsidRPr="00C133F3">
              <w:rPr>
                <w:rStyle w:val="afd"/>
                <w:rFonts w:eastAsiaTheme="minorEastAsia" w:hAnsiTheme="minorEastAsia"/>
                <w:bCs/>
                <w:noProof/>
                <w:sz w:val="24"/>
                <w:szCs w:val="24"/>
              </w:rPr>
              <w:t>企业环评</w:t>
            </w:r>
            <w:r w:rsidR="00C133F3" w:rsidRPr="00C133F3">
              <w:rPr>
                <w:rStyle w:val="afd"/>
                <w:rFonts w:eastAsiaTheme="minorEastAsia"/>
                <w:noProof/>
                <w:sz w:val="24"/>
                <w:szCs w:val="24"/>
              </w:rPr>
              <w:t>执行</w:t>
            </w:r>
            <w:r w:rsidR="00C133F3" w:rsidRPr="00C133F3">
              <w:rPr>
                <w:rStyle w:val="afd"/>
                <w:rFonts w:eastAsiaTheme="minorEastAsia" w:hAnsiTheme="minorEastAsia"/>
                <w:bCs/>
                <w:noProof/>
                <w:sz w:val="24"/>
                <w:szCs w:val="24"/>
              </w:rPr>
              <w:t>情况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_Toc497203503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25</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04" w:history="1">
            <w:r w:rsidR="00C133F3" w:rsidRPr="00C133F3">
              <w:rPr>
                <w:rStyle w:val="afd"/>
                <w:rFonts w:eastAsiaTheme="minorEastAsia"/>
                <w:bCs/>
                <w:noProof/>
                <w:sz w:val="24"/>
                <w:szCs w:val="24"/>
              </w:rPr>
              <w:t>3.3.2</w:t>
            </w:r>
            <w:r w:rsidR="00C133F3" w:rsidRPr="00C133F3">
              <w:rPr>
                <w:rStyle w:val="afd"/>
                <w:rFonts w:eastAsiaTheme="minorEastAsia" w:hAnsiTheme="minorEastAsia"/>
                <w:bCs/>
                <w:noProof/>
                <w:sz w:val="24"/>
                <w:szCs w:val="24"/>
              </w:rPr>
              <w:t>企业涉及的有关环保法规与要求</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_Toc497203504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25</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05" w:history="1">
            <w:r w:rsidR="00C133F3" w:rsidRPr="00C133F3">
              <w:rPr>
                <w:rStyle w:val="afd"/>
                <w:rFonts w:eastAsiaTheme="minorEastAsia"/>
                <w:bCs/>
                <w:noProof/>
                <w:sz w:val="24"/>
                <w:szCs w:val="24"/>
              </w:rPr>
              <w:t>3.3.3</w:t>
            </w:r>
            <w:r w:rsidR="00C133F3" w:rsidRPr="00C133F3">
              <w:rPr>
                <w:rStyle w:val="afd"/>
                <w:rFonts w:eastAsiaTheme="minorEastAsia" w:hAnsiTheme="minorEastAsia"/>
                <w:bCs/>
                <w:noProof/>
                <w:sz w:val="24"/>
                <w:szCs w:val="24"/>
              </w:rPr>
              <w:t>现有环境</w:t>
            </w:r>
            <w:r w:rsidR="00C133F3" w:rsidRPr="00C133F3">
              <w:rPr>
                <w:rStyle w:val="afd"/>
                <w:rFonts w:eastAsiaTheme="minorEastAsia"/>
                <w:noProof/>
                <w:sz w:val="24"/>
                <w:szCs w:val="24"/>
              </w:rPr>
              <w:t>风险</w:t>
            </w:r>
            <w:r w:rsidR="00C133F3" w:rsidRPr="00C133F3">
              <w:rPr>
                <w:rStyle w:val="afd"/>
                <w:rFonts w:eastAsiaTheme="minorEastAsia" w:hAnsiTheme="minorEastAsia"/>
                <w:bCs/>
                <w:noProof/>
                <w:sz w:val="24"/>
                <w:szCs w:val="24"/>
              </w:rPr>
              <w:t>应急措施</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_Toc497203505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29</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06" w:history="1">
            <w:r w:rsidR="00C133F3" w:rsidRPr="00C133F3">
              <w:rPr>
                <w:rStyle w:val="afd"/>
                <w:rFonts w:eastAsiaTheme="minorEastAsia"/>
                <w:b w:val="0"/>
                <w:noProof/>
                <w:sz w:val="24"/>
                <w:szCs w:val="24"/>
                <w:u w:color="000000"/>
              </w:rPr>
              <w:t xml:space="preserve">3.4 </w:t>
            </w:r>
            <w:r w:rsidR="00C133F3" w:rsidRPr="00C133F3">
              <w:rPr>
                <w:rStyle w:val="afd"/>
                <w:rFonts w:eastAsiaTheme="minorEastAsia" w:hAnsiTheme="minorEastAsia"/>
                <w:b w:val="0"/>
                <w:noProof/>
                <w:sz w:val="24"/>
                <w:szCs w:val="24"/>
                <w:u w:color="000000"/>
              </w:rPr>
              <w:t>企业</w:t>
            </w:r>
            <w:r w:rsidR="00C133F3" w:rsidRPr="00C133F3">
              <w:rPr>
                <w:rStyle w:val="afd"/>
                <w:rFonts w:eastAsiaTheme="minorEastAsia"/>
                <w:b w:val="0"/>
                <w:noProof/>
                <w:sz w:val="24"/>
                <w:szCs w:val="24"/>
              </w:rPr>
              <w:t>污染物</w:t>
            </w:r>
            <w:r w:rsidR="00C133F3" w:rsidRPr="00C133F3">
              <w:rPr>
                <w:rStyle w:val="afd"/>
                <w:rFonts w:eastAsiaTheme="minorEastAsia" w:hAnsiTheme="minorEastAsia"/>
                <w:b w:val="0"/>
                <w:noProof/>
                <w:sz w:val="24"/>
                <w:szCs w:val="24"/>
                <w:u w:color="000000"/>
              </w:rPr>
              <w:t>排放情况分析</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_Toc497203506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30</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07" w:history="1">
            <w:r w:rsidR="00C133F3" w:rsidRPr="00C133F3">
              <w:rPr>
                <w:rStyle w:val="afd"/>
                <w:rFonts w:eastAsiaTheme="minorEastAsia"/>
                <w:bCs/>
                <w:noProof/>
                <w:sz w:val="24"/>
                <w:szCs w:val="24"/>
              </w:rPr>
              <w:t>3.4.1</w:t>
            </w:r>
            <w:r w:rsidR="00C133F3" w:rsidRPr="00C133F3">
              <w:rPr>
                <w:rStyle w:val="afd"/>
                <w:rFonts w:eastAsiaTheme="minorEastAsia" w:hAnsiTheme="minorEastAsia"/>
                <w:bCs/>
                <w:noProof/>
                <w:sz w:val="24"/>
                <w:szCs w:val="24"/>
              </w:rPr>
              <w:t>企业</w:t>
            </w:r>
            <w:r w:rsidR="00C133F3" w:rsidRPr="00C133F3">
              <w:rPr>
                <w:rStyle w:val="afd"/>
                <w:rFonts w:eastAsiaTheme="minorEastAsia"/>
                <w:noProof/>
                <w:sz w:val="24"/>
                <w:szCs w:val="24"/>
              </w:rPr>
              <w:t>污染物</w:t>
            </w:r>
            <w:r w:rsidR="00C133F3" w:rsidRPr="00C133F3">
              <w:rPr>
                <w:rStyle w:val="afd"/>
                <w:rFonts w:eastAsiaTheme="minorEastAsia" w:hAnsiTheme="minorEastAsia"/>
                <w:bCs/>
                <w:noProof/>
                <w:sz w:val="24"/>
                <w:szCs w:val="24"/>
              </w:rPr>
              <w:t>排放情况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_Toc497203507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30</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08" w:history="1">
            <w:r w:rsidR="00C133F3" w:rsidRPr="00C133F3">
              <w:rPr>
                <w:rStyle w:val="afd"/>
                <w:rFonts w:eastAsiaTheme="minorEastAsia"/>
                <w:bCs/>
                <w:noProof/>
                <w:sz w:val="24"/>
                <w:szCs w:val="24"/>
              </w:rPr>
              <w:t>3.4.2</w:t>
            </w:r>
            <w:r w:rsidR="00C133F3" w:rsidRPr="00C133F3">
              <w:rPr>
                <w:rStyle w:val="afd"/>
                <w:rFonts w:eastAsiaTheme="minorEastAsia" w:hAnsiTheme="minorEastAsia"/>
                <w:bCs/>
                <w:noProof/>
                <w:sz w:val="24"/>
                <w:szCs w:val="24"/>
              </w:rPr>
              <w:t>三废的</w:t>
            </w:r>
            <w:r w:rsidR="00C133F3" w:rsidRPr="00C133F3">
              <w:rPr>
                <w:rStyle w:val="afd"/>
                <w:rFonts w:eastAsiaTheme="minorEastAsia"/>
                <w:noProof/>
                <w:sz w:val="24"/>
                <w:szCs w:val="24"/>
              </w:rPr>
              <w:t>循环</w:t>
            </w:r>
            <w:r w:rsidR="00C133F3" w:rsidRPr="00C133F3">
              <w:rPr>
                <w:rStyle w:val="afd"/>
                <w:rFonts w:eastAsiaTheme="minorEastAsia"/>
                <w:bCs/>
                <w:noProof/>
                <w:sz w:val="24"/>
                <w:szCs w:val="24"/>
              </w:rPr>
              <w:t>/</w:t>
            </w:r>
            <w:r w:rsidR="00C133F3" w:rsidRPr="00C133F3">
              <w:rPr>
                <w:rStyle w:val="afd"/>
                <w:rFonts w:eastAsiaTheme="minorEastAsia" w:hAnsiTheme="minorEastAsia"/>
                <w:bCs/>
                <w:noProof/>
                <w:sz w:val="24"/>
                <w:szCs w:val="24"/>
              </w:rPr>
              <w:t>综合利用情况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_Toc497203508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34</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09" w:history="1">
            <w:r w:rsidR="00C133F3" w:rsidRPr="00C133F3">
              <w:rPr>
                <w:rStyle w:val="afd"/>
                <w:rFonts w:eastAsiaTheme="minorEastAsia"/>
                <w:b w:val="0"/>
                <w:noProof/>
                <w:sz w:val="24"/>
                <w:szCs w:val="24"/>
                <w:u w:color="000000"/>
              </w:rPr>
              <w:t>3.5</w:t>
            </w:r>
            <w:r w:rsidR="00C133F3" w:rsidRPr="00C133F3">
              <w:rPr>
                <w:rStyle w:val="afd"/>
                <w:rFonts w:eastAsiaTheme="minorEastAsia" w:hAnsiTheme="minorEastAsia"/>
                <w:b w:val="0"/>
                <w:noProof/>
                <w:sz w:val="24"/>
                <w:szCs w:val="24"/>
                <w:u w:color="000000"/>
              </w:rPr>
              <w:t>能源利用现状分析</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_Toc497203509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34</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10" w:history="1">
            <w:r w:rsidR="00C133F3" w:rsidRPr="00C133F3">
              <w:rPr>
                <w:rStyle w:val="afd"/>
                <w:rFonts w:eastAsiaTheme="minorEastAsia"/>
                <w:b w:val="0"/>
                <w:noProof/>
                <w:sz w:val="24"/>
                <w:szCs w:val="24"/>
                <w:u w:color="000000"/>
              </w:rPr>
              <w:t xml:space="preserve">3.6 </w:t>
            </w:r>
            <w:r w:rsidR="00C133F3" w:rsidRPr="00C133F3">
              <w:rPr>
                <w:rStyle w:val="afd"/>
                <w:rFonts w:eastAsiaTheme="minorEastAsia"/>
                <w:b w:val="0"/>
                <w:noProof/>
                <w:sz w:val="24"/>
                <w:szCs w:val="24"/>
              </w:rPr>
              <w:t>企业管理</w:t>
            </w:r>
            <w:r w:rsidR="00C133F3" w:rsidRPr="00C133F3">
              <w:rPr>
                <w:rStyle w:val="afd"/>
                <w:rFonts w:eastAsiaTheme="minorEastAsia" w:hAnsiTheme="minorEastAsia"/>
                <w:b w:val="0"/>
                <w:noProof/>
                <w:sz w:val="24"/>
                <w:szCs w:val="24"/>
                <w:u w:color="000000"/>
              </w:rPr>
              <w:t>现状分析</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_Toc497203510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37</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11" w:history="1">
            <w:r w:rsidR="00C133F3" w:rsidRPr="00C133F3">
              <w:rPr>
                <w:rStyle w:val="afd"/>
                <w:rFonts w:eastAsiaTheme="minorEastAsia"/>
                <w:noProof/>
                <w:sz w:val="24"/>
                <w:szCs w:val="24"/>
              </w:rPr>
              <w:t xml:space="preserve">3.6.1 </w:t>
            </w:r>
            <w:r w:rsidR="00C133F3" w:rsidRPr="00C133F3">
              <w:rPr>
                <w:rStyle w:val="afd"/>
                <w:rFonts w:eastAsiaTheme="minorEastAsia" w:hAnsiTheme="minorEastAsia"/>
                <w:noProof/>
                <w:sz w:val="24"/>
                <w:szCs w:val="24"/>
              </w:rPr>
              <w:t>主要</w:t>
            </w:r>
            <w:r w:rsidR="00C133F3" w:rsidRPr="00C133F3">
              <w:rPr>
                <w:rStyle w:val="afd"/>
                <w:rFonts w:eastAsiaTheme="minorEastAsia"/>
                <w:noProof/>
                <w:sz w:val="24"/>
                <w:szCs w:val="24"/>
              </w:rPr>
              <w:t>生产</w:t>
            </w:r>
            <w:r w:rsidR="00C133F3" w:rsidRPr="00C133F3">
              <w:rPr>
                <w:rStyle w:val="afd"/>
                <w:rFonts w:eastAsiaTheme="minorEastAsia" w:hAnsiTheme="minorEastAsia"/>
                <w:noProof/>
                <w:sz w:val="24"/>
                <w:szCs w:val="24"/>
              </w:rPr>
              <w:t>管理制度</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_Toc497203511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37</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12" w:history="1">
            <w:r w:rsidR="00C133F3" w:rsidRPr="00C133F3">
              <w:rPr>
                <w:rStyle w:val="afd"/>
                <w:rFonts w:eastAsiaTheme="minorEastAsia"/>
                <w:noProof/>
                <w:sz w:val="24"/>
                <w:szCs w:val="24"/>
              </w:rPr>
              <w:t xml:space="preserve">3.6.2 </w:t>
            </w:r>
            <w:r w:rsidR="00C133F3" w:rsidRPr="00C133F3">
              <w:rPr>
                <w:rStyle w:val="afd"/>
                <w:rFonts w:eastAsiaTheme="minorEastAsia" w:hAnsiTheme="minorEastAsia"/>
                <w:noProof/>
                <w:sz w:val="24"/>
                <w:szCs w:val="24"/>
              </w:rPr>
              <w:t>主要</w:t>
            </w:r>
            <w:r w:rsidR="00C133F3" w:rsidRPr="00C133F3">
              <w:rPr>
                <w:rStyle w:val="afd"/>
                <w:rFonts w:eastAsiaTheme="minorEastAsia"/>
                <w:noProof/>
                <w:sz w:val="24"/>
                <w:szCs w:val="24"/>
              </w:rPr>
              <w:t>环境管理</w:t>
            </w:r>
            <w:r w:rsidR="00C133F3" w:rsidRPr="00C133F3">
              <w:rPr>
                <w:rStyle w:val="afd"/>
                <w:rFonts w:eastAsiaTheme="minorEastAsia" w:hAnsiTheme="minorEastAsia"/>
                <w:noProof/>
                <w:sz w:val="24"/>
                <w:szCs w:val="24"/>
              </w:rPr>
              <w:t>制度</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_Toc497203512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37</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13" w:history="1">
            <w:r w:rsidR="00C133F3" w:rsidRPr="00C133F3">
              <w:rPr>
                <w:rStyle w:val="afd"/>
                <w:rFonts w:eastAsiaTheme="minorEastAsia"/>
                <w:b w:val="0"/>
                <w:noProof/>
                <w:sz w:val="24"/>
                <w:szCs w:val="24"/>
                <w:u w:color="000000"/>
              </w:rPr>
              <w:t>3.7</w:t>
            </w:r>
            <w:r w:rsidR="00C133F3" w:rsidRPr="00C133F3">
              <w:rPr>
                <w:rStyle w:val="afd"/>
                <w:rFonts w:eastAsiaTheme="minorEastAsia" w:hAnsiTheme="minorEastAsia"/>
                <w:b w:val="0"/>
                <w:noProof/>
                <w:sz w:val="24"/>
                <w:szCs w:val="24"/>
                <w:u w:color="000000"/>
              </w:rPr>
              <w:t>目前</w:t>
            </w:r>
            <w:r w:rsidR="00C133F3" w:rsidRPr="00C133F3">
              <w:rPr>
                <w:rStyle w:val="afd"/>
                <w:rFonts w:eastAsiaTheme="minorEastAsia"/>
                <w:b w:val="0"/>
                <w:noProof/>
                <w:sz w:val="24"/>
                <w:szCs w:val="24"/>
              </w:rPr>
              <w:t>企业</w:t>
            </w:r>
            <w:r w:rsidR="00C133F3" w:rsidRPr="00C133F3">
              <w:rPr>
                <w:rStyle w:val="afd"/>
                <w:rFonts w:eastAsiaTheme="minorEastAsia" w:hAnsiTheme="minorEastAsia"/>
                <w:b w:val="0"/>
                <w:noProof/>
                <w:sz w:val="24"/>
                <w:szCs w:val="24"/>
                <w:u w:color="000000"/>
              </w:rPr>
              <w:t>的清洁生产水平及存在的问题</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_Toc497203513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37</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14" w:history="1">
            <w:r w:rsidR="00C133F3" w:rsidRPr="00C133F3">
              <w:rPr>
                <w:rStyle w:val="afd"/>
                <w:rFonts w:eastAsiaTheme="minorEastAsia"/>
                <w:bCs/>
                <w:noProof/>
                <w:sz w:val="24"/>
                <w:szCs w:val="24"/>
              </w:rPr>
              <w:t xml:space="preserve">3.7.1 </w:t>
            </w:r>
            <w:r w:rsidR="00C133F3" w:rsidRPr="00C133F3">
              <w:rPr>
                <w:rStyle w:val="afd"/>
                <w:rFonts w:eastAsiaTheme="minorEastAsia" w:hAnsiTheme="minorEastAsia"/>
                <w:bCs/>
                <w:noProof/>
                <w:sz w:val="24"/>
                <w:szCs w:val="24"/>
              </w:rPr>
              <w:t>目前</w:t>
            </w:r>
            <w:r w:rsidR="00C133F3" w:rsidRPr="00C133F3">
              <w:rPr>
                <w:rStyle w:val="afd"/>
                <w:rFonts w:eastAsiaTheme="minorEastAsia"/>
                <w:noProof/>
                <w:sz w:val="24"/>
                <w:szCs w:val="24"/>
              </w:rPr>
              <w:t>企业</w:t>
            </w:r>
            <w:r w:rsidR="00C133F3" w:rsidRPr="00C133F3">
              <w:rPr>
                <w:rStyle w:val="afd"/>
                <w:rFonts w:eastAsiaTheme="minorEastAsia" w:hAnsiTheme="minorEastAsia"/>
                <w:bCs/>
                <w:noProof/>
                <w:sz w:val="24"/>
                <w:szCs w:val="24"/>
              </w:rPr>
              <w:t>的清洁生产水平</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_Toc497203514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37</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15" w:history="1">
            <w:r w:rsidR="00C133F3" w:rsidRPr="00C133F3">
              <w:rPr>
                <w:rStyle w:val="afd"/>
                <w:rFonts w:eastAsiaTheme="minorEastAsia"/>
                <w:bCs/>
                <w:noProof/>
                <w:sz w:val="24"/>
                <w:szCs w:val="24"/>
              </w:rPr>
              <w:t xml:space="preserve">3.7.2 </w:t>
            </w:r>
            <w:r w:rsidR="00C133F3" w:rsidRPr="00C133F3">
              <w:rPr>
                <w:rStyle w:val="afd"/>
                <w:rFonts w:eastAsiaTheme="minorEastAsia" w:hAnsiTheme="minorEastAsia"/>
                <w:bCs/>
                <w:noProof/>
                <w:sz w:val="24"/>
                <w:szCs w:val="24"/>
              </w:rPr>
              <w:t>目前</w:t>
            </w:r>
            <w:r w:rsidR="00C133F3" w:rsidRPr="00C133F3">
              <w:rPr>
                <w:rStyle w:val="afd"/>
                <w:rFonts w:eastAsiaTheme="minorEastAsia"/>
                <w:noProof/>
                <w:sz w:val="24"/>
                <w:szCs w:val="24"/>
              </w:rPr>
              <w:t>企业</w:t>
            </w:r>
            <w:r w:rsidR="00C133F3" w:rsidRPr="00C133F3">
              <w:rPr>
                <w:rStyle w:val="afd"/>
                <w:rFonts w:eastAsiaTheme="minorEastAsia" w:hAnsiTheme="minorEastAsia"/>
                <w:bCs/>
                <w:noProof/>
                <w:sz w:val="24"/>
                <w:szCs w:val="24"/>
              </w:rPr>
              <w:t>存在的问题</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_Toc497203515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39</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16" w:history="1">
            <w:r w:rsidR="00C133F3" w:rsidRPr="00C133F3">
              <w:rPr>
                <w:rStyle w:val="afd"/>
                <w:rFonts w:eastAsiaTheme="minorEastAsia"/>
                <w:b w:val="0"/>
                <w:noProof/>
                <w:sz w:val="24"/>
                <w:szCs w:val="24"/>
                <w:u w:color="000000"/>
              </w:rPr>
              <w:t xml:space="preserve">3.8 </w:t>
            </w:r>
            <w:r w:rsidR="00C133F3" w:rsidRPr="00C133F3">
              <w:rPr>
                <w:rStyle w:val="afd"/>
                <w:rFonts w:eastAsiaTheme="minorEastAsia" w:hAnsiTheme="minorEastAsia"/>
                <w:b w:val="0"/>
                <w:noProof/>
                <w:sz w:val="24"/>
                <w:szCs w:val="24"/>
                <w:u w:color="000000"/>
              </w:rPr>
              <w:t>确定</w:t>
            </w:r>
            <w:r w:rsidR="00C133F3" w:rsidRPr="00C133F3">
              <w:rPr>
                <w:rStyle w:val="afd"/>
                <w:rFonts w:eastAsiaTheme="minorEastAsia"/>
                <w:b w:val="0"/>
                <w:noProof/>
                <w:sz w:val="24"/>
                <w:szCs w:val="24"/>
              </w:rPr>
              <w:t>审核</w:t>
            </w:r>
            <w:r w:rsidR="00C133F3" w:rsidRPr="00C133F3">
              <w:rPr>
                <w:rStyle w:val="afd"/>
                <w:rFonts w:eastAsiaTheme="minorEastAsia" w:hAnsiTheme="minorEastAsia"/>
                <w:b w:val="0"/>
                <w:noProof/>
                <w:sz w:val="24"/>
                <w:szCs w:val="24"/>
                <w:u w:color="000000"/>
              </w:rPr>
              <w:t>重点</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_Toc497203516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39</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17" w:history="1">
            <w:r w:rsidR="00C133F3" w:rsidRPr="00C133F3">
              <w:rPr>
                <w:rStyle w:val="afd"/>
                <w:rFonts w:eastAsiaTheme="minorEastAsia"/>
                <w:b w:val="0"/>
                <w:noProof/>
                <w:sz w:val="24"/>
                <w:szCs w:val="24"/>
                <w:u w:color="000000"/>
              </w:rPr>
              <w:t xml:space="preserve">3.9 </w:t>
            </w:r>
            <w:r w:rsidR="00C133F3" w:rsidRPr="00C133F3">
              <w:rPr>
                <w:rStyle w:val="afd"/>
                <w:rFonts w:eastAsiaTheme="minorEastAsia" w:hAnsiTheme="minorEastAsia"/>
                <w:b w:val="0"/>
                <w:noProof/>
                <w:sz w:val="24"/>
                <w:szCs w:val="24"/>
                <w:u w:color="000000"/>
              </w:rPr>
              <w:t>设置</w:t>
            </w:r>
            <w:r w:rsidR="00C133F3" w:rsidRPr="00C133F3">
              <w:rPr>
                <w:rStyle w:val="afd"/>
                <w:rFonts w:eastAsiaTheme="minorEastAsia"/>
                <w:b w:val="0"/>
                <w:noProof/>
                <w:sz w:val="24"/>
                <w:szCs w:val="24"/>
              </w:rPr>
              <w:t>审核</w:t>
            </w:r>
            <w:r w:rsidR="00C133F3" w:rsidRPr="00C133F3">
              <w:rPr>
                <w:rStyle w:val="afd"/>
                <w:rFonts w:eastAsiaTheme="minorEastAsia" w:hAnsiTheme="minorEastAsia"/>
                <w:b w:val="0"/>
                <w:noProof/>
                <w:sz w:val="24"/>
                <w:szCs w:val="24"/>
                <w:u w:color="000000"/>
              </w:rPr>
              <w:t>目标</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_Toc497203517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42</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18" w:history="1">
            <w:r w:rsidR="00C133F3" w:rsidRPr="00C133F3">
              <w:rPr>
                <w:rStyle w:val="afd"/>
                <w:rFonts w:eastAsiaTheme="minorEastAsia"/>
                <w:b w:val="0"/>
                <w:noProof/>
                <w:sz w:val="24"/>
                <w:szCs w:val="24"/>
                <w:u w:color="000000"/>
              </w:rPr>
              <w:t>3.10</w:t>
            </w:r>
            <w:r w:rsidR="00C133F3" w:rsidRPr="00C133F3">
              <w:rPr>
                <w:rStyle w:val="afd"/>
                <w:rFonts w:eastAsiaTheme="minorEastAsia" w:hAnsiTheme="minorEastAsia"/>
                <w:b w:val="0"/>
                <w:noProof/>
                <w:sz w:val="24"/>
                <w:szCs w:val="24"/>
                <w:u w:color="000000"/>
              </w:rPr>
              <w:t>提出和实施明显易见方案</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_Toc497203518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43</w:t>
            </w:r>
            <w:r w:rsidRPr="00C133F3">
              <w:rPr>
                <w:rFonts w:eastAsiaTheme="minorEastAsia"/>
                <w:b w:val="0"/>
                <w:noProof/>
                <w:webHidden/>
                <w:sz w:val="24"/>
                <w:szCs w:val="24"/>
              </w:rPr>
              <w:fldChar w:fldCharType="end"/>
            </w:r>
          </w:hyperlink>
        </w:p>
        <w:p w:rsidR="00C133F3" w:rsidRPr="00C133F3" w:rsidRDefault="000C6D43" w:rsidP="00C133F3">
          <w:pPr>
            <w:pStyle w:val="10"/>
            <w:tabs>
              <w:tab w:val="right" w:leader="dot" w:pos="9059"/>
            </w:tabs>
            <w:adjustRightInd w:val="0"/>
            <w:snapToGrid w:val="0"/>
            <w:spacing w:before="0" w:line="360" w:lineRule="auto"/>
            <w:rPr>
              <w:rFonts w:ascii="Times New Roman" w:eastAsiaTheme="minorEastAsia" w:hAnsi="Times New Roman" w:cs="Times New Roman"/>
              <w:b w:val="0"/>
              <w:bCs w:val="0"/>
              <w:caps w:val="0"/>
              <w:noProof/>
              <w:color w:val="auto"/>
              <w:kern w:val="2"/>
            </w:rPr>
          </w:pPr>
          <w:hyperlink w:anchor="_Toc497203519" w:history="1">
            <w:r w:rsidR="00C133F3" w:rsidRPr="00C133F3">
              <w:rPr>
                <w:rStyle w:val="afd"/>
                <w:rFonts w:eastAsiaTheme="minorEastAsia" w:hAnsi="Times New Roman" w:cs="Times New Roman"/>
                <w:b w:val="0"/>
                <w:noProof/>
                <w:kern w:val="44"/>
                <w:sz w:val="24"/>
                <w:u w:color="000000"/>
              </w:rPr>
              <w:t xml:space="preserve">4 </w:t>
            </w:r>
            <w:r w:rsidR="00C133F3" w:rsidRPr="00C133F3">
              <w:rPr>
                <w:rStyle w:val="afd"/>
                <w:rFonts w:eastAsiaTheme="minorEastAsia" w:hAnsiTheme="minorEastAsia" w:cs="Times New Roman"/>
                <w:b w:val="0"/>
                <w:noProof/>
                <w:kern w:val="44"/>
                <w:sz w:val="24"/>
                <w:u w:color="000000"/>
              </w:rPr>
              <w:t>审核</w:t>
            </w:r>
            <w:r w:rsidR="00C133F3" w:rsidRPr="00C133F3">
              <w:rPr>
                <w:rFonts w:ascii="Times New Roman" w:eastAsiaTheme="minorEastAsia" w:hAnsi="Times New Roman" w:cs="Times New Roman"/>
                <w:b w:val="0"/>
                <w:noProof/>
                <w:webHidden/>
              </w:rPr>
              <w:tab/>
            </w:r>
            <w:r w:rsidRPr="00C133F3">
              <w:rPr>
                <w:rFonts w:ascii="Times New Roman" w:eastAsiaTheme="minorEastAsia" w:hAnsi="Times New Roman" w:cs="Times New Roman"/>
                <w:b w:val="0"/>
                <w:noProof/>
                <w:webHidden/>
              </w:rPr>
              <w:fldChar w:fldCharType="begin"/>
            </w:r>
            <w:r w:rsidR="00C133F3" w:rsidRPr="00C133F3">
              <w:rPr>
                <w:rFonts w:ascii="Times New Roman" w:eastAsiaTheme="minorEastAsia" w:hAnsi="Times New Roman" w:cs="Times New Roman"/>
                <w:b w:val="0"/>
                <w:noProof/>
                <w:webHidden/>
              </w:rPr>
              <w:instrText xml:space="preserve"> PAGEREF _Toc497203519 \h </w:instrText>
            </w:r>
            <w:r w:rsidRPr="00C133F3">
              <w:rPr>
                <w:rFonts w:ascii="Times New Roman" w:eastAsiaTheme="minorEastAsia" w:hAnsi="Times New Roman" w:cs="Times New Roman"/>
                <w:b w:val="0"/>
                <w:noProof/>
                <w:webHidden/>
              </w:rPr>
            </w:r>
            <w:r w:rsidRPr="00C133F3">
              <w:rPr>
                <w:rFonts w:ascii="Times New Roman" w:eastAsiaTheme="minorEastAsia" w:hAnsi="Times New Roman" w:cs="Times New Roman"/>
                <w:b w:val="0"/>
                <w:noProof/>
                <w:webHidden/>
              </w:rPr>
              <w:fldChar w:fldCharType="separate"/>
            </w:r>
            <w:r w:rsidR="00C133F3" w:rsidRPr="00C133F3">
              <w:rPr>
                <w:rFonts w:ascii="Times New Roman" w:eastAsiaTheme="minorEastAsia" w:hAnsi="Times New Roman" w:cs="Times New Roman"/>
                <w:b w:val="0"/>
                <w:noProof/>
                <w:webHidden/>
              </w:rPr>
              <w:t>44</w:t>
            </w:r>
            <w:r w:rsidRPr="00C133F3">
              <w:rPr>
                <w:rFonts w:ascii="Times New Roman" w:eastAsiaTheme="minorEastAsia" w:hAnsi="Times New Roman" w:cs="Times New Roman"/>
                <w:b w:val="0"/>
                <w:noProof/>
                <w:webHidden/>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20" w:history="1">
            <w:r w:rsidR="00C133F3" w:rsidRPr="00C133F3">
              <w:rPr>
                <w:rStyle w:val="afd"/>
                <w:rFonts w:eastAsiaTheme="minorEastAsia"/>
                <w:b w:val="0"/>
                <w:noProof/>
                <w:sz w:val="24"/>
                <w:szCs w:val="24"/>
                <w:u w:color="000000"/>
              </w:rPr>
              <w:t xml:space="preserve">4.1 </w:t>
            </w:r>
            <w:r w:rsidR="00C133F3" w:rsidRPr="00C133F3">
              <w:rPr>
                <w:rStyle w:val="afd"/>
                <w:rFonts w:eastAsiaTheme="minorEastAsia" w:hAnsiTheme="minorEastAsia"/>
                <w:b w:val="0"/>
                <w:noProof/>
                <w:sz w:val="24"/>
                <w:szCs w:val="24"/>
                <w:u w:color="000000"/>
              </w:rPr>
              <w:t>审核重点概况</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_Toc497203520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44</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21" w:history="1">
            <w:r w:rsidR="00C133F3" w:rsidRPr="00C133F3">
              <w:rPr>
                <w:rStyle w:val="afd"/>
                <w:rFonts w:eastAsiaTheme="minorEastAsia"/>
                <w:bCs/>
                <w:noProof/>
                <w:sz w:val="24"/>
                <w:szCs w:val="24"/>
              </w:rPr>
              <w:t>4.1.1</w:t>
            </w:r>
            <w:r w:rsidR="00C133F3" w:rsidRPr="00C133F3">
              <w:rPr>
                <w:rStyle w:val="afd"/>
                <w:rFonts w:eastAsiaTheme="minorEastAsia"/>
                <w:noProof/>
                <w:sz w:val="24"/>
                <w:szCs w:val="24"/>
              </w:rPr>
              <w:t>审核</w:t>
            </w:r>
            <w:r w:rsidR="00C133F3" w:rsidRPr="00C133F3">
              <w:rPr>
                <w:rStyle w:val="afd"/>
                <w:rFonts w:eastAsiaTheme="minorEastAsia" w:hAnsiTheme="minorEastAsia"/>
                <w:bCs/>
                <w:noProof/>
                <w:sz w:val="24"/>
                <w:szCs w:val="24"/>
              </w:rPr>
              <w:t>重点概况</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_Toc497203521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44</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22" w:history="1">
            <w:r w:rsidR="00C133F3" w:rsidRPr="00C133F3">
              <w:rPr>
                <w:rStyle w:val="afd"/>
                <w:rFonts w:eastAsiaTheme="minorEastAsia"/>
                <w:bCs/>
                <w:noProof/>
                <w:sz w:val="24"/>
                <w:szCs w:val="24"/>
              </w:rPr>
              <w:t xml:space="preserve">4.1.2 </w:t>
            </w:r>
            <w:r w:rsidR="00C133F3" w:rsidRPr="00C133F3">
              <w:rPr>
                <w:rStyle w:val="afd"/>
                <w:rFonts w:eastAsiaTheme="minorEastAsia"/>
                <w:noProof/>
                <w:sz w:val="24"/>
                <w:szCs w:val="24"/>
              </w:rPr>
              <w:t>审核</w:t>
            </w:r>
            <w:r w:rsidR="00C133F3" w:rsidRPr="00C133F3">
              <w:rPr>
                <w:rStyle w:val="afd"/>
                <w:rFonts w:eastAsiaTheme="minorEastAsia" w:hAnsiTheme="minorEastAsia"/>
                <w:bCs/>
                <w:noProof/>
                <w:sz w:val="24"/>
                <w:szCs w:val="24"/>
              </w:rPr>
              <w:t>重点物料平衡</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_Toc497203522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44</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23" w:history="1">
            <w:r w:rsidR="00C133F3" w:rsidRPr="00C133F3">
              <w:rPr>
                <w:rStyle w:val="afd"/>
                <w:rFonts w:eastAsiaTheme="minorEastAsia"/>
                <w:b w:val="0"/>
                <w:noProof/>
                <w:sz w:val="24"/>
                <w:szCs w:val="24"/>
                <w:u w:color="000000"/>
              </w:rPr>
              <w:t>4.2</w:t>
            </w:r>
            <w:r w:rsidR="00C133F3" w:rsidRPr="00C133F3">
              <w:rPr>
                <w:rStyle w:val="afd"/>
                <w:rFonts w:eastAsiaTheme="minorEastAsia"/>
                <w:b w:val="0"/>
                <w:noProof/>
                <w:sz w:val="24"/>
                <w:szCs w:val="24"/>
              </w:rPr>
              <w:t>输入输出</w:t>
            </w:r>
            <w:r w:rsidR="00C133F3" w:rsidRPr="00C133F3">
              <w:rPr>
                <w:rStyle w:val="afd"/>
                <w:rFonts w:eastAsiaTheme="minorEastAsia" w:hAnsiTheme="minorEastAsia"/>
                <w:b w:val="0"/>
                <w:noProof/>
                <w:sz w:val="24"/>
                <w:szCs w:val="24"/>
                <w:u w:color="000000"/>
              </w:rPr>
              <w:t>物流的测定</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_Toc497203523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45</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24" w:history="1">
            <w:r w:rsidR="00C133F3" w:rsidRPr="00C133F3">
              <w:rPr>
                <w:rStyle w:val="afd"/>
                <w:rFonts w:eastAsiaTheme="minorEastAsia"/>
                <w:b w:val="0"/>
                <w:noProof/>
                <w:sz w:val="24"/>
                <w:szCs w:val="24"/>
                <w:u w:color="000000"/>
              </w:rPr>
              <w:t xml:space="preserve">4.3 </w:t>
            </w:r>
            <w:r w:rsidR="00C133F3" w:rsidRPr="00C133F3">
              <w:rPr>
                <w:rStyle w:val="afd"/>
                <w:rFonts w:eastAsiaTheme="minorEastAsia" w:hAnsiTheme="minorEastAsia"/>
                <w:b w:val="0"/>
                <w:noProof/>
                <w:sz w:val="24"/>
                <w:szCs w:val="24"/>
                <w:u w:color="000000"/>
              </w:rPr>
              <w:t>建立能量平衡</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_Toc497203524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45</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25" w:history="1">
            <w:r w:rsidR="00C133F3" w:rsidRPr="00C133F3">
              <w:rPr>
                <w:rStyle w:val="afd"/>
                <w:rFonts w:eastAsiaTheme="minorEastAsia"/>
                <w:bCs/>
                <w:noProof/>
                <w:sz w:val="24"/>
                <w:szCs w:val="24"/>
              </w:rPr>
              <w:t xml:space="preserve">4.3.1 </w:t>
            </w:r>
            <w:r w:rsidR="00C133F3" w:rsidRPr="00C133F3">
              <w:rPr>
                <w:rStyle w:val="afd"/>
                <w:rFonts w:eastAsiaTheme="minorEastAsia"/>
                <w:noProof/>
                <w:sz w:val="24"/>
                <w:szCs w:val="24"/>
              </w:rPr>
              <w:t>编制</w:t>
            </w:r>
            <w:r w:rsidR="00C133F3" w:rsidRPr="00C133F3">
              <w:rPr>
                <w:rStyle w:val="afd"/>
                <w:rFonts w:eastAsiaTheme="minorEastAsia" w:hAnsiTheme="minorEastAsia"/>
                <w:bCs/>
                <w:noProof/>
                <w:sz w:val="24"/>
                <w:szCs w:val="24"/>
              </w:rPr>
              <w:t>能量平衡图</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_Toc497203525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45</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26" w:history="1">
            <w:r w:rsidR="00C133F3" w:rsidRPr="00C133F3">
              <w:rPr>
                <w:rStyle w:val="afd"/>
                <w:rFonts w:eastAsiaTheme="minorEastAsia"/>
                <w:bCs/>
                <w:noProof/>
                <w:sz w:val="24"/>
                <w:szCs w:val="24"/>
              </w:rPr>
              <w:t xml:space="preserve">4.3.2 </w:t>
            </w:r>
            <w:r w:rsidR="00C133F3" w:rsidRPr="00C133F3">
              <w:rPr>
                <w:rStyle w:val="afd"/>
                <w:rFonts w:eastAsiaTheme="minorEastAsia"/>
                <w:noProof/>
                <w:sz w:val="24"/>
                <w:szCs w:val="24"/>
              </w:rPr>
              <w:t>物料平衡</w:t>
            </w:r>
            <w:r w:rsidR="00C133F3" w:rsidRPr="00C133F3">
              <w:rPr>
                <w:rStyle w:val="afd"/>
                <w:rFonts w:eastAsiaTheme="minorEastAsia" w:hAnsiTheme="minorEastAsia"/>
                <w:bCs/>
                <w:noProof/>
                <w:sz w:val="24"/>
                <w:szCs w:val="24"/>
              </w:rPr>
              <w:t>结果</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_Toc497203526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46</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27" w:history="1">
            <w:r w:rsidR="00C133F3" w:rsidRPr="00C133F3">
              <w:rPr>
                <w:rStyle w:val="afd"/>
                <w:rFonts w:eastAsiaTheme="minorEastAsia"/>
                <w:b w:val="0"/>
                <w:noProof/>
                <w:sz w:val="24"/>
                <w:szCs w:val="24"/>
                <w:u w:color="000000"/>
              </w:rPr>
              <w:t xml:space="preserve">4.4 </w:t>
            </w:r>
            <w:r w:rsidR="00C133F3" w:rsidRPr="00C133F3">
              <w:rPr>
                <w:rStyle w:val="afd"/>
                <w:rFonts w:eastAsiaTheme="minorEastAsia"/>
                <w:b w:val="0"/>
                <w:noProof/>
                <w:sz w:val="24"/>
                <w:szCs w:val="24"/>
              </w:rPr>
              <w:t>审核</w:t>
            </w:r>
            <w:r w:rsidR="00C133F3" w:rsidRPr="00C133F3">
              <w:rPr>
                <w:rStyle w:val="afd"/>
                <w:rFonts w:eastAsiaTheme="minorEastAsia" w:hAnsiTheme="minorEastAsia"/>
                <w:b w:val="0"/>
                <w:noProof/>
                <w:sz w:val="24"/>
                <w:szCs w:val="24"/>
                <w:u w:color="000000"/>
              </w:rPr>
              <w:t>重点</w:t>
            </w:r>
            <w:r w:rsidR="00C133F3" w:rsidRPr="00C133F3">
              <w:rPr>
                <w:rStyle w:val="afd"/>
                <w:rFonts w:eastAsiaTheme="minorEastAsia"/>
                <w:b w:val="0"/>
                <w:noProof/>
                <w:sz w:val="24"/>
                <w:szCs w:val="24"/>
                <w:u w:color="000000"/>
              </w:rPr>
              <w:t>-</w:t>
            </w:r>
            <w:r w:rsidR="00C133F3" w:rsidRPr="00C133F3">
              <w:rPr>
                <w:rStyle w:val="afd"/>
                <w:rFonts w:eastAsiaTheme="minorEastAsia" w:hAnsiTheme="minorEastAsia"/>
                <w:b w:val="0"/>
                <w:noProof/>
                <w:sz w:val="24"/>
                <w:szCs w:val="24"/>
                <w:u w:color="000000"/>
              </w:rPr>
              <w:t>废弃物产生原因及拟定的改进措施</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_Toc497203527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47</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28" w:history="1">
            <w:r w:rsidR="00C133F3" w:rsidRPr="00C133F3">
              <w:rPr>
                <w:rStyle w:val="afd"/>
                <w:rFonts w:eastAsiaTheme="minorEastAsia"/>
                <w:b w:val="0"/>
                <w:noProof/>
                <w:sz w:val="24"/>
                <w:szCs w:val="24"/>
                <w:u w:color="000000"/>
              </w:rPr>
              <w:t xml:space="preserve">4.5 </w:t>
            </w:r>
            <w:r w:rsidR="00C133F3" w:rsidRPr="00C133F3">
              <w:rPr>
                <w:rStyle w:val="afd"/>
                <w:rFonts w:eastAsiaTheme="minorEastAsia" w:hAnsiTheme="minorEastAsia"/>
                <w:b w:val="0"/>
                <w:noProof/>
                <w:sz w:val="24"/>
                <w:szCs w:val="24"/>
                <w:u w:color="000000"/>
              </w:rPr>
              <w:t>继续</w:t>
            </w:r>
            <w:r w:rsidR="00C133F3" w:rsidRPr="00C133F3">
              <w:rPr>
                <w:rStyle w:val="afd"/>
                <w:rFonts w:eastAsiaTheme="minorEastAsia"/>
                <w:b w:val="0"/>
                <w:noProof/>
                <w:sz w:val="24"/>
                <w:szCs w:val="24"/>
              </w:rPr>
              <w:t>提出</w:t>
            </w:r>
            <w:r w:rsidR="00C133F3" w:rsidRPr="00C133F3">
              <w:rPr>
                <w:rStyle w:val="afd"/>
                <w:rFonts w:eastAsiaTheme="minorEastAsia" w:hAnsiTheme="minorEastAsia"/>
                <w:b w:val="0"/>
                <w:noProof/>
                <w:sz w:val="24"/>
                <w:szCs w:val="24"/>
                <w:u w:color="000000"/>
              </w:rPr>
              <w:t>和实施无</w:t>
            </w:r>
            <w:r w:rsidR="00C133F3" w:rsidRPr="00C133F3">
              <w:rPr>
                <w:rStyle w:val="afd"/>
                <w:rFonts w:eastAsiaTheme="minorEastAsia"/>
                <w:b w:val="0"/>
                <w:noProof/>
                <w:sz w:val="24"/>
                <w:szCs w:val="24"/>
                <w:u w:color="000000"/>
              </w:rPr>
              <w:t>/</w:t>
            </w:r>
            <w:r w:rsidR="00C133F3" w:rsidRPr="00C133F3">
              <w:rPr>
                <w:rStyle w:val="afd"/>
                <w:rFonts w:eastAsiaTheme="minorEastAsia" w:hAnsiTheme="minorEastAsia"/>
                <w:b w:val="0"/>
                <w:noProof/>
                <w:sz w:val="24"/>
                <w:szCs w:val="24"/>
                <w:u w:color="000000"/>
              </w:rPr>
              <w:t>低费方案</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_Toc497203528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47</w:t>
            </w:r>
            <w:r w:rsidRPr="00C133F3">
              <w:rPr>
                <w:rFonts w:eastAsiaTheme="minorEastAsia"/>
                <w:b w:val="0"/>
                <w:noProof/>
                <w:webHidden/>
                <w:sz w:val="24"/>
                <w:szCs w:val="24"/>
              </w:rPr>
              <w:fldChar w:fldCharType="end"/>
            </w:r>
          </w:hyperlink>
        </w:p>
        <w:p w:rsidR="00C133F3" w:rsidRPr="00C133F3" w:rsidRDefault="000C6D43" w:rsidP="00C133F3">
          <w:pPr>
            <w:pStyle w:val="10"/>
            <w:tabs>
              <w:tab w:val="right" w:leader="dot" w:pos="9059"/>
            </w:tabs>
            <w:adjustRightInd w:val="0"/>
            <w:snapToGrid w:val="0"/>
            <w:spacing w:before="0" w:line="360" w:lineRule="auto"/>
            <w:rPr>
              <w:rFonts w:ascii="Times New Roman" w:eastAsiaTheme="minorEastAsia" w:hAnsi="Times New Roman" w:cs="Times New Roman"/>
              <w:b w:val="0"/>
              <w:bCs w:val="0"/>
              <w:caps w:val="0"/>
              <w:noProof/>
              <w:color w:val="auto"/>
              <w:kern w:val="2"/>
            </w:rPr>
          </w:pPr>
          <w:hyperlink w:anchor="_Toc497203529" w:history="1">
            <w:r w:rsidR="00C133F3" w:rsidRPr="00C133F3">
              <w:rPr>
                <w:rStyle w:val="afd"/>
                <w:rFonts w:eastAsiaTheme="minorEastAsia" w:hAnsi="Times New Roman" w:cs="Times New Roman"/>
                <w:b w:val="0"/>
                <w:noProof/>
                <w:kern w:val="44"/>
                <w:sz w:val="24"/>
                <w:u w:color="000000"/>
              </w:rPr>
              <w:t xml:space="preserve">5 </w:t>
            </w:r>
            <w:r w:rsidR="00C133F3" w:rsidRPr="00C133F3">
              <w:rPr>
                <w:rStyle w:val="afd"/>
                <w:rFonts w:eastAsiaTheme="minorEastAsia" w:hAnsiTheme="minorEastAsia" w:cs="Times New Roman"/>
                <w:b w:val="0"/>
                <w:noProof/>
                <w:kern w:val="44"/>
                <w:sz w:val="24"/>
                <w:u w:color="000000"/>
              </w:rPr>
              <w:t>方案产生和筛选</w:t>
            </w:r>
            <w:r w:rsidR="00C133F3" w:rsidRPr="00C133F3">
              <w:rPr>
                <w:rFonts w:ascii="Times New Roman" w:eastAsiaTheme="minorEastAsia" w:hAnsi="Times New Roman" w:cs="Times New Roman"/>
                <w:b w:val="0"/>
                <w:noProof/>
                <w:webHidden/>
              </w:rPr>
              <w:tab/>
            </w:r>
            <w:r w:rsidRPr="00C133F3">
              <w:rPr>
                <w:rFonts w:ascii="Times New Roman" w:eastAsiaTheme="minorEastAsia" w:hAnsi="Times New Roman" w:cs="Times New Roman"/>
                <w:b w:val="0"/>
                <w:noProof/>
                <w:webHidden/>
              </w:rPr>
              <w:fldChar w:fldCharType="begin"/>
            </w:r>
            <w:r w:rsidR="00C133F3" w:rsidRPr="00C133F3">
              <w:rPr>
                <w:rFonts w:ascii="Times New Roman" w:eastAsiaTheme="minorEastAsia" w:hAnsi="Times New Roman" w:cs="Times New Roman"/>
                <w:b w:val="0"/>
                <w:noProof/>
                <w:webHidden/>
              </w:rPr>
              <w:instrText xml:space="preserve"> PAGEREF _Toc497203529 \h </w:instrText>
            </w:r>
            <w:r w:rsidRPr="00C133F3">
              <w:rPr>
                <w:rFonts w:ascii="Times New Roman" w:eastAsiaTheme="minorEastAsia" w:hAnsi="Times New Roman" w:cs="Times New Roman"/>
                <w:b w:val="0"/>
                <w:noProof/>
                <w:webHidden/>
              </w:rPr>
            </w:r>
            <w:r w:rsidRPr="00C133F3">
              <w:rPr>
                <w:rFonts w:ascii="Times New Roman" w:eastAsiaTheme="minorEastAsia" w:hAnsi="Times New Roman" w:cs="Times New Roman"/>
                <w:b w:val="0"/>
                <w:noProof/>
                <w:webHidden/>
              </w:rPr>
              <w:fldChar w:fldCharType="separate"/>
            </w:r>
            <w:r w:rsidR="00C133F3" w:rsidRPr="00C133F3">
              <w:rPr>
                <w:rFonts w:ascii="Times New Roman" w:eastAsiaTheme="minorEastAsia" w:hAnsi="Times New Roman" w:cs="Times New Roman"/>
                <w:b w:val="0"/>
                <w:noProof/>
                <w:webHidden/>
              </w:rPr>
              <w:t>49</w:t>
            </w:r>
            <w:r w:rsidRPr="00C133F3">
              <w:rPr>
                <w:rFonts w:ascii="Times New Roman" w:eastAsiaTheme="minorEastAsia" w:hAnsi="Times New Roman" w:cs="Times New Roman"/>
                <w:b w:val="0"/>
                <w:noProof/>
                <w:webHidden/>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30" w:history="1">
            <w:r w:rsidR="00C133F3" w:rsidRPr="00C133F3">
              <w:rPr>
                <w:rStyle w:val="afd"/>
                <w:rFonts w:eastAsiaTheme="minorEastAsia"/>
                <w:b w:val="0"/>
                <w:noProof/>
                <w:sz w:val="24"/>
                <w:szCs w:val="24"/>
                <w:u w:color="000000"/>
              </w:rPr>
              <w:t xml:space="preserve">5.1 </w:t>
            </w:r>
            <w:r w:rsidR="00C133F3" w:rsidRPr="00C133F3">
              <w:rPr>
                <w:rStyle w:val="afd"/>
                <w:rFonts w:eastAsiaTheme="minorEastAsia" w:hAnsiTheme="minorEastAsia"/>
                <w:b w:val="0"/>
                <w:noProof/>
                <w:sz w:val="24"/>
                <w:szCs w:val="24"/>
                <w:u w:color="000000"/>
              </w:rPr>
              <w:t>方案的产生</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_Toc497203530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49</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31" w:history="1">
            <w:r w:rsidR="00C133F3" w:rsidRPr="00C133F3">
              <w:rPr>
                <w:rStyle w:val="afd"/>
                <w:rFonts w:eastAsiaTheme="minorEastAsia"/>
                <w:b w:val="0"/>
                <w:noProof/>
                <w:sz w:val="24"/>
                <w:szCs w:val="24"/>
                <w:u w:color="000000"/>
              </w:rPr>
              <w:t xml:space="preserve">5.2 </w:t>
            </w:r>
            <w:r w:rsidR="00C133F3" w:rsidRPr="00C133F3">
              <w:rPr>
                <w:rStyle w:val="afd"/>
                <w:rFonts w:eastAsiaTheme="minorEastAsia" w:hAnsiTheme="minorEastAsia"/>
                <w:b w:val="0"/>
                <w:noProof/>
                <w:sz w:val="24"/>
                <w:szCs w:val="24"/>
                <w:u w:color="000000"/>
              </w:rPr>
              <w:t>方案汇总</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_Toc497203531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50</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32" w:history="1">
            <w:r w:rsidR="00C133F3" w:rsidRPr="00C133F3">
              <w:rPr>
                <w:rStyle w:val="afd"/>
                <w:rFonts w:eastAsiaTheme="minorEastAsia"/>
                <w:b w:val="0"/>
                <w:noProof/>
                <w:sz w:val="24"/>
                <w:szCs w:val="24"/>
                <w:u w:color="000000"/>
              </w:rPr>
              <w:t xml:space="preserve">5.3 </w:t>
            </w:r>
            <w:r w:rsidR="00C133F3" w:rsidRPr="00C133F3">
              <w:rPr>
                <w:rStyle w:val="afd"/>
                <w:rFonts w:eastAsiaTheme="minorEastAsia"/>
                <w:b w:val="0"/>
                <w:noProof/>
                <w:sz w:val="24"/>
                <w:szCs w:val="24"/>
              </w:rPr>
              <w:t>方案</w:t>
            </w:r>
            <w:r w:rsidR="00C133F3" w:rsidRPr="00C133F3">
              <w:rPr>
                <w:rStyle w:val="afd"/>
                <w:rFonts w:eastAsiaTheme="minorEastAsia" w:hAnsiTheme="minorEastAsia"/>
                <w:b w:val="0"/>
                <w:noProof/>
                <w:sz w:val="24"/>
                <w:szCs w:val="24"/>
                <w:u w:color="000000"/>
              </w:rPr>
              <w:t>的初步筛选</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_Toc497203532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53</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33" w:history="1">
            <w:r w:rsidR="00C133F3" w:rsidRPr="00C133F3">
              <w:rPr>
                <w:rStyle w:val="afd"/>
                <w:rFonts w:eastAsiaTheme="minorEastAsia"/>
                <w:bCs/>
                <w:noProof/>
                <w:sz w:val="24"/>
                <w:szCs w:val="24"/>
              </w:rPr>
              <w:t xml:space="preserve">5.3.1 </w:t>
            </w:r>
            <w:r w:rsidR="00C133F3" w:rsidRPr="00C133F3">
              <w:rPr>
                <w:rStyle w:val="afd"/>
                <w:rFonts w:eastAsiaTheme="minorEastAsia"/>
                <w:bCs/>
                <w:noProof/>
                <w:sz w:val="24"/>
                <w:szCs w:val="24"/>
              </w:rPr>
              <w:t>简易</w:t>
            </w:r>
            <w:r w:rsidR="00C133F3" w:rsidRPr="00C133F3">
              <w:rPr>
                <w:rStyle w:val="afd"/>
                <w:rFonts w:eastAsiaTheme="minorEastAsia"/>
                <w:noProof/>
                <w:sz w:val="24"/>
                <w:szCs w:val="24"/>
              </w:rPr>
              <w:t>筛选</w:t>
            </w:r>
            <w:r w:rsidR="00C133F3" w:rsidRPr="00C133F3">
              <w:rPr>
                <w:rStyle w:val="afd"/>
                <w:rFonts w:eastAsiaTheme="minorEastAsia" w:hAnsiTheme="minorEastAsia"/>
                <w:bCs/>
                <w:noProof/>
                <w:sz w:val="24"/>
                <w:szCs w:val="24"/>
              </w:rPr>
              <w:t>方法</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_Toc497203533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53</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34" w:history="1">
            <w:r w:rsidR="00C133F3" w:rsidRPr="00C133F3">
              <w:rPr>
                <w:rStyle w:val="afd"/>
                <w:rFonts w:eastAsiaTheme="minorEastAsia"/>
                <w:bCs/>
                <w:noProof/>
                <w:sz w:val="24"/>
                <w:szCs w:val="24"/>
              </w:rPr>
              <w:t xml:space="preserve">5.3.2 </w:t>
            </w:r>
            <w:r w:rsidR="00C133F3" w:rsidRPr="00C133F3">
              <w:rPr>
                <w:rStyle w:val="afd"/>
                <w:rFonts w:eastAsiaTheme="minorEastAsia"/>
                <w:noProof/>
                <w:sz w:val="24"/>
                <w:szCs w:val="24"/>
              </w:rPr>
              <w:t>权重</w:t>
            </w:r>
            <w:r w:rsidR="00C133F3" w:rsidRPr="00C133F3">
              <w:rPr>
                <w:rStyle w:val="afd"/>
                <w:rFonts w:eastAsiaTheme="minorEastAsia" w:hAnsiTheme="minorEastAsia"/>
                <w:bCs/>
                <w:noProof/>
                <w:sz w:val="24"/>
                <w:szCs w:val="24"/>
              </w:rPr>
              <w:t>总和积分排序法</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_Toc497203534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54</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35" w:history="1">
            <w:r w:rsidR="00C133F3" w:rsidRPr="00C133F3">
              <w:rPr>
                <w:rStyle w:val="afd"/>
                <w:rFonts w:eastAsiaTheme="minorEastAsia"/>
                <w:b w:val="0"/>
                <w:noProof/>
                <w:sz w:val="24"/>
                <w:szCs w:val="24"/>
                <w:u w:color="000000"/>
              </w:rPr>
              <w:t>5.4</w:t>
            </w:r>
            <w:r w:rsidR="00C133F3" w:rsidRPr="00C133F3">
              <w:rPr>
                <w:rStyle w:val="afd"/>
                <w:rFonts w:eastAsiaTheme="minorEastAsia" w:hAnsiTheme="minorEastAsia"/>
                <w:b w:val="0"/>
                <w:noProof/>
                <w:sz w:val="24"/>
                <w:szCs w:val="24"/>
                <w:u w:color="000000"/>
              </w:rPr>
              <w:t>方案研制</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_Toc497203535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56</w:t>
            </w:r>
            <w:r w:rsidRPr="00C133F3">
              <w:rPr>
                <w:rFonts w:eastAsiaTheme="minorEastAsia"/>
                <w:b w:val="0"/>
                <w:noProof/>
                <w:webHidden/>
                <w:sz w:val="24"/>
                <w:szCs w:val="24"/>
              </w:rPr>
              <w:fldChar w:fldCharType="end"/>
            </w:r>
          </w:hyperlink>
        </w:p>
        <w:p w:rsidR="00C133F3" w:rsidRPr="00C133F3" w:rsidRDefault="000C6D43" w:rsidP="00C133F3">
          <w:pPr>
            <w:pStyle w:val="10"/>
            <w:tabs>
              <w:tab w:val="right" w:leader="dot" w:pos="9059"/>
            </w:tabs>
            <w:adjustRightInd w:val="0"/>
            <w:snapToGrid w:val="0"/>
            <w:spacing w:before="0" w:line="360" w:lineRule="auto"/>
            <w:rPr>
              <w:rFonts w:ascii="Times New Roman" w:eastAsiaTheme="minorEastAsia" w:hAnsi="Times New Roman" w:cs="Times New Roman"/>
              <w:b w:val="0"/>
              <w:bCs w:val="0"/>
              <w:caps w:val="0"/>
              <w:noProof/>
              <w:color w:val="auto"/>
              <w:kern w:val="2"/>
            </w:rPr>
          </w:pPr>
          <w:hyperlink w:anchor="_Toc497203536" w:history="1">
            <w:r w:rsidR="00C133F3" w:rsidRPr="00C133F3">
              <w:rPr>
                <w:rStyle w:val="afd"/>
                <w:rFonts w:eastAsiaTheme="minorEastAsia" w:hAnsi="Times New Roman" w:cs="Times New Roman"/>
                <w:b w:val="0"/>
                <w:noProof/>
                <w:kern w:val="44"/>
                <w:sz w:val="24"/>
                <w:u w:color="000000"/>
              </w:rPr>
              <w:t xml:space="preserve">6 </w:t>
            </w:r>
            <w:r w:rsidR="00C133F3" w:rsidRPr="00C133F3">
              <w:rPr>
                <w:rStyle w:val="afd"/>
                <w:rFonts w:eastAsiaTheme="minorEastAsia" w:hAnsiTheme="minorEastAsia" w:cs="Times New Roman"/>
                <w:b w:val="0"/>
                <w:noProof/>
                <w:kern w:val="44"/>
                <w:sz w:val="24"/>
                <w:u w:color="000000"/>
              </w:rPr>
              <w:t>可行性分析</w:t>
            </w:r>
            <w:r w:rsidR="00C133F3" w:rsidRPr="00C133F3">
              <w:rPr>
                <w:rFonts w:ascii="Times New Roman" w:eastAsiaTheme="minorEastAsia" w:hAnsi="Times New Roman" w:cs="Times New Roman"/>
                <w:b w:val="0"/>
                <w:noProof/>
                <w:webHidden/>
              </w:rPr>
              <w:tab/>
            </w:r>
            <w:r w:rsidRPr="00C133F3">
              <w:rPr>
                <w:rFonts w:ascii="Times New Roman" w:eastAsiaTheme="minorEastAsia" w:hAnsi="Times New Roman" w:cs="Times New Roman"/>
                <w:b w:val="0"/>
                <w:noProof/>
                <w:webHidden/>
              </w:rPr>
              <w:fldChar w:fldCharType="begin"/>
            </w:r>
            <w:r w:rsidR="00C133F3" w:rsidRPr="00C133F3">
              <w:rPr>
                <w:rFonts w:ascii="Times New Roman" w:eastAsiaTheme="minorEastAsia" w:hAnsi="Times New Roman" w:cs="Times New Roman"/>
                <w:b w:val="0"/>
                <w:noProof/>
                <w:webHidden/>
              </w:rPr>
              <w:instrText xml:space="preserve"> PAGEREF _Toc497203536 \h </w:instrText>
            </w:r>
            <w:r w:rsidRPr="00C133F3">
              <w:rPr>
                <w:rFonts w:ascii="Times New Roman" w:eastAsiaTheme="minorEastAsia" w:hAnsi="Times New Roman" w:cs="Times New Roman"/>
                <w:b w:val="0"/>
                <w:noProof/>
                <w:webHidden/>
              </w:rPr>
            </w:r>
            <w:r w:rsidRPr="00C133F3">
              <w:rPr>
                <w:rFonts w:ascii="Times New Roman" w:eastAsiaTheme="minorEastAsia" w:hAnsi="Times New Roman" w:cs="Times New Roman"/>
                <w:b w:val="0"/>
                <w:noProof/>
                <w:webHidden/>
              </w:rPr>
              <w:fldChar w:fldCharType="separate"/>
            </w:r>
            <w:r w:rsidR="00C133F3" w:rsidRPr="00C133F3">
              <w:rPr>
                <w:rFonts w:ascii="Times New Roman" w:eastAsiaTheme="minorEastAsia" w:hAnsi="Times New Roman" w:cs="Times New Roman"/>
                <w:b w:val="0"/>
                <w:noProof/>
                <w:webHidden/>
              </w:rPr>
              <w:t>57</w:t>
            </w:r>
            <w:r w:rsidRPr="00C133F3">
              <w:rPr>
                <w:rFonts w:ascii="Times New Roman" w:eastAsiaTheme="minorEastAsia" w:hAnsi="Times New Roman" w:cs="Times New Roman"/>
                <w:b w:val="0"/>
                <w:noProof/>
                <w:webHidden/>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37" w:history="1">
            <w:r w:rsidR="00C133F3" w:rsidRPr="00C133F3">
              <w:rPr>
                <w:rStyle w:val="afd"/>
                <w:rFonts w:eastAsiaTheme="minorEastAsia"/>
                <w:b w:val="0"/>
                <w:noProof/>
                <w:sz w:val="24"/>
                <w:szCs w:val="24"/>
                <w:u w:color="000000"/>
              </w:rPr>
              <w:t xml:space="preserve">6.1 </w:t>
            </w:r>
            <w:r w:rsidR="00C133F3" w:rsidRPr="00C133F3">
              <w:rPr>
                <w:rStyle w:val="afd"/>
                <w:rFonts w:eastAsiaTheme="minorEastAsia"/>
                <w:b w:val="0"/>
                <w:noProof/>
                <w:sz w:val="24"/>
                <w:szCs w:val="24"/>
              </w:rPr>
              <w:t>方案</w:t>
            </w:r>
            <w:r w:rsidR="00C133F3" w:rsidRPr="00C133F3">
              <w:rPr>
                <w:rStyle w:val="afd"/>
                <w:rFonts w:eastAsiaTheme="minorEastAsia"/>
                <w:b w:val="0"/>
                <w:noProof/>
                <w:sz w:val="24"/>
                <w:szCs w:val="24"/>
                <w:u w:color="000000"/>
              </w:rPr>
              <w:t>14</w:t>
            </w:r>
            <w:r w:rsidR="00C133F3" w:rsidRPr="00C133F3">
              <w:rPr>
                <w:rStyle w:val="afd"/>
                <w:rFonts w:eastAsiaTheme="minorEastAsia" w:hAnsiTheme="minorEastAsia"/>
                <w:b w:val="0"/>
                <w:noProof/>
                <w:sz w:val="24"/>
                <w:szCs w:val="24"/>
                <w:u w:color="000000"/>
              </w:rPr>
              <w:t>：淘汰燃煤蒸汽锅炉</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_Toc497203537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57</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38" w:history="1">
            <w:r w:rsidR="00C133F3" w:rsidRPr="00C133F3">
              <w:rPr>
                <w:rStyle w:val="afd"/>
                <w:rFonts w:eastAsiaTheme="minorEastAsia"/>
                <w:bCs/>
                <w:noProof/>
                <w:sz w:val="24"/>
                <w:szCs w:val="24"/>
              </w:rPr>
              <w:t xml:space="preserve">6.1.1 </w:t>
            </w:r>
            <w:r w:rsidR="00C133F3" w:rsidRPr="00C133F3">
              <w:rPr>
                <w:rStyle w:val="afd"/>
                <w:rFonts w:eastAsiaTheme="minorEastAsia" w:hAnsiTheme="minorEastAsia"/>
                <w:bCs/>
                <w:noProof/>
                <w:sz w:val="24"/>
                <w:szCs w:val="24"/>
              </w:rPr>
              <w:t>方案内容</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_Toc497203538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57</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39" w:history="1">
            <w:r w:rsidR="00C133F3" w:rsidRPr="00C133F3">
              <w:rPr>
                <w:rStyle w:val="afd"/>
                <w:rFonts w:eastAsiaTheme="minorEastAsia"/>
                <w:bCs/>
                <w:noProof/>
                <w:sz w:val="24"/>
                <w:szCs w:val="24"/>
              </w:rPr>
              <w:t xml:space="preserve">6.1.2 </w:t>
            </w:r>
            <w:r w:rsidR="00C133F3" w:rsidRPr="00C133F3">
              <w:rPr>
                <w:rStyle w:val="afd"/>
                <w:rFonts w:eastAsiaTheme="minorEastAsia"/>
                <w:noProof/>
                <w:sz w:val="24"/>
                <w:szCs w:val="24"/>
              </w:rPr>
              <w:t>技术</w:t>
            </w:r>
            <w:r w:rsidR="00C133F3" w:rsidRPr="00C133F3">
              <w:rPr>
                <w:rStyle w:val="afd"/>
                <w:rFonts w:eastAsiaTheme="minorEastAsia" w:hAnsiTheme="minorEastAsia"/>
                <w:bCs/>
                <w:noProof/>
                <w:sz w:val="24"/>
                <w:szCs w:val="24"/>
              </w:rPr>
              <w:t>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_Toc497203539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57</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0" w:history="1">
            <w:r w:rsidR="00C133F3" w:rsidRPr="00C133F3">
              <w:rPr>
                <w:rStyle w:val="afd"/>
                <w:rFonts w:eastAsiaTheme="minorEastAsia"/>
                <w:bCs/>
                <w:noProof/>
                <w:sz w:val="24"/>
                <w:szCs w:val="24"/>
              </w:rPr>
              <w:t xml:space="preserve">6.1.3 </w:t>
            </w:r>
            <w:r w:rsidR="00C133F3" w:rsidRPr="00C133F3">
              <w:rPr>
                <w:rStyle w:val="afd"/>
                <w:rFonts w:eastAsiaTheme="minorEastAsia"/>
                <w:noProof/>
                <w:sz w:val="24"/>
                <w:szCs w:val="24"/>
              </w:rPr>
              <w:t>环境</w:t>
            </w:r>
            <w:r w:rsidR="00C133F3" w:rsidRPr="00C133F3">
              <w:rPr>
                <w:rStyle w:val="afd"/>
                <w:rFonts w:eastAsiaTheme="minorEastAsia" w:hAnsiTheme="minorEastAsia"/>
                <w:bCs/>
                <w:noProof/>
                <w:sz w:val="24"/>
                <w:szCs w:val="24"/>
              </w:rPr>
              <w:t>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_Toc497203540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58</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1" w:history="1">
            <w:r w:rsidR="00C133F3" w:rsidRPr="00C133F3">
              <w:rPr>
                <w:rStyle w:val="afd"/>
                <w:rFonts w:eastAsiaTheme="minorEastAsia"/>
                <w:bCs/>
                <w:noProof/>
                <w:sz w:val="24"/>
                <w:szCs w:val="24"/>
              </w:rPr>
              <w:t xml:space="preserve">6.1.4 </w:t>
            </w:r>
            <w:r w:rsidR="00C133F3" w:rsidRPr="00C133F3">
              <w:rPr>
                <w:rStyle w:val="afd"/>
                <w:rFonts w:eastAsiaTheme="minorEastAsia"/>
                <w:noProof/>
                <w:sz w:val="24"/>
                <w:szCs w:val="24"/>
              </w:rPr>
              <w:t>经济</w:t>
            </w:r>
            <w:r w:rsidR="00C133F3" w:rsidRPr="00C133F3">
              <w:rPr>
                <w:rStyle w:val="afd"/>
                <w:rFonts w:eastAsiaTheme="minorEastAsia" w:hAnsiTheme="minorEastAsia"/>
                <w:bCs/>
                <w:noProof/>
                <w:sz w:val="24"/>
                <w:szCs w:val="24"/>
              </w:rPr>
              <w:t>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_Toc497203541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58</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2" w:history="1">
            <w:r w:rsidR="00C133F3" w:rsidRPr="00C133F3">
              <w:rPr>
                <w:rStyle w:val="afd"/>
                <w:rFonts w:eastAsiaTheme="minorEastAsia"/>
                <w:bCs/>
                <w:noProof/>
                <w:sz w:val="24"/>
                <w:szCs w:val="24"/>
              </w:rPr>
              <w:t xml:space="preserve">6.1.5 </w:t>
            </w:r>
            <w:r w:rsidR="00C133F3" w:rsidRPr="00C133F3">
              <w:rPr>
                <w:rStyle w:val="afd"/>
                <w:rFonts w:eastAsiaTheme="minorEastAsia" w:hAnsiTheme="minorEastAsia"/>
                <w:bCs/>
                <w:noProof/>
                <w:sz w:val="24"/>
                <w:szCs w:val="24"/>
              </w:rPr>
              <w:t>小结</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_Toc497203542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59</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43" w:history="1">
            <w:r w:rsidR="00C133F3" w:rsidRPr="00C133F3">
              <w:rPr>
                <w:rStyle w:val="afd"/>
                <w:rFonts w:eastAsiaTheme="minorEastAsia"/>
                <w:b w:val="0"/>
                <w:noProof/>
                <w:sz w:val="24"/>
                <w:szCs w:val="24"/>
                <w:u w:color="000000"/>
              </w:rPr>
              <w:t xml:space="preserve">6.2 </w:t>
            </w:r>
            <w:r w:rsidR="00C133F3" w:rsidRPr="00C133F3">
              <w:rPr>
                <w:rStyle w:val="afd"/>
                <w:rFonts w:eastAsiaTheme="minorEastAsia"/>
                <w:b w:val="0"/>
                <w:noProof/>
                <w:sz w:val="24"/>
                <w:szCs w:val="24"/>
              </w:rPr>
              <w:t>方案</w:t>
            </w:r>
            <w:r w:rsidR="00C133F3" w:rsidRPr="00C133F3">
              <w:rPr>
                <w:rStyle w:val="afd"/>
                <w:rFonts w:eastAsiaTheme="minorEastAsia"/>
                <w:b w:val="0"/>
                <w:noProof/>
                <w:sz w:val="24"/>
                <w:szCs w:val="24"/>
                <w:u w:color="000000"/>
              </w:rPr>
              <w:t>15</w:t>
            </w:r>
            <w:r w:rsidR="00C133F3" w:rsidRPr="00C133F3">
              <w:rPr>
                <w:rStyle w:val="afd"/>
                <w:rFonts w:eastAsiaTheme="minorEastAsia" w:hAnsiTheme="minorEastAsia"/>
                <w:b w:val="0"/>
                <w:noProof/>
                <w:sz w:val="24"/>
                <w:szCs w:val="24"/>
                <w:u w:color="000000"/>
              </w:rPr>
              <w:t>：天然气燃烧炉代替燃煤热风炉供热</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_Toc497203543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59</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4" w:history="1">
            <w:r w:rsidR="00C133F3" w:rsidRPr="00C133F3">
              <w:rPr>
                <w:rStyle w:val="afd"/>
                <w:rFonts w:eastAsiaTheme="minorEastAsia"/>
                <w:bCs/>
                <w:noProof/>
                <w:sz w:val="24"/>
                <w:szCs w:val="24"/>
              </w:rPr>
              <w:t xml:space="preserve">6.2.1 </w:t>
            </w:r>
            <w:r w:rsidR="00C133F3" w:rsidRPr="00C133F3">
              <w:rPr>
                <w:rStyle w:val="afd"/>
                <w:rFonts w:eastAsiaTheme="minorEastAsia" w:hAnsiTheme="minorEastAsia"/>
                <w:bCs/>
                <w:noProof/>
                <w:sz w:val="24"/>
                <w:szCs w:val="24"/>
              </w:rPr>
              <w:t>方案</w:t>
            </w:r>
            <w:r w:rsidR="00C133F3" w:rsidRPr="00C133F3">
              <w:rPr>
                <w:rStyle w:val="afd"/>
                <w:rFonts w:eastAsiaTheme="minorEastAsia"/>
                <w:noProof/>
                <w:sz w:val="24"/>
                <w:szCs w:val="24"/>
              </w:rPr>
              <w:t>内容</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_Toc497203544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59</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5" w:history="1">
            <w:r w:rsidR="00C133F3" w:rsidRPr="00C133F3">
              <w:rPr>
                <w:rStyle w:val="afd"/>
                <w:rFonts w:eastAsiaTheme="minorEastAsia"/>
                <w:bCs/>
                <w:noProof/>
                <w:sz w:val="24"/>
                <w:szCs w:val="24"/>
              </w:rPr>
              <w:t xml:space="preserve">6.2.2 </w:t>
            </w:r>
            <w:r w:rsidR="00C133F3" w:rsidRPr="00C133F3">
              <w:rPr>
                <w:rStyle w:val="afd"/>
                <w:rFonts w:eastAsiaTheme="minorEastAsia" w:hAnsiTheme="minorEastAsia"/>
                <w:bCs/>
                <w:noProof/>
                <w:sz w:val="24"/>
                <w:szCs w:val="24"/>
              </w:rPr>
              <w:t>技术</w:t>
            </w:r>
            <w:r w:rsidR="00C133F3" w:rsidRPr="00C133F3">
              <w:rPr>
                <w:rStyle w:val="afd"/>
                <w:rFonts w:eastAsiaTheme="minorEastAsia"/>
                <w:noProof/>
                <w:sz w:val="24"/>
                <w:szCs w:val="24"/>
              </w:rPr>
              <w:t>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_Toc497203545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59</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6" w:history="1">
            <w:r w:rsidR="00C133F3" w:rsidRPr="00C133F3">
              <w:rPr>
                <w:rStyle w:val="afd"/>
                <w:rFonts w:eastAsiaTheme="minorEastAsia"/>
                <w:bCs/>
                <w:noProof/>
                <w:sz w:val="24"/>
                <w:szCs w:val="24"/>
              </w:rPr>
              <w:t xml:space="preserve">6.2.3 </w:t>
            </w:r>
            <w:r w:rsidR="00C133F3" w:rsidRPr="00C133F3">
              <w:rPr>
                <w:rStyle w:val="afd"/>
                <w:rFonts w:eastAsiaTheme="minorEastAsia" w:hAnsiTheme="minorEastAsia"/>
                <w:bCs/>
                <w:noProof/>
                <w:sz w:val="24"/>
                <w:szCs w:val="24"/>
              </w:rPr>
              <w:t>环境评估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_Toc497203546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59</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7" w:history="1">
            <w:r w:rsidR="00C133F3" w:rsidRPr="00C133F3">
              <w:rPr>
                <w:rStyle w:val="afd"/>
                <w:rFonts w:eastAsiaTheme="minorEastAsia"/>
                <w:bCs/>
                <w:noProof/>
                <w:sz w:val="24"/>
                <w:szCs w:val="24"/>
              </w:rPr>
              <w:t xml:space="preserve">6.2.4 </w:t>
            </w:r>
            <w:r w:rsidR="00C133F3" w:rsidRPr="00C133F3">
              <w:rPr>
                <w:rStyle w:val="afd"/>
                <w:rFonts w:eastAsiaTheme="minorEastAsia" w:hAnsiTheme="minorEastAsia"/>
                <w:bCs/>
                <w:noProof/>
                <w:sz w:val="24"/>
                <w:szCs w:val="24"/>
              </w:rPr>
              <w:t>经济评估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_Toc497203547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60</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48" w:history="1">
            <w:r w:rsidR="00C133F3" w:rsidRPr="00C133F3">
              <w:rPr>
                <w:rStyle w:val="afd"/>
                <w:rFonts w:eastAsiaTheme="minorEastAsia"/>
                <w:bCs/>
                <w:noProof/>
                <w:sz w:val="24"/>
                <w:szCs w:val="24"/>
              </w:rPr>
              <w:t xml:space="preserve">6.2.5 </w:t>
            </w:r>
            <w:r w:rsidR="00C133F3" w:rsidRPr="00C133F3">
              <w:rPr>
                <w:rStyle w:val="afd"/>
                <w:rFonts w:eastAsiaTheme="minorEastAsia" w:hAnsiTheme="minorEastAsia"/>
                <w:bCs/>
                <w:noProof/>
                <w:sz w:val="24"/>
                <w:szCs w:val="24"/>
              </w:rPr>
              <w:t>小结</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_Toc497203548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61</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49" w:history="1">
            <w:r w:rsidR="00C133F3" w:rsidRPr="00C133F3">
              <w:rPr>
                <w:rStyle w:val="afd"/>
                <w:rFonts w:eastAsiaTheme="minorEastAsia"/>
                <w:b w:val="0"/>
                <w:noProof/>
                <w:sz w:val="24"/>
                <w:szCs w:val="24"/>
                <w:u w:color="000000"/>
              </w:rPr>
              <w:t xml:space="preserve">6.3 </w:t>
            </w:r>
            <w:r w:rsidR="00C133F3" w:rsidRPr="00C133F3">
              <w:rPr>
                <w:rStyle w:val="afd"/>
                <w:rFonts w:eastAsiaTheme="minorEastAsia" w:hAnsiTheme="minorEastAsia"/>
                <w:b w:val="0"/>
                <w:noProof/>
                <w:sz w:val="24"/>
                <w:szCs w:val="24"/>
                <w:u w:color="000000"/>
              </w:rPr>
              <w:t>方案</w:t>
            </w:r>
            <w:r w:rsidR="00C133F3" w:rsidRPr="00C133F3">
              <w:rPr>
                <w:rStyle w:val="afd"/>
                <w:rFonts w:eastAsiaTheme="minorEastAsia"/>
                <w:b w:val="0"/>
                <w:noProof/>
                <w:sz w:val="24"/>
                <w:szCs w:val="24"/>
                <w:u w:color="000000"/>
              </w:rPr>
              <w:t>16</w:t>
            </w:r>
            <w:r w:rsidR="00C133F3" w:rsidRPr="00C133F3">
              <w:rPr>
                <w:rStyle w:val="afd"/>
                <w:rFonts w:eastAsiaTheme="minorEastAsia" w:hAnsiTheme="minorEastAsia"/>
                <w:b w:val="0"/>
                <w:noProof/>
                <w:sz w:val="24"/>
                <w:szCs w:val="24"/>
                <w:u w:color="000000"/>
              </w:rPr>
              <w:t>：合成车间自动化改造方案</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_Toc497203549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61</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50" w:history="1">
            <w:r w:rsidR="00C133F3" w:rsidRPr="00C133F3">
              <w:rPr>
                <w:rStyle w:val="afd"/>
                <w:rFonts w:eastAsiaTheme="minorEastAsia"/>
                <w:bCs/>
                <w:noProof/>
                <w:sz w:val="24"/>
                <w:szCs w:val="24"/>
              </w:rPr>
              <w:t xml:space="preserve">6.3.1 </w:t>
            </w:r>
            <w:r w:rsidR="00C133F3" w:rsidRPr="00C133F3">
              <w:rPr>
                <w:rStyle w:val="afd"/>
                <w:rFonts w:eastAsiaTheme="minorEastAsia"/>
                <w:noProof/>
                <w:sz w:val="24"/>
                <w:szCs w:val="24"/>
              </w:rPr>
              <w:t>方案</w:t>
            </w:r>
            <w:r w:rsidR="00C133F3" w:rsidRPr="00C133F3">
              <w:rPr>
                <w:rStyle w:val="afd"/>
                <w:rFonts w:eastAsiaTheme="minorEastAsia" w:hAnsiTheme="minorEastAsia"/>
                <w:bCs/>
                <w:noProof/>
                <w:sz w:val="24"/>
                <w:szCs w:val="24"/>
              </w:rPr>
              <w:t>内容</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_Toc497203550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61</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51" w:history="1">
            <w:r w:rsidR="00C133F3" w:rsidRPr="00C133F3">
              <w:rPr>
                <w:rStyle w:val="afd"/>
                <w:rFonts w:eastAsiaTheme="minorEastAsia"/>
                <w:bCs/>
                <w:noProof/>
                <w:sz w:val="24"/>
                <w:szCs w:val="24"/>
              </w:rPr>
              <w:t xml:space="preserve">6.3.2 </w:t>
            </w:r>
            <w:r w:rsidR="00C133F3" w:rsidRPr="00C133F3">
              <w:rPr>
                <w:rStyle w:val="afd"/>
                <w:rFonts w:eastAsiaTheme="minorEastAsia"/>
                <w:noProof/>
                <w:sz w:val="24"/>
                <w:szCs w:val="24"/>
              </w:rPr>
              <w:t>技术</w:t>
            </w:r>
            <w:r w:rsidR="00C133F3" w:rsidRPr="00C133F3">
              <w:rPr>
                <w:rStyle w:val="afd"/>
                <w:rFonts w:eastAsiaTheme="minorEastAsia" w:hAnsiTheme="minorEastAsia"/>
                <w:bCs/>
                <w:noProof/>
                <w:sz w:val="24"/>
                <w:szCs w:val="24"/>
              </w:rPr>
              <w:t>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_Toc497203551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62</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52" w:history="1">
            <w:r w:rsidR="00C133F3" w:rsidRPr="00C133F3">
              <w:rPr>
                <w:rStyle w:val="afd"/>
                <w:rFonts w:eastAsiaTheme="minorEastAsia"/>
                <w:bCs/>
                <w:noProof/>
                <w:sz w:val="24"/>
                <w:szCs w:val="24"/>
              </w:rPr>
              <w:t xml:space="preserve">6.3.3 </w:t>
            </w:r>
            <w:r w:rsidR="00C133F3" w:rsidRPr="00C133F3">
              <w:rPr>
                <w:rStyle w:val="afd"/>
                <w:rFonts w:eastAsiaTheme="minorEastAsia" w:hAnsiTheme="minorEastAsia"/>
                <w:bCs/>
                <w:noProof/>
                <w:sz w:val="24"/>
                <w:szCs w:val="24"/>
              </w:rPr>
              <w:t>环境评估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_Toc497203552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62</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53" w:history="1">
            <w:r w:rsidR="00C133F3" w:rsidRPr="00C133F3">
              <w:rPr>
                <w:rStyle w:val="afd"/>
                <w:rFonts w:eastAsiaTheme="minorEastAsia"/>
                <w:bCs/>
                <w:noProof/>
                <w:sz w:val="24"/>
                <w:szCs w:val="24"/>
              </w:rPr>
              <w:t xml:space="preserve">6.3.4 </w:t>
            </w:r>
            <w:r w:rsidR="00C133F3" w:rsidRPr="00C133F3">
              <w:rPr>
                <w:rStyle w:val="afd"/>
                <w:rFonts w:eastAsiaTheme="minorEastAsia" w:hAnsiTheme="minorEastAsia"/>
                <w:bCs/>
                <w:noProof/>
                <w:sz w:val="24"/>
                <w:szCs w:val="24"/>
              </w:rPr>
              <w:t>经济评估</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_Toc497203553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62</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54" w:history="1">
            <w:r w:rsidR="00C133F3" w:rsidRPr="00C133F3">
              <w:rPr>
                <w:rStyle w:val="afd"/>
                <w:rFonts w:eastAsiaTheme="minorEastAsia"/>
                <w:bCs/>
                <w:noProof/>
                <w:sz w:val="24"/>
                <w:szCs w:val="24"/>
              </w:rPr>
              <w:t xml:space="preserve">6.3.5 </w:t>
            </w:r>
            <w:r w:rsidR="00C133F3" w:rsidRPr="00C133F3">
              <w:rPr>
                <w:rStyle w:val="afd"/>
                <w:rFonts w:eastAsiaTheme="minorEastAsia" w:hAnsiTheme="minorEastAsia"/>
                <w:bCs/>
                <w:noProof/>
                <w:sz w:val="24"/>
                <w:szCs w:val="24"/>
              </w:rPr>
              <w:t>小结</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_Toc497203554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64</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55" w:history="1">
            <w:r w:rsidR="00C133F3" w:rsidRPr="00C133F3">
              <w:rPr>
                <w:rStyle w:val="afd"/>
                <w:rFonts w:eastAsiaTheme="minorEastAsia"/>
                <w:b w:val="0"/>
                <w:noProof/>
                <w:sz w:val="24"/>
                <w:szCs w:val="24"/>
                <w:u w:color="000000"/>
              </w:rPr>
              <w:t xml:space="preserve">6.4 </w:t>
            </w:r>
            <w:r w:rsidR="00C133F3" w:rsidRPr="00C133F3">
              <w:rPr>
                <w:rStyle w:val="afd"/>
                <w:rFonts w:eastAsiaTheme="minorEastAsia"/>
                <w:b w:val="0"/>
                <w:noProof/>
                <w:sz w:val="24"/>
                <w:szCs w:val="24"/>
              </w:rPr>
              <w:t>推荐</w:t>
            </w:r>
            <w:r w:rsidR="00C133F3" w:rsidRPr="00C133F3">
              <w:rPr>
                <w:rStyle w:val="afd"/>
                <w:rFonts w:eastAsiaTheme="minorEastAsia" w:hAnsiTheme="minorEastAsia"/>
                <w:b w:val="0"/>
                <w:noProof/>
                <w:sz w:val="24"/>
                <w:szCs w:val="24"/>
                <w:u w:color="000000"/>
              </w:rPr>
              <w:t>可实施方案（综合评估）</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_Toc497203555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64</w:t>
            </w:r>
            <w:r w:rsidRPr="00C133F3">
              <w:rPr>
                <w:rFonts w:eastAsiaTheme="minorEastAsia"/>
                <w:b w:val="0"/>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56" w:history="1">
            <w:r w:rsidR="00C133F3" w:rsidRPr="00C133F3">
              <w:rPr>
                <w:rStyle w:val="afd"/>
                <w:rFonts w:eastAsiaTheme="minorEastAsia"/>
                <w:b w:val="0"/>
                <w:noProof/>
                <w:sz w:val="24"/>
                <w:szCs w:val="24"/>
              </w:rPr>
              <w:t xml:space="preserve">6.5 </w:t>
            </w:r>
            <w:r w:rsidR="00C133F3" w:rsidRPr="00C133F3">
              <w:rPr>
                <w:rStyle w:val="afd"/>
                <w:rFonts w:eastAsiaTheme="minorEastAsia" w:hAnsiTheme="minorEastAsia"/>
                <w:b w:val="0"/>
                <w:noProof/>
                <w:sz w:val="24"/>
                <w:szCs w:val="24"/>
              </w:rPr>
              <w:t>评估小结</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_Toc497203556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65</w:t>
            </w:r>
            <w:r w:rsidRPr="00C133F3">
              <w:rPr>
                <w:rFonts w:eastAsiaTheme="minorEastAsia"/>
                <w:b w:val="0"/>
                <w:noProof/>
                <w:webHidden/>
                <w:sz w:val="24"/>
                <w:szCs w:val="24"/>
              </w:rPr>
              <w:fldChar w:fldCharType="end"/>
            </w:r>
          </w:hyperlink>
        </w:p>
        <w:p w:rsidR="00C133F3" w:rsidRPr="00C133F3" w:rsidRDefault="000C6D43" w:rsidP="00C133F3">
          <w:pPr>
            <w:pStyle w:val="10"/>
            <w:tabs>
              <w:tab w:val="right" w:leader="dot" w:pos="9059"/>
            </w:tabs>
            <w:adjustRightInd w:val="0"/>
            <w:snapToGrid w:val="0"/>
            <w:spacing w:before="0" w:line="360" w:lineRule="auto"/>
            <w:rPr>
              <w:rFonts w:ascii="Times New Roman" w:eastAsiaTheme="minorEastAsia" w:hAnsi="Times New Roman" w:cs="Times New Roman"/>
              <w:b w:val="0"/>
              <w:bCs w:val="0"/>
              <w:caps w:val="0"/>
              <w:noProof/>
              <w:color w:val="auto"/>
              <w:kern w:val="2"/>
            </w:rPr>
          </w:pPr>
          <w:hyperlink w:anchor="_Toc497203557" w:history="1">
            <w:r w:rsidR="00C133F3" w:rsidRPr="00C133F3">
              <w:rPr>
                <w:rStyle w:val="afd"/>
                <w:rFonts w:eastAsiaTheme="minorEastAsia" w:hAnsi="Times New Roman" w:cs="Times New Roman"/>
                <w:b w:val="0"/>
                <w:noProof/>
                <w:kern w:val="44"/>
                <w:sz w:val="24"/>
                <w:u w:color="000000"/>
              </w:rPr>
              <w:t xml:space="preserve">7 </w:t>
            </w:r>
            <w:r w:rsidR="00C133F3" w:rsidRPr="00C133F3">
              <w:rPr>
                <w:rStyle w:val="afd"/>
                <w:rFonts w:eastAsiaTheme="minorEastAsia" w:hAnsiTheme="minorEastAsia" w:cs="Times New Roman"/>
                <w:b w:val="0"/>
                <w:noProof/>
                <w:kern w:val="44"/>
                <w:sz w:val="24"/>
                <w:u w:color="000000"/>
              </w:rPr>
              <w:t>方案的实施</w:t>
            </w:r>
            <w:r w:rsidR="00C133F3" w:rsidRPr="00C133F3">
              <w:rPr>
                <w:rFonts w:ascii="Times New Roman" w:eastAsiaTheme="minorEastAsia" w:hAnsi="Times New Roman" w:cs="Times New Roman"/>
                <w:b w:val="0"/>
                <w:noProof/>
                <w:webHidden/>
              </w:rPr>
              <w:tab/>
            </w:r>
            <w:r w:rsidRPr="00C133F3">
              <w:rPr>
                <w:rFonts w:ascii="Times New Roman" w:eastAsiaTheme="minorEastAsia" w:hAnsi="Times New Roman" w:cs="Times New Roman"/>
                <w:b w:val="0"/>
                <w:noProof/>
                <w:webHidden/>
              </w:rPr>
              <w:fldChar w:fldCharType="begin"/>
            </w:r>
            <w:r w:rsidR="00C133F3" w:rsidRPr="00C133F3">
              <w:rPr>
                <w:rFonts w:ascii="Times New Roman" w:eastAsiaTheme="minorEastAsia" w:hAnsi="Times New Roman" w:cs="Times New Roman"/>
                <w:b w:val="0"/>
                <w:noProof/>
                <w:webHidden/>
              </w:rPr>
              <w:instrText xml:space="preserve"> PAGEREF _Toc497203557 \h </w:instrText>
            </w:r>
            <w:r w:rsidRPr="00C133F3">
              <w:rPr>
                <w:rFonts w:ascii="Times New Roman" w:eastAsiaTheme="minorEastAsia" w:hAnsi="Times New Roman" w:cs="Times New Roman"/>
                <w:b w:val="0"/>
                <w:noProof/>
                <w:webHidden/>
              </w:rPr>
            </w:r>
            <w:r w:rsidRPr="00C133F3">
              <w:rPr>
                <w:rFonts w:ascii="Times New Roman" w:eastAsiaTheme="minorEastAsia" w:hAnsi="Times New Roman" w:cs="Times New Roman"/>
                <w:b w:val="0"/>
                <w:noProof/>
                <w:webHidden/>
              </w:rPr>
              <w:fldChar w:fldCharType="separate"/>
            </w:r>
            <w:r w:rsidR="00C133F3" w:rsidRPr="00C133F3">
              <w:rPr>
                <w:rFonts w:ascii="Times New Roman" w:eastAsiaTheme="minorEastAsia" w:hAnsi="Times New Roman" w:cs="Times New Roman"/>
                <w:b w:val="0"/>
                <w:noProof/>
                <w:webHidden/>
              </w:rPr>
              <w:t>67</w:t>
            </w:r>
            <w:r w:rsidRPr="00C133F3">
              <w:rPr>
                <w:rFonts w:ascii="Times New Roman" w:eastAsiaTheme="minorEastAsia" w:hAnsi="Times New Roman" w:cs="Times New Roman"/>
                <w:b w:val="0"/>
                <w:noProof/>
                <w:webHidden/>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58" w:history="1">
            <w:r w:rsidR="00C133F3" w:rsidRPr="00C133F3">
              <w:rPr>
                <w:rStyle w:val="afd"/>
                <w:rFonts w:eastAsiaTheme="minorEastAsia"/>
                <w:b w:val="0"/>
                <w:noProof/>
                <w:sz w:val="24"/>
                <w:szCs w:val="24"/>
                <w:u w:color="000000"/>
              </w:rPr>
              <w:t xml:space="preserve">7.1 </w:t>
            </w:r>
            <w:r w:rsidR="00C133F3" w:rsidRPr="00C133F3">
              <w:rPr>
                <w:rStyle w:val="afd"/>
                <w:rFonts w:eastAsiaTheme="minorEastAsia" w:hAnsiTheme="minorEastAsia"/>
                <w:b w:val="0"/>
                <w:noProof/>
                <w:sz w:val="24"/>
                <w:szCs w:val="24"/>
                <w:u w:color="000000"/>
              </w:rPr>
              <w:t>方案实施情况简述</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_Toc497203558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67</w:t>
            </w:r>
            <w:r w:rsidRPr="00C133F3">
              <w:rPr>
                <w:rFonts w:eastAsiaTheme="minorEastAsia"/>
                <w:b w:val="0"/>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59" w:history="1">
            <w:r w:rsidR="00C133F3" w:rsidRPr="00C133F3">
              <w:rPr>
                <w:rStyle w:val="afd"/>
                <w:rFonts w:eastAsiaTheme="minorEastAsia"/>
                <w:bCs/>
                <w:noProof/>
                <w:sz w:val="24"/>
                <w:szCs w:val="24"/>
              </w:rPr>
              <w:t xml:space="preserve">7.1.1 </w:t>
            </w:r>
            <w:r w:rsidR="00C133F3" w:rsidRPr="00C133F3">
              <w:rPr>
                <w:rStyle w:val="afd"/>
                <w:rFonts w:eastAsiaTheme="minorEastAsia" w:hAnsiTheme="minorEastAsia"/>
                <w:bCs/>
                <w:noProof/>
                <w:sz w:val="24"/>
                <w:szCs w:val="24"/>
              </w:rPr>
              <w:t>方案实施计划</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_Toc497203559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67</w:t>
            </w:r>
            <w:r w:rsidRPr="00C133F3">
              <w:rPr>
                <w:rFonts w:eastAsiaTheme="minorEastAsia"/>
                <w:noProof/>
                <w:webHidden/>
                <w:sz w:val="24"/>
                <w:szCs w:val="24"/>
              </w:rPr>
              <w:fldChar w:fldCharType="end"/>
            </w:r>
          </w:hyperlink>
        </w:p>
        <w:p w:rsidR="00C133F3" w:rsidRPr="00C133F3" w:rsidRDefault="000C6D43" w:rsidP="00470954">
          <w:pPr>
            <w:pStyle w:val="32"/>
            <w:tabs>
              <w:tab w:val="right" w:leader="dot" w:pos="9059"/>
            </w:tabs>
            <w:adjustRightInd w:val="0"/>
            <w:snapToGrid w:val="0"/>
            <w:spacing w:line="360" w:lineRule="auto"/>
            <w:ind w:left="0" w:firstLineChars="200" w:firstLine="400"/>
            <w:rPr>
              <w:rFonts w:eastAsiaTheme="minorEastAsia"/>
              <w:noProof/>
              <w:color w:val="auto"/>
              <w:kern w:val="2"/>
              <w:sz w:val="24"/>
              <w:szCs w:val="24"/>
            </w:rPr>
          </w:pPr>
          <w:hyperlink w:anchor="_Toc497203560" w:history="1">
            <w:r w:rsidR="00C133F3" w:rsidRPr="00C133F3">
              <w:rPr>
                <w:rStyle w:val="afd"/>
                <w:rFonts w:eastAsiaTheme="minorEastAsia"/>
                <w:bCs/>
                <w:noProof/>
                <w:sz w:val="24"/>
                <w:szCs w:val="24"/>
              </w:rPr>
              <w:t xml:space="preserve">7.1.2 </w:t>
            </w:r>
            <w:r w:rsidR="00C133F3" w:rsidRPr="00C133F3">
              <w:rPr>
                <w:rStyle w:val="afd"/>
                <w:rFonts w:eastAsiaTheme="minorEastAsia"/>
                <w:noProof/>
                <w:sz w:val="24"/>
                <w:szCs w:val="24"/>
              </w:rPr>
              <w:t>筹措</w:t>
            </w:r>
            <w:r w:rsidR="00C133F3" w:rsidRPr="00C133F3">
              <w:rPr>
                <w:rStyle w:val="afd"/>
                <w:rFonts w:eastAsiaTheme="minorEastAsia" w:hAnsiTheme="minorEastAsia"/>
                <w:bCs/>
                <w:noProof/>
                <w:sz w:val="24"/>
                <w:szCs w:val="24"/>
              </w:rPr>
              <w:t>资金</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_Toc497203560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68</w:t>
            </w:r>
            <w:r w:rsidRPr="00C133F3">
              <w:rPr>
                <w:rFonts w:eastAsiaTheme="minorEastAsia"/>
                <w:noProof/>
                <w:webHidden/>
                <w:sz w:val="24"/>
                <w:szCs w:val="24"/>
              </w:rPr>
              <w:fldChar w:fldCharType="end"/>
            </w:r>
          </w:hyperlink>
        </w:p>
        <w:p w:rsidR="00C133F3" w:rsidRPr="00C133F3" w:rsidRDefault="000C6D43" w:rsidP="00470954">
          <w:pPr>
            <w:pStyle w:val="22"/>
            <w:tabs>
              <w:tab w:val="right" w:leader="dot" w:pos="9059"/>
            </w:tabs>
            <w:adjustRightInd w:val="0"/>
            <w:snapToGrid w:val="0"/>
            <w:spacing w:before="0" w:line="360" w:lineRule="auto"/>
            <w:ind w:firstLineChars="100" w:firstLine="201"/>
            <w:rPr>
              <w:rFonts w:eastAsiaTheme="minorEastAsia"/>
              <w:b w:val="0"/>
              <w:bCs w:val="0"/>
              <w:noProof/>
              <w:color w:val="auto"/>
              <w:kern w:val="2"/>
              <w:sz w:val="24"/>
              <w:szCs w:val="24"/>
            </w:rPr>
          </w:pPr>
          <w:hyperlink w:anchor="_Toc497203561" w:history="1">
            <w:r w:rsidR="00C133F3" w:rsidRPr="00C133F3">
              <w:rPr>
                <w:rStyle w:val="afd"/>
                <w:rFonts w:eastAsiaTheme="minorEastAsia"/>
                <w:b w:val="0"/>
                <w:noProof/>
                <w:sz w:val="24"/>
                <w:szCs w:val="24"/>
                <w:u w:color="000000"/>
              </w:rPr>
              <w:t xml:space="preserve">7.2 </w:t>
            </w:r>
            <w:r w:rsidR="00C133F3" w:rsidRPr="00C133F3">
              <w:rPr>
                <w:rStyle w:val="afd"/>
                <w:rFonts w:eastAsiaTheme="minorEastAsia" w:hAnsiTheme="minorEastAsia"/>
                <w:b w:val="0"/>
                <w:noProof/>
                <w:sz w:val="24"/>
                <w:szCs w:val="24"/>
                <w:u w:color="000000"/>
              </w:rPr>
              <w:t>方案实施效果</w:t>
            </w:r>
            <w:r w:rsidR="00C133F3" w:rsidRPr="00C133F3">
              <w:rPr>
                <w:rFonts w:eastAsiaTheme="minorEastAsia"/>
                <w:b w:val="0"/>
                <w:noProof/>
                <w:webHidden/>
                <w:sz w:val="24"/>
                <w:szCs w:val="24"/>
              </w:rPr>
              <w:tab/>
            </w:r>
            <w:r w:rsidRPr="00C133F3">
              <w:rPr>
                <w:rFonts w:eastAsiaTheme="minorEastAsia"/>
                <w:b w:val="0"/>
                <w:noProof/>
                <w:webHidden/>
                <w:sz w:val="24"/>
                <w:szCs w:val="24"/>
              </w:rPr>
              <w:fldChar w:fldCharType="begin"/>
            </w:r>
            <w:r w:rsidR="00C133F3" w:rsidRPr="00C133F3">
              <w:rPr>
                <w:rFonts w:eastAsiaTheme="minorEastAsia"/>
                <w:b w:val="0"/>
                <w:noProof/>
                <w:webHidden/>
                <w:sz w:val="24"/>
                <w:szCs w:val="24"/>
              </w:rPr>
              <w:instrText xml:space="preserve"> PAGEREF _Toc497203561 \h </w:instrText>
            </w:r>
            <w:r w:rsidRPr="00C133F3">
              <w:rPr>
                <w:rFonts w:eastAsiaTheme="minorEastAsia"/>
                <w:b w:val="0"/>
                <w:noProof/>
                <w:webHidden/>
                <w:sz w:val="24"/>
                <w:szCs w:val="24"/>
              </w:rPr>
            </w:r>
            <w:r w:rsidRPr="00C133F3">
              <w:rPr>
                <w:rFonts w:eastAsiaTheme="minorEastAsia"/>
                <w:b w:val="0"/>
                <w:noProof/>
                <w:webHidden/>
                <w:sz w:val="24"/>
                <w:szCs w:val="24"/>
              </w:rPr>
              <w:fldChar w:fldCharType="separate"/>
            </w:r>
            <w:r w:rsidR="00C133F3" w:rsidRPr="00C133F3">
              <w:rPr>
                <w:rFonts w:eastAsiaTheme="minorEastAsia"/>
                <w:b w:val="0"/>
                <w:noProof/>
                <w:webHidden/>
                <w:sz w:val="24"/>
                <w:szCs w:val="24"/>
              </w:rPr>
              <w:t>68</w:t>
            </w:r>
            <w:r w:rsidRPr="00C133F3">
              <w:rPr>
                <w:rFonts w:eastAsiaTheme="minorEastAsia"/>
                <w:b w:val="0"/>
                <w:noProof/>
                <w:webHidden/>
                <w:sz w:val="24"/>
                <w:szCs w:val="24"/>
              </w:rPr>
              <w:fldChar w:fldCharType="end"/>
            </w:r>
          </w:hyperlink>
        </w:p>
        <w:p w:rsidR="00C133F3" w:rsidRDefault="000C6D43" w:rsidP="00470954">
          <w:pPr>
            <w:pStyle w:val="32"/>
            <w:tabs>
              <w:tab w:val="right" w:leader="dot" w:pos="9059"/>
            </w:tabs>
            <w:adjustRightInd w:val="0"/>
            <w:snapToGrid w:val="0"/>
            <w:spacing w:line="360" w:lineRule="auto"/>
            <w:ind w:left="0" w:firstLineChars="200" w:firstLine="400"/>
            <w:rPr>
              <w:rFonts w:asciiTheme="minorHAnsi" w:eastAsiaTheme="minorEastAsia" w:hAnsiTheme="minorHAnsi" w:cstheme="minorBidi"/>
              <w:noProof/>
              <w:color w:val="auto"/>
              <w:kern w:val="2"/>
              <w:sz w:val="21"/>
              <w:szCs w:val="22"/>
            </w:rPr>
          </w:pPr>
          <w:hyperlink w:anchor="_Toc497203562" w:history="1">
            <w:r w:rsidR="00C133F3" w:rsidRPr="00C133F3">
              <w:rPr>
                <w:rStyle w:val="afd"/>
                <w:rFonts w:eastAsiaTheme="minorEastAsia"/>
                <w:bCs/>
                <w:noProof/>
                <w:sz w:val="24"/>
                <w:szCs w:val="24"/>
              </w:rPr>
              <w:t xml:space="preserve">7.2.1 </w:t>
            </w:r>
            <w:r w:rsidR="00C133F3" w:rsidRPr="00C133F3">
              <w:rPr>
                <w:rStyle w:val="afd"/>
                <w:rFonts w:eastAsiaTheme="minorEastAsia" w:hAnsiTheme="minorEastAsia"/>
                <w:bCs/>
                <w:noProof/>
                <w:sz w:val="24"/>
                <w:szCs w:val="24"/>
              </w:rPr>
              <w:t>无</w:t>
            </w:r>
            <w:r w:rsidR="00C133F3" w:rsidRPr="00C133F3">
              <w:rPr>
                <w:rStyle w:val="afd"/>
                <w:rFonts w:eastAsiaTheme="minorEastAsia"/>
                <w:bCs/>
                <w:noProof/>
                <w:sz w:val="24"/>
                <w:szCs w:val="24"/>
              </w:rPr>
              <w:t>/</w:t>
            </w:r>
            <w:r w:rsidR="00C133F3" w:rsidRPr="00C133F3">
              <w:rPr>
                <w:rStyle w:val="afd"/>
                <w:rFonts w:eastAsiaTheme="minorEastAsia" w:hAnsiTheme="minorEastAsia"/>
                <w:bCs/>
                <w:noProof/>
                <w:sz w:val="24"/>
                <w:szCs w:val="24"/>
              </w:rPr>
              <w:t>低费方案的实施效果</w:t>
            </w:r>
            <w:r w:rsidR="00C133F3" w:rsidRPr="00C133F3">
              <w:rPr>
                <w:rFonts w:eastAsiaTheme="minorEastAsia"/>
                <w:noProof/>
                <w:webHidden/>
                <w:sz w:val="24"/>
                <w:szCs w:val="24"/>
              </w:rPr>
              <w:tab/>
            </w:r>
            <w:r w:rsidRPr="00C133F3">
              <w:rPr>
                <w:rFonts w:eastAsiaTheme="minorEastAsia"/>
                <w:noProof/>
                <w:webHidden/>
                <w:sz w:val="24"/>
                <w:szCs w:val="24"/>
              </w:rPr>
              <w:fldChar w:fldCharType="begin"/>
            </w:r>
            <w:r w:rsidR="00C133F3" w:rsidRPr="00C133F3">
              <w:rPr>
                <w:rFonts w:eastAsiaTheme="minorEastAsia"/>
                <w:noProof/>
                <w:webHidden/>
                <w:sz w:val="24"/>
                <w:szCs w:val="24"/>
              </w:rPr>
              <w:instrText xml:space="preserve"> PAGEREF _Toc497203562 \h </w:instrText>
            </w:r>
            <w:r w:rsidRPr="00C133F3">
              <w:rPr>
                <w:rFonts w:eastAsiaTheme="minorEastAsia"/>
                <w:noProof/>
                <w:webHidden/>
                <w:sz w:val="24"/>
                <w:szCs w:val="24"/>
              </w:rPr>
            </w:r>
            <w:r w:rsidRPr="00C133F3">
              <w:rPr>
                <w:rFonts w:eastAsiaTheme="minorEastAsia"/>
                <w:noProof/>
                <w:webHidden/>
                <w:sz w:val="24"/>
                <w:szCs w:val="24"/>
              </w:rPr>
              <w:fldChar w:fldCharType="separate"/>
            </w:r>
            <w:r w:rsidR="00C133F3" w:rsidRPr="00C133F3">
              <w:rPr>
                <w:rFonts w:eastAsiaTheme="minorEastAsia"/>
                <w:noProof/>
                <w:webHidden/>
                <w:sz w:val="24"/>
                <w:szCs w:val="24"/>
              </w:rPr>
              <w:t>68</w:t>
            </w:r>
            <w:r w:rsidRPr="00C133F3">
              <w:rPr>
                <w:rFonts w:eastAsiaTheme="minorEastAsia"/>
                <w:noProof/>
                <w:webHidden/>
                <w:sz w:val="24"/>
                <w:szCs w:val="24"/>
              </w:rPr>
              <w:fldChar w:fldCharType="end"/>
            </w:r>
          </w:hyperlink>
        </w:p>
        <w:p w:rsidR="00474C42" w:rsidRPr="00C75CA3" w:rsidRDefault="000C6D43" w:rsidP="00C75CA3">
          <w:pPr>
            <w:pStyle w:val="22"/>
            <w:tabs>
              <w:tab w:val="right" w:leader="dot" w:pos="9059"/>
            </w:tabs>
            <w:spacing w:before="0" w:line="360" w:lineRule="auto"/>
            <w:ind w:firstLineChars="200" w:firstLine="480"/>
            <w:rPr>
              <w:rStyle w:val="afd"/>
              <w:rFonts w:eastAsiaTheme="minorEastAsia"/>
              <w:b w:val="0"/>
              <w:sz w:val="24"/>
              <w:szCs w:val="24"/>
              <w:u w:val="none"/>
            </w:rPr>
          </w:pPr>
          <w:r w:rsidRPr="00C75CA3">
            <w:rPr>
              <w:rStyle w:val="afd"/>
              <w:rFonts w:eastAsiaTheme="minorEastAsia"/>
              <w:b w:val="0"/>
              <w:sz w:val="24"/>
              <w:szCs w:val="24"/>
              <w:u w:val="none"/>
            </w:rPr>
            <w:fldChar w:fldCharType="end"/>
          </w:r>
        </w:p>
      </w:sdtContent>
    </w:sdt>
    <w:p w:rsidR="00474C42" w:rsidRPr="000B60BF" w:rsidRDefault="002C3AB5">
      <w:pPr>
        <w:pStyle w:val="22"/>
        <w:tabs>
          <w:tab w:val="right" w:leader="dot" w:pos="9059"/>
        </w:tabs>
        <w:rPr>
          <w:rStyle w:val="afd"/>
          <w:b w:val="0"/>
          <w:color w:val="auto"/>
          <w:sz w:val="24"/>
          <w:szCs w:val="24"/>
          <w:u w:val="none"/>
        </w:rPr>
      </w:pPr>
      <w:r w:rsidRPr="000B60BF">
        <w:rPr>
          <w:rStyle w:val="afd"/>
          <w:b w:val="0"/>
          <w:color w:val="auto"/>
          <w:sz w:val="24"/>
          <w:szCs w:val="24"/>
          <w:u w:val="none"/>
        </w:rPr>
        <w:lastRenderedPageBreak/>
        <w:t>附件清单：</w:t>
      </w:r>
    </w:p>
    <w:p w:rsidR="00474C42" w:rsidRPr="000B60BF" w:rsidRDefault="002C3AB5">
      <w:pPr>
        <w:widowControl/>
        <w:autoSpaceDE w:val="0"/>
        <w:spacing w:line="460" w:lineRule="exact"/>
        <w:ind w:firstLineChars="200" w:firstLine="480"/>
        <w:textAlignment w:val="baseline"/>
        <w:rPr>
          <w:rFonts w:ascii="Times New Roman" w:hAnsi="Times New Roman"/>
          <w:sz w:val="24"/>
          <w:szCs w:val="24"/>
        </w:rPr>
      </w:pPr>
      <w:r w:rsidRPr="000B60BF">
        <w:rPr>
          <w:rFonts w:ascii="Times New Roman" w:hAnsi="Times New Roman"/>
          <w:sz w:val="24"/>
          <w:szCs w:val="24"/>
        </w:rPr>
        <w:t>1</w:t>
      </w:r>
      <w:r w:rsidRPr="000B60BF">
        <w:rPr>
          <w:rFonts w:ascii="Times New Roman" w:hAnsi="Times New Roman"/>
          <w:sz w:val="24"/>
          <w:szCs w:val="24"/>
        </w:rPr>
        <w:t>、清洁生产审核工作的咨询服务机构资质证明</w:t>
      </w:r>
    </w:p>
    <w:p w:rsidR="00474C42" w:rsidRPr="000B60BF" w:rsidRDefault="002C3AB5">
      <w:pPr>
        <w:widowControl/>
        <w:autoSpaceDE w:val="0"/>
        <w:spacing w:line="460" w:lineRule="exact"/>
        <w:ind w:firstLineChars="200" w:firstLine="480"/>
        <w:textAlignment w:val="baseline"/>
        <w:rPr>
          <w:rFonts w:ascii="Times New Roman" w:hAnsi="Times New Roman"/>
          <w:sz w:val="24"/>
          <w:szCs w:val="24"/>
        </w:rPr>
      </w:pPr>
      <w:r w:rsidRPr="000B60BF">
        <w:rPr>
          <w:rFonts w:ascii="Times New Roman" w:hAnsi="Times New Roman"/>
          <w:sz w:val="24"/>
          <w:szCs w:val="24"/>
        </w:rPr>
        <w:t>2</w:t>
      </w:r>
      <w:r w:rsidRPr="000B60BF">
        <w:rPr>
          <w:rFonts w:ascii="Times New Roman" w:hAnsi="Times New Roman"/>
          <w:sz w:val="24"/>
          <w:szCs w:val="24"/>
        </w:rPr>
        <w:t>、咨询机构与企业签订的服务合同</w:t>
      </w:r>
    </w:p>
    <w:p w:rsidR="00474C42" w:rsidRPr="000B60BF" w:rsidRDefault="002C3AB5">
      <w:pPr>
        <w:autoSpaceDE w:val="0"/>
        <w:spacing w:line="460" w:lineRule="exact"/>
        <w:ind w:firstLineChars="200" w:firstLine="480"/>
        <w:rPr>
          <w:rFonts w:ascii="Times New Roman" w:hAnsi="Times New Roman"/>
          <w:sz w:val="24"/>
          <w:szCs w:val="24"/>
        </w:rPr>
      </w:pPr>
      <w:r w:rsidRPr="000B60BF">
        <w:rPr>
          <w:rFonts w:ascii="Times New Roman" w:hAnsi="Times New Roman"/>
          <w:sz w:val="24"/>
          <w:szCs w:val="24"/>
        </w:rPr>
        <w:t>3</w:t>
      </w:r>
      <w:r w:rsidRPr="000B60BF">
        <w:rPr>
          <w:rFonts w:ascii="Times New Roman" w:hAnsi="Times New Roman"/>
          <w:sz w:val="24"/>
          <w:szCs w:val="24"/>
        </w:rPr>
        <w:t>、企业环境影响评价批复文件</w:t>
      </w:r>
    </w:p>
    <w:p w:rsidR="00474C42" w:rsidRPr="000B60BF" w:rsidRDefault="002C3AB5">
      <w:pPr>
        <w:autoSpaceDE w:val="0"/>
        <w:spacing w:line="460" w:lineRule="exact"/>
        <w:ind w:firstLineChars="200" w:firstLine="480"/>
        <w:rPr>
          <w:rFonts w:ascii="Times New Roman" w:hAnsi="Times New Roman"/>
          <w:sz w:val="24"/>
          <w:szCs w:val="24"/>
        </w:rPr>
      </w:pPr>
      <w:r w:rsidRPr="000B60BF">
        <w:rPr>
          <w:rFonts w:ascii="Times New Roman" w:hAnsi="Times New Roman"/>
          <w:sz w:val="24"/>
          <w:szCs w:val="24"/>
        </w:rPr>
        <w:t>4</w:t>
      </w:r>
      <w:r w:rsidRPr="000B60BF">
        <w:rPr>
          <w:rFonts w:ascii="Times New Roman" w:hAnsi="Times New Roman"/>
          <w:sz w:val="24"/>
          <w:szCs w:val="24"/>
        </w:rPr>
        <w:t>、</w:t>
      </w:r>
      <w:r w:rsidRPr="000B60BF">
        <w:rPr>
          <w:rFonts w:ascii="Times New Roman" w:hAnsi="Times New Roman"/>
          <w:sz w:val="24"/>
          <w:szCs w:val="24"/>
        </w:rPr>
        <w:t>“</w:t>
      </w:r>
      <w:r w:rsidRPr="000B60BF">
        <w:rPr>
          <w:rFonts w:ascii="Times New Roman" w:hAnsi="Times New Roman"/>
          <w:sz w:val="24"/>
          <w:szCs w:val="24"/>
        </w:rPr>
        <w:t>三同时</w:t>
      </w:r>
      <w:r w:rsidRPr="000B60BF">
        <w:rPr>
          <w:rFonts w:ascii="Times New Roman" w:hAnsi="Times New Roman"/>
          <w:sz w:val="24"/>
          <w:szCs w:val="24"/>
        </w:rPr>
        <w:t>”</w:t>
      </w:r>
      <w:r w:rsidRPr="000B60BF">
        <w:rPr>
          <w:rFonts w:ascii="Times New Roman" w:hAnsi="Times New Roman"/>
          <w:sz w:val="24"/>
          <w:szCs w:val="24"/>
        </w:rPr>
        <w:t>验收监测报告结论和验收意见、文件等</w:t>
      </w:r>
    </w:p>
    <w:p w:rsidR="00474C42" w:rsidRPr="000B60BF" w:rsidRDefault="002C3AB5">
      <w:pPr>
        <w:autoSpaceDE w:val="0"/>
        <w:spacing w:line="460" w:lineRule="exact"/>
        <w:ind w:firstLineChars="200" w:firstLine="480"/>
        <w:rPr>
          <w:rFonts w:ascii="Times New Roman" w:hAnsi="Times New Roman"/>
          <w:sz w:val="24"/>
          <w:szCs w:val="24"/>
        </w:rPr>
      </w:pPr>
      <w:r w:rsidRPr="000B60BF">
        <w:rPr>
          <w:rFonts w:ascii="Times New Roman" w:hAnsi="Times New Roman"/>
          <w:sz w:val="24"/>
          <w:szCs w:val="24"/>
        </w:rPr>
        <w:t>5</w:t>
      </w:r>
      <w:r w:rsidRPr="000B60BF">
        <w:rPr>
          <w:rFonts w:ascii="Times New Roman" w:hAnsi="Times New Roman"/>
          <w:sz w:val="24"/>
          <w:szCs w:val="24"/>
        </w:rPr>
        <w:t>、审核前环境监测报告</w:t>
      </w:r>
    </w:p>
    <w:p w:rsidR="00474C42" w:rsidRPr="000B60BF" w:rsidRDefault="002C3AB5">
      <w:pPr>
        <w:autoSpaceDE w:val="0"/>
        <w:spacing w:line="460" w:lineRule="exact"/>
        <w:ind w:firstLineChars="200" w:firstLine="480"/>
        <w:rPr>
          <w:rFonts w:ascii="Times New Roman" w:hAnsi="Times New Roman"/>
          <w:sz w:val="24"/>
          <w:szCs w:val="24"/>
        </w:rPr>
      </w:pPr>
      <w:r w:rsidRPr="000B60BF">
        <w:rPr>
          <w:rFonts w:ascii="Times New Roman" w:hAnsi="Times New Roman"/>
          <w:sz w:val="24"/>
          <w:szCs w:val="24"/>
        </w:rPr>
        <w:t>6</w:t>
      </w:r>
      <w:r w:rsidRPr="000B60BF">
        <w:rPr>
          <w:rFonts w:ascii="Times New Roman" w:hAnsi="Times New Roman"/>
          <w:sz w:val="24"/>
          <w:szCs w:val="24"/>
        </w:rPr>
        <w:t>、危废经营许可证</w:t>
      </w:r>
    </w:p>
    <w:p w:rsidR="00474C42" w:rsidRPr="000B60BF" w:rsidRDefault="002C3AB5">
      <w:pPr>
        <w:autoSpaceDE w:val="0"/>
        <w:spacing w:line="460" w:lineRule="exact"/>
        <w:ind w:firstLineChars="200" w:firstLine="480"/>
        <w:rPr>
          <w:rFonts w:ascii="Times New Roman" w:hAnsi="Times New Roman"/>
          <w:sz w:val="24"/>
          <w:szCs w:val="24"/>
        </w:rPr>
      </w:pPr>
      <w:r w:rsidRPr="000B60BF">
        <w:rPr>
          <w:rFonts w:ascii="Times New Roman" w:hAnsi="Times New Roman"/>
          <w:sz w:val="24"/>
          <w:szCs w:val="24"/>
        </w:rPr>
        <w:t>7</w:t>
      </w:r>
      <w:r w:rsidRPr="000B60BF">
        <w:rPr>
          <w:rFonts w:ascii="Times New Roman" w:hAnsi="Times New Roman"/>
          <w:sz w:val="24"/>
          <w:szCs w:val="24"/>
        </w:rPr>
        <w:t>、企业成立清洁生产审核工作小组的文件</w:t>
      </w:r>
    </w:p>
    <w:p w:rsidR="00474C42" w:rsidRPr="000B60BF" w:rsidRDefault="002C3AB5">
      <w:pPr>
        <w:autoSpaceDE w:val="0"/>
        <w:spacing w:line="460" w:lineRule="exact"/>
        <w:ind w:firstLineChars="200" w:firstLine="480"/>
        <w:rPr>
          <w:rFonts w:ascii="Times New Roman" w:hAnsi="Times New Roman"/>
          <w:sz w:val="24"/>
          <w:szCs w:val="24"/>
        </w:rPr>
      </w:pPr>
      <w:r w:rsidRPr="000B60BF">
        <w:rPr>
          <w:rFonts w:ascii="Times New Roman" w:hAnsi="Times New Roman"/>
          <w:sz w:val="24"/>
          <w:szCs w:val="24"/>
        </w:rPr>
        <w:t>8</w:t>
      </w:r>
      <w:r w:rsidRPr="000B60BF">
        <w:rPr>
          <w:rFonts w:ascii="Times New Roman" w:hAnsi="Times New Roman"/>
          <w:sz w:val="24"/>
          <w:szCs w:val="24"/>
        </w:rPr>
        <w:t>、人员培训情况记录表</w:t>
      </w:r>
    </w:p>
    <w:p w:rsidR="00474C42" w:rsidRPr="000B60BF" w:rsidRDefault="002C3AB5">
      <w:pPr>
        <w:autoSpaceDE w:val="0"/>
        <w:spacing w:line="460" w:lineRule="exact"/>
        <w:ind w:firstLineChars="200" w:firstLine="480"/>
        <w:rPr>
          <w:rFonts w:ascii="Times New Roman" w:hAnsi="Times New Roman"/>
          <w:sz w:val="28"/>
          <w:szCs w:val="28"/>
        </w:rPr>
        <w:sectPr w:rsidR="00474C42" w:rsidRPr="000B60BF">
          <w:headerReference w:type="default" r:id="rId12"/>
          <w:footerReference w:type="default" r:id="rId13"/>
          <w:pgSz w:w="11905" w:h="16837"/>
          <w:pgMar w:top="1418" w:right="1418" w:bottom="1418" w:left="1418" w:header="851" w:footer="992" w:gutter="0"/>
          <w:pgNumType w:fmt="upperRoman" w:start="1"/>
          <w:cols w:space="720"/>
        </w:sectPr>
      </w:pPr>
      <w:r w:rsidRPr="000B60BF">
        <w:rPr>
          <w:rFonts w:ascii="Times New Roman" w:hAnsi="Times New Roman"/>
          <w:sz w:val="24"/>
          <w:szCs w:val="24"/>
        </w:rPr>
        <w:t>9</w:t>
      </w:r>
      <w:r w:rsidRPr="000B60BF">
        <w:rPr>
          <w:rFonts w:ascii="Times New Roman" w:hAnsi="Times New Roman"/>
          <w:sz w:val="24"/>
          <w:szCs w:val="24"/>
        </w:rPr>
        <w:t>、企业危险废物委托处置协议以及危废处理单位资质</w:t>
      </w:r>
    </w:p>
    <w:p w:rsidR="00474C42" w:rsidRPr="000B60BF" w:rsidRDefault="002C3AB5">
      <w:pPr>
        <w:keepNext/>
        <w:keepLines/>
        <w:widowControl/>
        <w:spacing w:line="520" w:lineRule="exact"/>
        <w:textAlignment w:val="baseline"/>
        <w:outlineLvl w:val="0"/>
        <w:rPr>
          <w:rFonts w:ascii="Times New Roman" w:eastAsiaTheme="minorEastAsia" w:hAnsi="Times New Roman"/>
          <w:b/>
          <w:bCs/>
          <w:kern w:val="44"/>
          <w:sz w:val="32"/>
          <w:szCs w:val="32"/>
          <w:u w:color="000000"/>
        </w:rPr>
      </w:pPr>
      <w:bookmarkStart w:id="0" w:name="_Toc345404081"/>
      <w:bookmarkStart w:id="1" w:name="_Toc497203476"/>
      <w:r w:rsidRPr="000B60BF">
        <w:rPr>
          <w:rFonts w:ascii="Times New Roman" w:eastAsiaTheme="minorEastAsia" w:hAnsi="Times New Roman"/>
          <w:b/>
          <w:bCs/>
          <w:kern w:val="44"/>
          <w:sz w:val="32"/>
          <w:szCs w:val="32"/>
          <w:u w:color="000000"/>
        </w:rPr>
        <w:lastRenderedPageBreak/>
        <w:t xml:space="preserve">1 </w:t>
      </w:r>
      <w:r w:rsidRPr="000B60BF">
        <w:rPr>
          <w:rFonts w:ascii="Times New Roman" w:eastAsiaTheme="minorEastAsia" w:hAnsi="Times New Roman"/>
          <w:b/>
          <w:bCs/>
          <w:kern w:val="44"/>
          <w:sz w:val="32"/>
          <w:szCs w:val="32"/>
          <w:u w:color="000000"/>
        </w:rPr>
        <w:t>序论</w:t>
      </w:r>
      <w:bookmarkEnd w:id="0"/>
      <w:bookmarkEnd w:id="1"/>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2" w:name="_Toc345404082"/>
      <w:bookmarkStart w:id="3" w:name="_Toc497203477"/>
      <w:r w:rsidRPr="000B60BF">
        <w:rPr>
          <w:rFonts w:ascii="Times New Roman" w:hAnsi="Times New Roman"/>
          <w:b/>
          <w:bCs/>
          <w:kern w:val="0"/>
          <w:sz w:val="28"/>
          <w:szCs w:val="28"/>
          <w:u w:color="000000"/>
        </w:rPr>
        <w:t xml:space="preserve">1.1 </w:t>
      </w:r>
      <w:r w:rsidRPr="000B60BF">
        <w:rPr>
          <w:rFonts w:ascii="Times New Roman" w:hAnsi="Times New Roman"/>
          <w:b/>
          <w:bCs/>
          <w:kern w:val="0"/>
          <w:sz w:val="28"/>
          <w:szCs w:val="28"/>
          <w:u w:color="000000"/>
        </w:rPr>
        <w:t>企业基本信息</w:t>
      </w:r>
      <w:bookmarkEnd w:id="2"/>
      <w:bookmarkEnd w:id="3"/>
    </w:p>
    <w:p w:rsidR="00474C42" w:rsidRPr="000B60BF" w:rsidRDefault="002C3AB5">
      <w:pPr>
        <w:pStyle w:val="20"/>
        <w:spacing w:line="520" w:lineRule="exact"/>
        <w:ind w:firstLineChars="200" w:firstLine="560"/>
        <w:rPr>
          <w:rFonts w:ascii="Times New Roman"/>
          <w:color w:val="auto"/>
          <w:szCs w:val="28"/>
        </w:rPr>
      </w:pPr>
      <w:r w:rsidRPr="000B60BF">
        <w:rPr>
          <w:rFonts w:ascii="Times New Roman"/>
          <w:color w:val="auto"/>
          <w:szCs w:val="28"/>
        </w:rPr>
        <w:t>公司的基本情况汇总见表</w:t>
      </w:r>
      <w:r w:rsidRPr="000B60BF">
        <w:rPr>
          <w:rFonts w:ascii="Times New Roman"/>
          <w:color w:val="auto"/>
          <w:szCs w:val="28"/>
        </w:rPr>
        <w:t>1.1-1</w:t>
      </w:r>
      <w:r w:rsidRPr="000B60BF">
        <w:rPr>
          <w:rFonts w:ascii="Times New Roman"/>
          <w:color w:val="auto"/>
          <w:szCs w:val="28"/>
        </w:rPr>
        <w:t>。</w:t>
      </w:r>
    </w:p>
    <w:p w:rsidR="00474C42" w:rsidRPr="000B60BF" w:rsidRDefault="002C3AB5">
      <w:pPr>
        <w:spacing w:line="520" w:lineRule="exact"/>
        <w:jc w:val="center"/>
        <w:rPr>
          <w:rFonts w:ascii="Times New Roman" w:hAnsi="Times New Roman"/>
          <w:b/>
          <w:sz w:val="24"/>
        </w:rPr>
      </w:pPr>
      <w:r w:rsidRPr="000B60BF">
        <w:rPr>
          <w:rFonts w:ascii="Times New Roman" w:hAnsi="Times New Roman"/>
          <w:b/>
          <w:sz w:val="24"/>
        </w:rPr>
        <w:t>表</w:t>
      </w:r>
      <w:r w:rsidRPr="000B60BF">
        <w:rPr>
          <w:rFonts w:ascii="Times New Roman" w:hAnsi="Times New Roman"/>
          <w:b/>
          <w:sz w:val="24"/>
        </w:rPr>
        <w:t xml:space="preserve">1.1-1  </w:t>
      </w:r>
      <w:r w:rsidRPr="000B60BF">
        <w:rPr>
          <w:rFonts w:ascii="Times New Roman" w:hAnsi="Times New Roman"/>
          <w:b/>
          <w:sz w:val="24"/>
        </w:rPr>
        <w:t>公司基本信息汇总表</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tblPr>
      <w:tblGrid>
        <w:gridCol w:w="1922"/>
        <w:gridCol w:w="3093"/>
        <w:gridCol w:w="1382"/>
        <w:gridCol w:w="2675"/>
      </w:tblGrid>
      <w:tr w:rsidR="00474C42" w:rsidRPr="000B60BF">
        <w:trPr>
          <w:trHeight w:val="20"/>
          <w:jc w:val="center"/>
        </w:trPr>
        <w:tc>
          <w:tcPr>
            <w:tcW w:w="1922" w:type="dxa"/>
            <w:tcBorders>
              <w:top w:val="single" w:sz="12" w:space="0" w:color="auto"/>
              <w:bottom w:val="single" w:sz="4" w:space="0" w:color="auto"/>
            </w:tcBorders>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企业名称</w:t>
            </w:r>
          </w:p>
        </w:tc>
        <w:tc>
          <w:tcPr>
            <w:tcW w:w="3093" w:type="dxa"/>
            <w:tcBorders>
              <w:top w:val="single" w:sz="12" w:space="0" w:color="auto"/>
              <w:bottom w:val="single" w:sz="4" w:space="0" w:color="auto"/>
            </w:tcBorders>
            <w:vAlign w:val="center"/>
          </w:tcPr>
          <w:p w:rsidR="00474C42" w:rsidRPr="000B60BF" w:rsidRDefault="007E791A">
            <w:pPr>
              <w:widowControl/>
              <w:jc w:val="center"/>
              <w:textAlignment w:val="baseline"/>
              <w:rPr>
                <w:rFonts w:ascii="Times New Roman" w:hAnsi="Times New Roman"/>
                <w:szCs w:val="21"/>
              </w:rPr>
            </w:pPr>
            <w:r>
              <w:rPr>
                <w:rFonts w:ascii="Times New Roman" w:hAnsi="Times New Roman"/>
                <w:kern w:val="0"/>
                <w:szCs w:val="21"/>
                <w:u w:color="000000"/>
              </w:rPr>
              <w:t>苏州市兴邦化学建材有限公司</w:t>
            </w:r>
          </w:p>
        </w:tc>
        <w:tc>
          <w:tcPr>
            <w:tcW w:w="1382" w:type="dxa"/>
            <w:tcBorders>
              <w:top w:val="single" w:sz="12" w:space="0" w:color="auto"/>
              <w:bottom w:val="single" w:sz="4" w:space="0" w:color="auto"/>
            </w:tcBorders>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法人代表</w:t>
            </w:r>
          </w:p>
        </w:tc>
        <w:tc>
          <w:tcPr>
            <w:tcW w:w="2675" w:type="dxa"/>
            <w:tcBorders>
              <w:top w:val="single" w:sz="12" w:space="0" w:color="auto"/>
              <w:bottom w:val="single" w:sz="4" w:space="0" w:color="auto"/>
            </w:tcBorders>
            <w:vAlign w:val="center"/>
          </w:tcPr>
          <w:p w:rsidR="00474C42" w:rsidRPr="000B60BF" w:rsidRDefault="00FE0852">
            <w:pPr>
              <w:widowControl/>
              <w:jc w:val="center"/>
              <w:textAlignment w:val="baseline"/>
              <w:rPr>
                <w:rFonts w:ascii="Times New Roman" w:hAnsi="Times New Roman"/>
                <w:szCs w:val="21"/>
              </w:rPr>
            </w:pPr>
            <w:r>
              <w:rPr>
                <w:rFonts w:ascii="Times New Roman" w:hAnsi="Times New Roman" w:hint="eastAsia"/>
                <w:kern w:val="0"/>
                <w:szCs w:val="21"/>
                <w:u w:color="000000"/>
              </w:rPr>
              <w:t>毛荣良</w:t>
            </w:r>
          </w:p>
        </w:tc>
      </w:tr>
      <w:tr w:rsidR="00474C42" w:rsidRPr="000B60BF">
        <w:trPr>
          <w:trHeight w:val="20"/>
          <w:jc w:val="center"/>
        </w:trPr>
        <w:tc>
          <w:tcPr>
            <w:tcW w:w="1922" w:type="dxa"/>
            <w:tcBorders>
              <w:top w:val="single" w:sz="4" w:space="0" w:color="auto"/>
            </w:tcBorders>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企业性质</w:t>
            </w:r>
          </w:p>
        </w:tc>
        <w:tc>
          <w:tcPr>
            <w:tcW w:w="3093" w:type="dxa"/>
            <w:tcBorders>
              <w:top w:val="single" w:sz="4" w:space="0" w:color="auto"/>
            </w:tcBorders>
            <w:vAlign w:val="center"/>
          </w:tcPr>
          <w:p w:rsidR="00474C42" w:rsidRPr="000B60BF" w:rsidRDefault="002C3AB5">
            <w:pPr>
              <w:pStyle w:val="af9"/>
              <w:spacing w:before="100" w:beforeAutospacing="1" w:after="100" w:afterAutospacing="1" w:line="240" w:lineRule="auto"/>
              <w:ind w:left="102" w:firstLine="0"/>
              <w:jc w:val="center"/>
              <w:rPr>
                <w:rFonts w:ascii="Times New Roman"/>
                <w:color w:val="auto"/>
                <w:sz w:val="21"/>
                <w:szCs w:val="21"/>
              </w:rPr>
            </w:pPr>
            <w:r w:rsidRPr="000B60BF">
              <w:rPr>
                <w:rFonts w:ascii="Times New Roman"/>
                <w:color w:val="auto"/>
                <w:sz w:val="21"/>
                <w:szCs w:val="21"/>
              </w:rPr>
              <w:t>民营</w:t>
            </w:r>
          </w:p>
        </w:tc>
        <w:tc>
          <w:tcPr>
            <w:tcW w:w="1382" w:type="dxa"/>
            <w:tcBorders>
              <w:top w:val="single" w:sz="4" w:space="0" w:color="auto"/>
            </w:tcBorders>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所属行业</w:t>
            </w:r>
          </w:p>
        </w:tc>
        <w:tc>
          <w:tcPr>
            <w:tcW w:w="2675" w:type="dxa"/>
            <w:tcBorders>
              <w:top w:val="single" w:sz="4" w:space="0" w:color="auto"/>
            </w:tcBorders>
            <w:vAlign w:val="center"/>
          </w:tcPr>
          <w:p w:rsidR="00474C42" w:rsidRPr="000B60BF" w:rsidRDefault="00FE0852">
            <w:pPr>
              <w:widowControl/>
              <w:jc w:val="center"/>
              <w:textAlignment w:val="baseline"/>
              <w:rPr>
                <w:rFonts w:ascii="Times New Roman" w:hAnsi="Times New Roman"/>
                <w:szCs w:val="21"/>
              </w:rPr>
            </w:pPr>
            <w:r>
              <w:rPr>
                <w:rFonts w:ascii="Times New Roman" w:hAnsi="Times New Roman" w:hint="eastAsia"/>
                <w:kern w:val="0"/>
                <w:szCs w:val="21"/>
                <w:u w:color="000000"/>
              </w:rPr>
              <w:t>化工</w:t>
            </w:r>
          </w:p>
        </w:tc>
      </w:tr>
      <w:tr w:rsidR="00474C42" w:rsidRPr="000B60B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企业地址</w:t>
            </w:r>
          </w:p>
        </w:tc>
        <w:tc>
          <w:tcPr>
            <w:tcW w:w="3093" w:type="dxa"/>
            <w:vAlign w:val="center"/>
          </w:tcPr>
          <w:p w:rsidR="00474C42" w:rsidRPr="000B60BF" w:rsidRDefault="0043359F" w:rsidP="008B1FDE">
            <w:pPr>
              <w:widowControl/>
              <w:jc w:val="center"/>
              <w:textAlignment w:val="baseline"/>
              <w:rPr>
                <w:rFonts w:ascii="Times New Roman" w:hAnsi="Times New Roman"/>
                <w:szCs w:val="21"/>
              </w:rPr>
            </w:pPr>
            <w:r>
              <w:rPr>
                <w:rFonts w:ascii="Times New Roman" w:hAnsi="Times New Roman" w:hint="eastAsia"/>
                <w:szCs w:val="21"/>
              </w:rPr>
              <w:t>苏州市相城区望亭镇新华</w:t>
            </w:r>
            <w:r w:rsidR="008B1FDE">
              <w:rPr>
                <w:rFonts w:ascii="Times New Roman" w:hAnsi="Times New Roman" w:hint="eastAsia"/>
                <w:szCs w:val="21"/>
              </w:rPr>
              <w:t>开发区</w:t>
            </w:r>
          </w:p>
        </w:tc>
        <w:tc>
          <w:tcPr>
            <w:tcW w:w="138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邮政编码</w:t>
            </w:r>
          </w:p>
        </w:tc>
        <w:tc>
          <w:tcPr>
            <w:tcW w:w="2675" w:type="dxa"/>
            <w:vAlign w:val="center"/>
          </w:tcPr>
          <w:p w:rsidR="00474C42" w:rsidRPr="000B60BF" w:rsidRDefault="002C3AB5" w:rsidP="00FE0852">
            <w:pPr>
              <w:widowControl/>
              <w:jc w:val="center"/>
              <w:textAlignment w:val="baseline"/>
              <w:rPr>
                <w:rFonts w:ascii="Times New Roman" w:hAnsi="Times New Roman"/>
                <w:szCs w:val="21"/>
              </w:rPr>
            </w:pPr>
            <w:r w:rsidRPr="000B60BF">
              <w:rPr>
                <w:rFonts w:ascii="Times New Roman" w:hAnsi="Times New Roman"/>
                <w:kern w:val="0"/>
                <w:szCs w:val="21"/>
                <w:u w:color="000000"/>
              </w:rPr>
              <w:t>2151</w:t>
            </w:r>
            <w:r w:rsidR="00FE0852">
              <w:rPr>
                <w:rFonts w:ascii="Times New Roman" w:hAnsi="Times New Roman" w:hint="eastAsia"/>
                <w:kern w:val="0"/>
                <w:szCs w:val="21"/>
                <w:u w:color="000000"/>
              </w:rPr>
              <w:t>55</w:t>
            </w:r>
          </w:p>
        </w:tc>
      </w:tr>
      <w:tr w:rsidR="00474C42" w:rsidRPr="000B60B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联系电话</w:t>
            </w:r>
          </w:p>
        </w:tc>
        <w:tc>
          <w:tcPr>
            <w:tcW w:w="3093" w:type="dxa"/>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hint="eastAsia"/>
                <w:szCs w:val="21"/>
              </w:rPr>
              <w:t>051266708227</w:t>
            </w:r>
          </w:p>
        </w:tc>
        <w:tc>
          <w:tcPr>
            <w:tcW w:w="138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传</w:t>
            </w:r>
            <w:r w:rsidRPr="000B60BF">
              <w:rPr>
                <w:rFonts w:ascii="Times New Roman" w:hAnsi="Times New Roman"/>
                <w:kern w:val="0"/>
                <w:szCs w:val="21"/>
                <w:u w:color="000000"/>
              </w:rPr>
              <w:t xml:space="preserve"> </w:t>
            </w:r>
            <w:r w:rsidRPr="000B60BF">
              <w:rPr>
                <w:rFonts w:ascii="Times New Roman" w:hAnsi="Times New Roman"/>
                <w:kern w:val="0"/>
                <w:szCs w:val="21"/>
                <w:u w:color="000000"/>
              </w:rPr>
              <w:t>真</w:t>
            </w:r>
          </w:p>
        </w:tc>
        <w:tc>
          <w:tcPr>
            <w:tcW w:w="2675" w:type="dxa"/>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hint="eastAsia"/>
                <w:szCs w:val="21"/>
              </w:rPr>
              <w:t>66707193</w:t>
            </w:r>
          </w:p>
        </w:tc>
      </w:tr>
      <w:tr w:rsidR="00474C42" w:rsidRPr="000B60B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联系人</w:t>
            </w:r>
          </w:p>
        </w:tc>
        <w:tc>
          <w:tcPr>
            <w:tcW w:w="3093" w:type="dxa"/>
            <w:vAlign w:val="center"/>
          </w:tcPr>
          <w:p w:rsidR="00474C42" w:rsidRPr="000B60BF" w:rsidRDefault="00A30BF1" w:rsidP="00CF1DA7">
            <w:pPr>
              <w:widowControl/>
              <w:jc w:val="center"/>
              <w:textAlignment w:val="baseline"/>
              <w:rPr>
                <w:rFonts w:ascii="Times New Roman" w:hAnsi="Times New Roman"/>
                <w:szCs w:val="21"/>
              </w:rPr>
            </w:pPr>
            <w:r>
              <w:rPr>
                <w:rFonts w:ascii="Times New Roman" w:hAnsi="Times New Roman" w:hint="eastAsia"/>
                <w:kern w:val="0"/>
                <w:szCs w:val="21"/>
                <w:u w:color="000000"/>
              </w:rPr>
              <w:t>朱华</w:t>
            </w:r>
            <w:r w:rsidR="00CF1DA7">
              <w:rPr>
                <w:rFonts w:ascii="Times New Roman" w:hAnsi="Times New Roman" w:hint="eastAsia"/>
                <w:kern w:val="0"/>
                <w:szCs w:val="21"/>
                <w:u w:color="000000"/>
              </w:rPr>
              <w:t>荣</w:t>
            </w:r>
          </w:p>
        </w:tc>
        <w:tc>
          <w:tcPr>
            <w:tcW w:w="138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手</w:t>
            </w:r>
            <w:r w:rsidRPr="000B60BF">
              <w:rPr>
                <w:rFonts w:ascii="Times New Roman" w:hAnsi="Times New Roman"/>
                <w:kern w:val="0"/>
                <w:szCs w:val="21"/>
                <w:u w:color="000000"/>
              </w:rPr>
              <w:t xml:space="preserve"> </w:t>
            </w:r>
            <w:r w:rsidRPr="000B60BF">
              <w:rPr>
                <w:rFonts w:ascii="Times New Roman" w:hAnsi="Times New Roman"/>
                <w:kern w:val="0"/>
                <w:szCs w:val="21"/>
                <w:u w:color="000000"/>
              </w:rPr>
              <w:t>机</w:t>
            </w:r>
          </w:p>
        </w:tc>
        <w:tc>
          <w:tcPr>
            <w:tcW w:w="2675" w:type="dxa"/>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hint="eastAsia"/>
                <w:szCs w:val="21"/>
              </w:rPr>
              <w:t>13701419937</w:t>
            </w:r>
          </w:p>
        </w:tc>
      </w:tr>
      <w:tr w:rsidR="00474C42" w:rsidRPr="000B60B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企业</w:t>
            </w:r>
            <w:r w:rsidR="006B2C92" w:rsidRPr="000B60BF">
              <w:rPr>
                <w:rFonts w:ascii="Times New Roman" w:hAnsi="Times New Roman"/>
                <w:kern w:val="0"/>
                <w:szCs w:val="21"/>
                <w:u w:color="000000"/>
              </w:rPr>
              <w:t>总投资额</w:t>
            </w:r>
          </w:p>
        </w:tc>
        <w:tc>
          <w:tcPr>
            <w:tcW w:w="3093" w:type="dxa"/>
            <w:vAlign w:val="center"/>
          </w:tcPr>
          <w:p w:rsidR="00474C42" w:rsidRPr="000B60BF" w:rsidRDefault="0043359F" w:rsidP="00A30BF1">
            <w:pPr>
              <w:widowControl/>
              <w:jc w:val="center"/>
              <w:textAlignment w:val="baseline"/>
              <w:rPr>
                <w:rFonts w:ascii="Times New Roman" w:hAnsi="Times New Roman"/>
                <w:szCs w:val="21"/>
              </w:rPr>
            </w:pPr>
            <w:r>
              <w:rPr>
                <w:rFonts w:ascii="Times New Roman" w:hAnsi="Times New Roman" w:hint="eastAsia"/>
                <w:kern w:val="0"/>
                <w:szCs w:val="21"/>
                <w:u w:color="000000"/>
              </w:rPr>
              <w:t>3000</w:t>
            </w:r>
            <w:r w:rsidR="002C3AB5" w:rsidRPr="000B60BF">
              <w:rPr>
                <w:rFonts w:ascii="Times New Roman" w:hAnsi="Times New Roman"/>
                <w:kern w:val="0"/>
                <w:szCs w:val="21"/>
                <w:u w:color="000000"/>
              </w:rPr>
              <w:t>万</w:t>
            </w:r>
          </w:p>
        </w:tc>
        <w:tc>
          <w:tcPr>
            <w:tcW w:w="1382" w:type="dxa"/>
            <w:vAlign w:val="center"/>
          </w:tcPr>
          <w:p w:rsidR="00474C42" w:rsidRPr="000B60BF" w:rsidRDefault="00BE0FE8">
            <w:pPr>
              <w:widowControl/>
              <w:jc w:val="center"/>
              <w:textAlignment w:val="baseline"/>
              <w:rPr>
                <w:rFonts w:ascii="Times New Roman" w:hAnsi="Times New Roman"/>
                <w:szCs w:val="21"/>
              </w:rPr>
            </w:pPr>
            <w:r>
              <w:rPr>
                <w:rFonts w:ascii="Times New Roman" w:hAnsi="Times New Roman" w:hint="eastAsia"/>
                <w:kern w:val="0"/>
                <w:szCs w:val="21"/>
                <w:u w:color="000000"/>
              </w:rPr>
              <w:t>环保投资</w:t>
            </w:r>
          </w:p>
        </w:tc>
        <w:tc>
          <w:tcPr>
            <w:tcW w:w="2675" w:type="dxa"/>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hint="eastAsia"/>
                <w:kern w:val="0"/>
                <w:szCs w:val="21"/>
                <w:u w:color="000000"/>
              </w:rPr>
              <w:t>150</w:t>
            </w:r>
            <w:r w:rsidR="002C3AB5" w:rsidRPr="000B60BF">
              <w:rPr>
                <w:rFonts w:ascii="Times New Roman" w:hAnsi="Times New Roman"/>
                <w:kern w:val="0"/>
                <w:szCs w:val="21"/>
                <w:u w:color="000000"/>
              </w:rPr>
              <w:t>万</w:t>
            </w:r>
          </w:p>
        </w:tc>
      </w:tr>
      <w:tr w:rsidR="00474C42" w:rsidRPr="000B60B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企业成立日期</w:t>
            </w:r>
          </w:p>
        </w:tc>
        <w:tc>
          <w:tcPr>
            <w:tcW w:w="3093" w:type="dxa"/>
            <w:vAlign w:val="center"/>
          </w:tcPr>
          <w:p w:rsidR="00474C42" w:rsidRPr="000B60BF" w:rsidRDefault="002C3AB5" w:rsidP="00FE0852">
            <w:pPr>
              <w:widowControl/>
              <w:jc w:val="center"/>
              <w:textAlignment w:val="baseline"/>
              <w:rPr>
                <w:rFonts w:ascii="Times New Roman" w:hAnsi="Times New Roman"/>
                <w:szCs w:val="21"/>
              </w:rPr>
            </w:pPr>
            <w:r w:rsidRPr="000B60BF">
              <w:rPr>
                <w:rFonts w:ascii="Times New Roman" w:hAnsi="Times New Roman"/>
                <w:szCs w:val="21"/>
              </w:rPr>
              <w:t>200</w:t>
            </w:r>
            <w:r w:rsidR="00FE0852">
              <w:rPr>
                <w:rFonts w:ascii="Times New Roman" w:hAnsi="Times New Roman" w:hint="eastAsia"/>
                <w:szCs w:val="21"/>
              </w:rPr>
              <w:t>1</w:t>
            </w:r>
            <w:r w:rsidR="0043359F">
              <w:rPr>
                <w:rFonts w:ascii="Times New Roman" w:hAnsi="Times New Roman" w:hint="eastAsia"/>
                <w:szCs w:val="21"/>
              </w:rPr>
              <w:t>年</w:t>
            </w:r>
          </w:p>
        </w:tc>
        <w:tc>
          <w:tcPr>
            <w:tcW w:w="138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企业投产日期</w:t>
            </w:r>
          </w:p>
        </w:tc>
        <w:tc>
          <w:tcPr>
            <w:tcW w:w="2675" w:type="dxa"/>
            <w:vAlign w:val="center"/>
          </w:tcPr>
          <w:p w:rsidR="00474C42" w:rsidRPr="000B60BF" w:rsidRDefault="002C3AB5" w:rsidP="00FE0852">
            <w:pPr>
              <w:widowControl/>
              <w:jc w:val="center"/>
              <w:textAlignment w:val="baseline"/>
              <w:rPr>
                <w:rFonts w:ascii="Times New Roman" w:hAnsi="Times New Roman"/>
                <w:szCs w:val="21"/>
              </w:rPr>
            </w:pPr>
            <w:r w:rsidRPr="000B60BF">
              <w:rPr>
                <w:rFonts w:ascii="Times New Roman" w:hAnsi="Times New Roman"/>
                <w:szCs w:val="21"/>
              </w:rPr>
              <w:t>200</w:t>
            </w:r>
            <w:r w:rsidR="00FE0852">
              <w:rPr>
                <w:rFonts w:ascii="Times New Roman" w:hAnsi="Times New Roman" w:hint="eastAsia"/>
                <w:szCs w:val="21"/>
              </w:rPr>
              <w:t>1</w:t>
            </w:r>
            <w:r w:rsidR="0043359F">
              <w:rPr>
                <w:rFonts w:ascii="Times New Roman" w:hAnsi="Times New Roman" w:hint="eastAsia"/>
                <w:szCs w:val="21"/>
              </w:rPr>
              <w:t>年</w:t>
            </w:r>
          </w:p>
        </w:tc>
      </w:tr>
      <w:tr w:rsidR="00474C42" w:rsidRPr="000B60BF">
        <w:trPr>
          <w:trHeight w:val="20"/>
          <w:jc w:val="center"/>
        </w:trPr>
        <w:tc>
          <w:tcPr>
            <w:tcW w:w="1922" w:type="dxa"/>
            <w:vAlign w:val="center"/>
          </w:tcPr>
          <w:p w:rsidR="00474C42" w:rsidRPr="000B60BF" w:rsidRDefault="00FE0852">
            <w:pPr>
              <w:widowControl/>
              <w:jc w:val="center"/>
              <w:textAlignment w:val="baseline"/>
              <w:rPr>
                <w:rFonts w:ascii="Times New Roman" w:hAnsi="Times New Roman"/>
                <w:szCs w:val="21"/>
              </w:rPr>
            </w:pPr>
            <w:r>
              <w:rPr>
                <w:rFonts w:ascii="Times New Roman" w:hAnsi="Times New Roman"/>
                <w:kern w:val="0"/>
                <w:szCs w:val="21"/>
                <w:u w:color="000000"/>
              </w:rPr>
              <w:t>201</w:t>
            </w:r>
            <w:r>
              <w:rPr>
                <w:rFonts w:ascii="Times New Roman" w:hAnsi="Times New Roman" w:hint="eastAsia"/>
                <w:kern w:val="0"/>
                <w:szCs w:val="21"/>
                <w:u w:color="000000"/>
              </w:rPr>
              <w:t>6</w:t>
            </w:r>
            <w:r w:rsidR="002C3AB5" w:rsidRPr="000B60BF">
              <w:rPr>
                <w:rFonts w:ascii="Times New Roman" w:hAnsi="Times New Roman"/>
                <w:kern w:val="0"/>
                <w:szCs w:val="21"/>
                <w:u w:color="000000"/>
              </w:rPr>
              <w:t>年产值</w:t>
            </w:r>
          </w:p>
        </w:tc>
        <w:tc>
          <w:tcPr>
            <w:tcW w:w="3093" w:type="dxa"/>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hint="eastAsia"/>
                <w:kern w:val="0"/>
                <w:szCs w:val="21"/>
                <w:u w:color="000000"/>
              </w:rPr>
              <w:t>6823</w:t>
            </w:r>
            <w:r w:rsidR="002C3AB5" w:rsidRPr="000B60BF">
              <w:rPr>
                <w:rFonts w:ascii="Times New Roman" w:hAnsi="Times New Roman"/>
                <w:kern w:val="0"/>
                <w:szCs w:val="21"/>
                <w:u w:color="000000"/>
              </w:rPr>
              <w:t>万</w:t>
            </w:r>
          </w:p>
        </w:tc>
        <w:tc>
          <w:tcPr>
            <w:tcW w:w="1382" w:type="dxa"/>
            <w:vAlign w:val="center"/>
          </w:tcPr>
          <w:p w:rsidR="00474C42" w:rsidRPr="000B60BF" w:rsidRDefault="002C3AB5" w:rsidP="00FE0852">
            <w:pPr>
              <w:widowControl/>
              <w:jc w:val="center"/>
              <w:textAlignment w:val="baseline"/>
              <w:rPr>
                <w:rFonts w:ascii="Times New Roman" w:hAnsi="Times New Roman"/>
                <w:szCs w:val="21"/>
              </w:rPr>
            </w:pPr>
            <w:r w:rsidRPr="000B60BF">
              <w:rPr>
                <w:rFonts w:ascii="Times New Roman" w:hAnsi="Times New Roman"/>
                <w:kern w:val="0"/>
                <w:szCs w:val="21"/>
                <w:u w:color="000000"/>
              </w:rPr>
              <w:t>201</w:t>
            </w:r>
            <w:r w:rsidR="00FE0852">
              <w:rPr>
                <w:rFonts w:ascii="Times New Roman" w:hAnsi="Times New Roman" w:hint="eastAsia"/>
                <w:kern w:val="0"/>
                <w:szCs w:val="21"/>
                <w:u w:color="000000"/>
              </w:rPr>
              <w:t>6</w:t>
            </w:r>
            <w:r w:rsidRPr="000B60BF">
              <w:rPr>
                <w:rFonts w:ascii="Times New Roman" w:hAnsi="Times New Roman"/>
                <w:kern w:val="0"/>
                <w:szCs w:val="21"/>
                <w:u w:color="000000"/>
              </w:rPr>
              <w:t>年利润</w:t>
            </w:r>
          </w:p>
        </w:tc>
        <w:tc>
          <w:tcPr>
            <w:tcW w:w="2675" w:type="dxa"/>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hint="eastAsia"/>
                <w:szCs w:val="21"/>
              </w:rPr>
              <w:t>205</w:t>
            </w:r>
            <w:r w:rsidR="002C3AB5" w:rsidRPr="000B60BF">
              <w:rPr>
                <w:rFonts w:ascii="Times New Roman" w:hAnsi="Times New Roman"/>
                <w:szCs w:val="21"/>
              </w:rPr>
              <w:t>万</w:t>
            </w:r>
          </w:p>
        </w:tc>
      </w:tr>
      <w:tr w:rsidR="00474C42" w:rsidRPr="000B60B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主要产品及生产能力：</w:t>
            </w:r>
          </w:p>
        </w:tc>
        <w:tc>
          <w:tcPr>
            <w:tcW w:w="7150" w:type="dxa"/>
            <w:gridSpan w:val="3"/>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hint="eastAsia"/>
                <w:szCs w:val="21"/>
              </w:rPr>
              <w:t>混凝土添加剂</w:t>
            </w:r>
            <w:r>
              <w:rPr>
                <w:rFonts w:ascii="Times New Roman" w:hAnsi="Times New Roman" w:hint="eastAsia"/>
                <w:szCs w:val="21"/>
              </w:rPr>
              <w:t>1500t/a</w:t>
            </w:r>
          </w:p>
        </w:tc>
      </w:tr>
      <w:tr w:rsidR="00474C42" w:rsidRPr="000B60B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主要生产车间：</w:t>
            </w:r>
          </w:p>
        </w:tc>
        <w:tc>
          <w:tcPr>
            <w:tcW w:w="7150" w:type="dxa"/>
            <w:gridSpan w:val="3"/>
            <w:vAlign w:val="center"/>
          </w:tcPr>
          <w:p w:rsidR="00474C42" w:rsidRPr="000B60BF" w:rsidRDefault="00FE0852">
            <w:pPr>
              <w:widowControl/>
              <w:jc w:val="center"/>
              <w:textAlignment w:val="baseline"/>
              <w:rPr>
                <w:rFonts w:ascii="Times New Roman" w:hAnsi="Times New Roman"/>
                <w:szCs w:val="21"/>
              </w:rPr>
            </w:pPr>
            <w:r>
              <w:rPr>
                <w:rFonts w:ascii="Times New Roman" w:hAnsi="Times New Roman" w:hint="eastAsia"/>
                <w:kern w:val="0"/>
                <w:szCs w:val="21"/>
                <w:u w:color="000000"/>
              </w:rPr>
              <w:t>合成</w:t>
            </w:r>
            <w:r>
              <w:rPr>
                <w:rFonts w:ascii="Times New Roman" w:hAnsi="Times New Roman"/>
                <w:kern w:val="0"/>
                <w:szCs w:val="21"/>
                <w:u w:color="000000"/>
              </w:rPr>
              <w:t>车间、</w:t>
            </w:r>
            <w:r>
              <w:rPr>
                <w:rFonts w:ascii="Times New Roman" w:hAnsi="Times New Roman" w:hint="eastAsia"/>
                <w:kern w:val="0"/>
                <w:szCs w:val="21"/>
                <w:u w:color="000000"/>
              </w:rPr>
              <w:t>混料车</w:t>
            </w:r>
            <w:r w:rsidR="002C3AB5" w:rsidRPr="000B60BF">
              <w:rPr>
                <w:rFonts w:ascii="Times New Roman" w:hAnsi="Times New Roman"/>
                <w:kern w:val="0"/>
                <w:szCs w:val="21"/>
                <w:u w:color="000000"/>
              </w:rPr>
              <w:t>间、</w:t>
            </w:r>
            <w:r>
              <w:rPr>
                <w:rFonts w:ascii="Times New Roman" w:hAnsi="Times New Roman" w:hint="eastAsia"/>
                <w:kern w:val="0"/>
                <w:szCs w:val="21"/>
                <w:u w:color="000000"/>
              </w:rPr>
              <w:t>干燥车间、</w:t>
            </w:r>
            <w:r w:rsidR="002C3AB5" w:rsidRPr="000B60BF">
              <w:rPr>
                <w:rFonts w:ascii="Times New Roman" w:hAnsi="Times New Roman"/>
                <w:kern w:val="0"/>
                <w:szCs w:val="21"/>
                <w:u w:color="000000"/>
              </w:rPr>
              <w:t>成品存放区、化学品仓库等</w:t>
            </w:r>
          </w:p>
        </w:tc>
      </w:tr>
      <w:tr w:rsidR="00474C42" w:rsidRPr="0043359F">
        <w:trPr>
          <w:trHeight w:val="20"/>
          <w:jc w:val="center"/>
        </w:trPr>
        <w:tc>
          <w:tcPr>
            <w:tcW w:w="1922" w:type="dxa"/>
            <w:vAlign w:val="center"/>
          </w:tcPr>
          <w:p w:rsidR="00474C42" w:rsidRPr="000B60BF" w:rsidRDefault="002C3AB5">
            <w:pPr>
              <w:widowControl/>
              <w:jc w:val="center"/>
              <w:textAlignment w:val="baseline"/>
              <w:rPr>
                <w:rFonts w:ascii="Times New Roman" w:hAnsi="Times New Roman"/>
                <w:szCs w:val="21"/>
              </w:rPr>
            </w:pPr>
            <w:r w:rsidRPr="000B60BF">
              <w:rPr>
                <w:rFonts w:ascii="Times New Roman" w:hAnsi="Times New Roman"/>
                <w:kern w:val="0"/>
                <w:szCs w:val="21"/>
                <w:u w:color="000000"/>
              </w:rPr>
              <w:t>主要生产设备：</w:t>
            </w:r>
          </w:p>
        </w:tc>
        <w:tc>
          <w:tcPr>
            <w:tcW w:w="7150" w:type="dxa"/>
            <w:gridSpan w:val="3"/>
            <w:vAlign w:val="center"/>
          </w:tcPr>
          <w:p w:rsidR="00474C42" w:rsidRPr="000B60BF" w:rsidRDefault="00336D5F" w:rsidP="00D93268">
            <w:pPr>
              <w:widowControl/>
              <w:jc w:val="center"/>
              <w:textAlignment w:val="baseline"/>
              <w:rPr>
                <w:rFonts w:ascii="Times New Roman" w:hAnsi="Times New Roman"/>
                <w:szCs w:val="21"/>
              </w:rPr>
            </w:pPr>
            <w:r>
              <w:rPr>
                <w:rFonts w:ascii="Times New Roman" w:hAnsi="Times New Roman" w:hint="eastAsia"/>
                <w:kern w:val="0"/>
                <w:szCs w:val="21"/>
                <w:u w:color="000000"/>
              </w:rPr>
              <w:t>反应釜、</w:t>
            </w:r>
            <w:r w:rsidR="00D93268">
              <w:rPr>
                <w:rFonts w:ascii="Times New Roman" w:hAnsi="Times New Roman" w:hint="eastAsia"/>
                <w:kern w:val="0"/>
                <w:szCs w:val="21"/>
                <w:u w:color="000000"/>
              </w:rPr>
              <w:t>喷粉塔、</w:t>
            </w:r>
            <w:r>
              <w:rPr>
                <w:rFonts w:ascii="Times New Roman" w:hAnsi="Times New Roman" w:hint="eastAsia"/>
                <w:kern w:val="0"/>
                <w:szCs w:val="21"/>
                <w:u w:color="000000"/>
              </w:rPr>
              <w:t>混合机、提升机、升降机、</w:t>
            </w:r>
            <w:r w:rsidR="00677D56">
              <w:rPr>
                <w:rFonts w:ascii="Times New Roman" w:hAnsi="Times New Roman" w:hint="eastAsia"/>
                <w:kern w:val="0"/>
                <w:szCs w:val="21"/>
                <w:u w:color="000000"/>
              </w:rPr>
              <w:t>干燥机</w:t>
            </w:r>
            <w:r w:rsidR="00D93268">
              <w:rPr>
                <w:rFonts w:ascii="Times New Roman" w:hAnsi="Times New Roman"/>
                <w:kern w:val="0"/>
                <w:szCs w:val="21"/>
                <w:u w:color="000000"/>
              </w:rPr>
              <w:t>等</w:t>
            </w:r>
          </w:p>
        </w:tc>
      </w:tr>
      <w:tr w:rsidR="0043359F" w:rsidRPr="0043359F">
        <w:trPr>
          <w:trHeight w:val="20"/>
          <w:jc w:val="center"/>
        </w:trPr>
        <w:tc>
          <w:tcPr>
            <w:tcW w:w="1922" w:type="dxa"/>
            <w:vAlign w:val="center"/>
          </w:tcPr>
          <w:p w:rsidR="0043359F" w:rsidRDefault="0043359F" w:rsidP="007B0B65">
            <w:pPr>
              <w:rPr>
                <w:rFonts w:ascii="Times New Roman" w:hAnsi="Times New Roman"/>
                <w:kern w:val="0"/>
                <w:szCs w:val="21"/>
                <w:u w:color="000000"/>
              </w:rPr>
            </w:pPr>
            <w:r>
              <w:rPr>
                <w:rFonts w:ascii="Times New Roman" w:hAnsi="Times New Roman"/>
                <w:kern w:val="0"/>
                <w:szCs w:val="21"/>
                <w:u w:color="000000"/>
              </w:rPr>
              <w:t>企业质量、环境管理体系及产品认证情况：</w:t>
            </w:r>
          </w:p>
        </w:tc>
        <w:tc>
          <w:tcPr>
            <w:tcW w:w="7150" w:type="dxa"/>
            <w:gridSpan w:val="3"/>
            <w:vAlign w:val="center"/>
          </w:tcPr>
          <w:p w:rsidR="0043359F" w:rsidRDefault="0043359F" w:rsidP="007600F6">
            <w:pPr>
              <w:ind w:firstLine="420"/>
              <w:jc w:val="center"/>
              <w:rPr>
                <w:rFonts w:ascii="Times New Roman" w:hAnsi="Times New Roman"/>
                <w:kern w:val="0"/>
                <w:szCs w:val="21"/>
                <w:u w:color="000000"/>
              </w:rPr>
            </w:pPr>
            <w:r>
              <w:rPr>
                <w:rFonts w:ascii="Times New Roman" w:hAnsi="Times New Roman" w:hint="eastAsia"/>
                <w:kern w:val="0"/>
                <w:szCs w:val="21"/>
                <w:u w:color="000000"/>
              </w:rPr>
              <w:t>本公司通过</w:t>
            </w:r>
            <w:r>
              <w:rPr>
                <w:rFonts w:ascii="Times New Roman" w:hAnsi="Times New Roman" w:hint="eastAsia"/>
                <w:kern w:val="0"/>
                <w:szCs w:val="21"/>
                <w:u w:color="000000"/>
              </w:rPr>
              <w:t>ISO9001</w:t>
            </w:r>
            <w:r>
              <w:rPr>
                <w:rFonts w:ascii="Times New Roman" w:hAnsi="Times New Roman" w:hint="eastAsia"/>
                <w:kern w:val="0"/>
                <w:szCs w:val="21"/>
                <w:u w:color="000000"/>
              </w:rPr>
              <w:t>：</w:t>
            </w:r>
            <w:r>
              <w:rPr>
                <w:rFonts w:ascii="Times New Roman" w:hAnsi="Times New Roman" w:hint="eastAsia"/>
                <w:kern w:val="0"/>
                <w:szCs w:val="21"/>
                <w:u w:color="000000"/>
              </w:rPr>
              <w:t>2008</w:t>
            </w:r>
            <w:r>
              <w:rPr>
                <w:rFonts w:ascii="Times New Roman" w:hAnsi="Times New Roman" w:hint="eastAsia"/>
                <w:kern w:val="0"/>
                <w:szCs w:val="21"/>
                <w:u w:color="000000"/>
              </w:rPr>
              <w:t>质量管理体系认证</w:t>
            </w:r>
          </w:p>
        </w:tc>
      </w:tr>
      <w:tr w:rsidR="00474C42" w:rsidRPr="000B60BF">
        <w:trPr>
          <w:trHeight w:val="20"/>
          <w:jc w:val="center"/>
        </w:trPr>
        <w:tc>
          <w:tcPr>
            <w:tcW w:w="1922" w:type="dxa"/>
            <w:vAlign w:val="center"/>
          </w:tcPr>
          <w:p w:rsidR="00474C42" w:rsidRPr="000B60BF" w:rsidRDefault="0043359F">
            <w:pPr>
              <w:widowControl/>
              <w:jc w:val="center"/>
              <w:textAlignment w:val="baseline"/>
              <w:rPr>
                <w:rFonts w:ascii="Times New Roman" w:hAnsi="Times New Roman"/>
                <w:szCs w:val="21"/>
              </w:rPr>
            </w:pPr>
            <w:r>
              <w:rPr>
                <w:rFonts w:ascii="Times New Roman" w:hAnsi="Times New Roman"/>
                <w:kern w:val="0"/>
                <w:szCs w:val="21"/>
                <w:u w:color="000000"/>
              </w:rPr>
              <w:t>201</w:t>
            </w:r>
            <w:r>
              <w:rPr>
                <w:rFonts w:ascii="Times New Roman" w:hAnsi="Times New Roman" w:hint="eastAsia"/>
                <w:kern w:val="0"/>
                <w:szCs w:val="21"/>
                <w:u w:color="000000"/>
              </w:rPr>
              <w:t>6</w:t>
            </w:r>
            <w:r w:rsidR="002C3AB5" w:rsidRPr="000B60BF">
              <w:rPr>
                <w:rFonts w:ascii="Times New Roman" w:hAnsi="Times New Roman"/>
                <w:kern w:val="0"/>
                <w:szCs w:val="21"/>
                <w:u w:color="000000"/>
              </w:rPr>
              <w:t>年底职工人数</w:t>
            </w:r>
          </w:p>
        </w:tc>
        <w:tc>
          <w:tcPr>
            <w:tcW w:w="7150" w:type="dxa"/>
            <w:gridSpan w:val="3"/>
            <w:vAlign w:val="center"/>
          </w:tcPr>
          <w:p w:rsidR="00474C42" w:rsidRPr="000B60BF" w:rsidRDefault="002C3AB5" w:rsidP="00296650">
            <w:pPr>
              <w:widowControl/>
              <w:jc w:val="center"/>
              <w:textAlignment w:val="baseline"/>
              <w:rPr>
                <w:rFonts w:ascii="Times New Roman" w:hAnsi="Times New Roman"/>
                <w:szCs w:val="21"/>
              </w:rPr>
            </w:pPr>
            <w:r w:rsidRPr="000B60BF">
              <w:rPr>
                <w:rFonts w:ascii="Times New Roman" w:hAnsi="Times New Roman"/>
                <w:kern w:val="0"/>
                <w:szCs w:val="21"/>
                <w:u w:color="000000"/>
              </w:rPr>
              <w:t>共有员工</w:t>
            </w:r>
            <w:r w:rsidR="0043359F">
              <w:rPr>
                <w:rFonts w:ascii="Times New Roman" w:hAnsi="Times New Roman" w:hint="eastAsia"/>
                <w:kern w:val="0"/>
                <w:szCs w:val="21"/>
                <w:u w:color="000000"/>
              </w:rPr>
              <w:t>1</w:t>
            </w:r>
            <w:r w:rsidR="00296650">
              <w:rPr>
                <w:rFonts w:ascii="Times New Roman" w:hAnsi="Times New Roman" w:hint="eastAsia"/>
                <w:kern w:val="0"/>
                <w:szCs w:val="21"/>
                <w:u w:color="000000"/>
              </w:rPr>
              <w:t>2</w:t>
            </w:r>
            <w:r w:rsidR="0043359F">
              <w:rPr>
                <w:rFonts w:ascii="Times New Roman" w:hAnsi="Times New Roman" w:hint="eastAsia"/>
                <w:kern w:val="0"/>
                <w:szCs w:val="21"/>
                <w:u w:color="000000"/>
              </w:rPr>
              <w:t>0</w:t>
            </w:r>
            <w:r w:rsidRPr="000B60BF">
              <w:rPr>
                <w:rFonts w:ascii="Times New Roman" w:hAnsi="Times New Roman"/>
                <w:kern w:val="0"/>
                <w:szCs w:val="21"/>
                <w:u w:color="000000"/>
              </w:rPr>
              <w:t>名</w:t>
            </w:r>
          </w:p>
        </w:tc>
      </w:tr>
    </w:tbl>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4" w:name="_Toc234895282"/>
      <w:bookmarkStart w:id="5" w:name="_Toc223144365"/>
      <w:bookmarkStart w:id="6" w:name="_Toc497203478"/>
      <w:r w:rsidRPr="000B60BF">
        <w:rPr>
          <w:rFonts w:ascii="Times New Roman" w:hAnsi="Times New Roman"/>
          <w:b/>
          <w:bCs/>
          <w:kern w:val="0"/>
          <w:sz w:val="28"/>
          <w:szCs w:val="28"/>
          <w:u w:color="000000"/>
        </w:rPr>
        <w:t>1.2</w:t>
      </w:r>
      <w:r w:rsidRPr="000B60BF">
        <w:rPr>
          <w:rFonts w:ascii="Times New Roman" w:hAnsi="Times New Roman"/>
          <w:b/>
          <w:bCs/>
          <w:kern w:val="0"/>
          <w:sz w:val="28"/>
          <w:szCs w:val="28"/>
          <w:u w:color="000000"/>
        </w:rPr>
        <w:t>推行清洁生产的意义和必要性</w:t>
      </w:r>
      <w:bookmarkEnd w:id="4"/>
      <w:bookmarkEnd w:id="5"/>
      <w:bookmarkEnd w:id="6"/>
    </w:p>
    <w:p w:rsidR="00474C42" w:rsidRPr="000B60BF" w:rsidRDefault="002C3AB5">
      <w:pPr>
        <w:pStyle w:val="af1"/>
        <w:spacing w:before="0" w:line="520" w:lineRule="exact"/>
        <w:ind w:firstLineChars="200" w:firstLine="562"/>
        <w:jc w:val="both"/>
        <w:rPr>
          <w:rFonts w:ascii="Times New Roman" w:eastAsia="宋体"/>
          <w:b/>
          <w:color w:val="auto"/>
          <w:szCs w:val="28"/>
          <w:u w:val="single"/>
        </w:rPr>
      </w:pPr>
      <w:r w:rsidRPr="000B60BF">
        <w:rPr>
          <w:rFonts w:ascii="Times New Roman" w:eastAsia="宋体"/>
          <w:b/>
          <w:color w:val="auto"/>
          <w:szCs w:val="28"/>
          <w:u w:val="single"/>
        </w:rPr>
        <w:t>开展清洁生产的意义</w:t>
      </w:r>
    </w:p>
    <w:p w:rsidR="00474C42" w:rsidRPr="000B60BF" w:rsidRDefault="002C3AB5">
      <w:pPr>
        <w:pStyle w:val="af1"/>
        <w:spacing w:before="0" w:line="520" w:lineRule="exact"/>
        <w:ind w:firstLineChars="200" w:firstLine="560"/>
        <w:jc w:val="both"/>
        <w:rPr>
          <w:rFonts w:ascii="Times New Roman" w:eastAsia="宋体"/>
          <w:color w:val="auto"/>
          <w:szCs w:val="28"/>
        </w:rPr>
      </w:pPr>
      <w:r w:rsidRPr="000B60BF">
        <w:rPr>
          <w:rFonts w:ascii="Times New Roman" w:eastAsia="宋体"/>
          <w:color w:val="auto"/>
          <w:szCs w:val="28"/>
        </w:rPr>
        <w:t>清洁生产是我国工业可持续发展的一项重要战略，也是实现我国污染控制重点由末端控制向生产全过程转变的重大措施。近年来，国内开展清洁生产的企业数呈逐年上升趋势。随着苏州市</w:t>
      </w:r>
      <w:r w:rsidR="00076921">
        <w:rPr>
          <w:rFonts w:ascii="Times New Roman" w:eastAsia="宋体"/>
          <w:color w:val="auto"/>
          <w:szCs w:val="28"/>
        </w:rPr>
        <w:t>相城区</w:t>
      </w:r>
      <w:r w:rsidRPr="000B60BF">
        <w:rPr>
          <w:rFonts w:ascii="Times New Roman" w:eastAsia="宋体"/>
          <w:color w:val="auto"/>
          <w:szCs w:val="28"/>
        </w:rPr>
        <w:t>改善生态环境的要求越来越高，如何更有效地削减生产过程的废弃物已成为公司进一步发展的重要问题</w:t>
      </w:r>
      <w:r w:rsidR="00D3752A">
        <w:rPr>
          <w:rFonts w:ascii="Times New Roman" w:eastAsia="宋体" w:hint="eastAsia"/>
          <w:color w:val="auto"/>
          <w:szCs w:val="28"/>
        </w:rPr>
        <w:t>。</w:t>
      </w:r>
      <w:r w:rsidR="00F95B3B">
        <w:rPr>
          <w:rFonts w:ascii="Times New Roman" w:eastAsia="宋体"/>
          <w:color w:val="auto"/>
          <w:szCs w:val="28"/>
        </w:rPr>
        <w:t>近</w:t>
      </w:r>
      <w:r w:rsidRPr="000B60BF">
        <w:rPr>
          <w:rFonts w:ascii="Times New Roman" w:eastAsia="宋体"/>
          <w:color w:val="auto"/>
          <w:szCs w:val="28"/>
        </w:rPr>
        <w:t>年来，随着污染治理要求的逐步上升，生产成本明显增大，给我公司的生产经营带来较大的压力，公司领导越来越意识到现有的生产管理及环保管理已不能满足生产发展需要。</w:t>
      </w:r>
    </w:p>
    <w:p w:rsidR="00474C42" w:rsidRPr="000B60BF" w:rsidRDefault="002C3AB5">
      <w:pPr>
        <w:pStyle w:val="af1"/>
        <w:spacing w:before="0" w:line="520" w:lineRule="exact"/>
        <w:ind w:firstLineChars="200" w:firstLine="560"/>
        <w:jc w:val="both"/>
        <w:rPr>
          <w:rFonts w:ascii="Times New Roman" w:eastAsia="宋体"/>
          <w:color w:val="auto"/>
          <w:szCs w:val="28"/>
        </w:rPr>
      </w:pPr>
      <w:r w:rsidRPr="000B60BF">
        <w:rPr>
          <w:rFonts w:ascii="Times New Roman" w:eastAsia="宋体"/>
          <w:color w:val="auto"/>
          <w:szCs w:val="28"/>
        </w:rPr>
        <w:t>根据苏州市环保局要求，我企业已被江苏省环境保护厅列入</w:t>
      </w:r>
      <w:r w:rsidR="004C4B15">
        <w:rPr>
          <w:rFonts w:ascii="Times New Roman" w:eastAsia="宋体"/>
          <w:color w:val="auto"/>
          <w:szCs w:val="28"/>
        </w:rPr>
        <w:t>2017</w:t>
      </w:r>
      <w:r w:rsidR="004C4B15">
        <w:rPr>
          <w:rFonts w:ascii="Times New Roman" w:eastAsia="宋体"/>
          <w:color w:val="auto"/>
          <w:szCs w:val="28"/>
        </w:rPr>
        <w:t>年度重点清洁生产审核企业和江苏省第十</w:t>
      </w:r>
      <w:r w:rsidR="004C4B15">
        <w:rPr>
          <w:rFonts w:ascii="Times New Roman" w:eastAsia="宋体" w:hint="eastAsia"/>
          <w:color w:val="auto"/>
          <w:szCs w:val="28"/>
        </w:rPr>
        <w:t>三</w:t>
      </w:r>
      <w:r w:rsidRPr="000B60BF">
        <w:rPr>
          <w:rFonts w:ascii="Times New Roman" w:eastAsia="宋体"/>
          <w:color w:val="auto"/>
          <w:szCs w:val="28"/>
        </w:rPr>
        <w:t>批清洁生产审核重点企业。公司领导进一步意识到开展清洁生产的必要性，逐渐展开清洁生产的各项工作。在促进企业生产经营发展的过程中，从源头来削减废弃物，实现治理、预防并重，从而实现节能降耗、减污增效的目的。实现经济、环境</w:t>
      </w:r>
      <w:r w:rsidRPr="000B60BF">
        <w:rPr>
          <w:rFonts w:ascii="Times New Roman" w:eastAsia="宋体"/>
          <w:color w:val="auto"/>
          <w:szCs w:val="28"/>
        </w:rPr>
        <w:t>“</w:t>
      </w:r>
      <w:r w:rsidRPr="000B60BF">
        <w:rPr>
          <w:rFonts w:ascii="Times New Roman" w:eastAsia="宋体"/>
          <w:color w:val="auto"/>
          <w:szCs w:val="28"/>
        </w:rPr>
        <w:t>双赢</w:t>
      </w:r>
      <w:r w:rsidRPr="000B60BF">
        <w:rPr>
          <w:rFonts w:ascii="Times New Roman" w:eastAsia="宋体"/>
          <w:color w:val="auto"/>
          <w:szCs w:val="28"/>
        </w:rPr>
        <w:t>”</w:t>
      </w:r>
      <w:r w:rsidRPr="000B60BF">
        <w:rPr>
          <w:rFonts w:ascii="Times New Roman" w:eastAsia="宋体"/>
          <w:color w:val="auto"/>
          <w:szCs w:val="28"/>
        </w:rPr>
        <w:t>，以</w:t>
      </w:r>
      <w:r w:rsidRPr="000B60BF">
        <w:rPr>
          <w:rFonts w:ascii="Times New Roman" w:eastAsia="宋体"/>
          <w:color w:val="auto"/>
          <w:szCs w:val="28"/>
        </w:rPr>
        <w:lastRenderedPageBreak/>
        <w:t>确保企业持续、长远、稳定、健康发展。积极推广清洁生产，促进公司对污染防治必须从源头抓起，实行生产全过程控制，实现增产减污，不断增强工业污染防治能力。被动地处理末端产生废弃物的方式，越来越不适应我公司的生存和发展，只有从源头抓起，挖掘清洁生产的机会和潜力，采用量化管理，目标责任管理，才能使公司实现经济发展和环境保护双赢。</w:t>
      </w:r>
    </w:p>
    <w:p w:rsidR="00474C42" w:rsidRPr="004031B5" w:rsidRDefault="007E791A" w:rsidP="00641805">
      <w:pPr>
        <w:pStyle w:val="af1"/>
        <w:spacing w:before="0" w:line="520" w:lineRule="exact"/>
        <w:ind w:firstLineChars="200" w:firstLine="560"/>
        <w:jc w:val="both"/>
        <w:rPr>
          <w:rFonts w:ascii="Times New Roman" w:eastAsia="宋体"/>
          <w:color w:val="auto"/>
          <w:szCs w:val="28"/>
        </w:rPr>
      </w:pPr>
      <w:r w:rsidRPr="0040286C">
        <w:rPr>
          <w:rFonts w:ascii="Times New Roman" w:eastAsia="宋体"/>
          <w:bCs/>
          <w:color w:val="auto"/>
          <w:szCs w:val="28"/>
        </w:rPr>
        <w:t>苏</w:t>
      </w:r>
      <w:r w:rsidRPr="004031B5">
        <w:rPr>
          <w:rFonts w:ascii="Times New Roman" w:eastAsia="宋体"/>
          <w:bCs/>
          <w:color w:val="auto"/>
          <w:szCs w:val="28"/>
        </w:rPr>
        <w:t>州市兴邦化学建材有限公司</w:t>
      </w:r>
      <w:r w:rsidR="00D3752A" w:rsidRPr="004031B5">
        <w:rPr>
          <w:rFonts w:ascii="Times New Roman" w:eastAsia="宋体"/>
          <w:color w:val="auto"/>
          <w:szCs w:val="28"/>
        </w:rPr>
        <w:t>主要</w:t>
      </w:r>
      <w:r w:rsidR="004A7249" w:rsidRPr="004031B5">
        <w:rPr>
          <w:rFonts w:ascii="Times New Roman" w:eastAsia="宋体" w:hint="eastAsia"/>
          <w:color w:val="auto"/>
          <w:szCs w:val="28"/>
        </w:rPr>
        <w:t>生产混凝土添加剂</w:t>
      </w:r>
      <w:r w:rsidR="007600F6" w:rsidRPr="004031B5">
        <w:rPr>
          <w:rFonts w:ascii="Times New Roman" w:eastAsia="宋体" w:hint="eastAsia"/>
          <w:color w:val="auto"/>
          <w:szCs w:val="28"/>
        </w:rPr>
        <w:t>，</w:t>
      </w:r>
      <w:r w:rsidR="004A7249" w:rsidRPr="004031B5">
        <w:rPr>
          <w:rFonts w:ascii="Times New Roman" w:eastAsia="宋体" w:hint="eastAsia"/>
          <w:color w:val="auto"/>
          <w:szCs w:val="28"/>
        </w:rPr>
        <w:t>利用各原料混合后</w:t>
      </w:r>
      <w:r w:rsidR="0029508E" w:rsidRPr="004031B5">
        <w:rPr>
          <w:rFonts w:ascii="Times New Roman" w:eastAsia="宋体" w:hint="eastAsia"/>
          <w:color w:val="auto"/>
          <w:szCs w:val="28"/>
        </w:rPr>
        <w:t>反应</w:t>
      </w:r>
      <w:r w:rsidR="004A7249" w:rsidRPr="004031B5">
        <w:rPr>
          <w:rFonts w:ascii="Times New Roman" w:eastAsia="宋体" w:hint="eastAsia"/>
          <w:color w:val="auto"/>
          <w:szCs w:val="28"/>
        </w:rPr>
        <w:t>生产混凝土添加剂，</w:t>
      </w:r>
      <w:r w:rsidR="0029508E" w:rsidRPr="004031B5">
        <w:rPr>
          <w:rFonts w:ascii="Times New Roman" w:eastAsia="宋体" w:hint="eastAsia"/>
          <w:color w:val="auto"/>
          <w:szCs w:val="28"/>
        </w:rPr>
        <w:t>企业排放废气</w:t>
      </w:r>
      <w:r w:rsidR="0040286C" w:rsidRPr="004031B5">
        <w:rPr>
          <w:rFonts w:ascii="Times New Roman" w:eastAsia="宋体" w:hint="eastAsia"/>
          <w:color w:val="auto"/>
          <w:szCs w:val="28"/>
        </w:rPr>
        <w:t>主要为</w:t>
      </w:r>
      <w:r w:rsidR="004A7249" w:rsidRPr="004031B5">
        <w:rPr>
          <w:rFonts w:ascii="Times New Roman" w:eastAsia="宋体" w:hint="eastAsia"/>
          <w:color w:val="auto"/>
          <w:szCs w:val="28"/>
        </w:rPr>
        <w:t>原料混合和干燥时产生的粉尘废气</w:t>
      </w:r>
      <w:r w:rsidR="0040286C" w:rsidRPr="004031B5">
        <w:rPr>
          <w:rFonts w:ascii="Times New Roman" w:eastAsia="宋体" w:hint="eastAsia"/>
          <w:color w:val="auto"/>
          <w:szCs w:val="28"/>
        </w:rPr>
        <w:t>以及燃煤锅炉产生的燃煤废气</w:t>
      </w:r>
      <w:r w:rsidR="004A7249" w:rsidRPr="004031B5">
        <w:rPr>
          <w:rFonts w:ascii="Times New Roman" w:eastAsia="宋体" w:hint="eastAsia"/>
          <w:color w:val="auto"/>
          <w:szCs w:val="28"/>
        </w:rPr>
        <w:t>，</w:t>
      </w:r>
      <w:r w:rsidR="00A2111C" w:rsidRPr="004031B5">
        <w:rPr>
          <w:rFonts w:ascii="Times New Roman" w:eastAsia="宋体" w:hint="eastAsia"/>
          <w:color w:val="auto"/>
          <w:szCs w:val="28"/>
        </w:rPr>
        <w:t>废气</w:t>
      </w:r>
      <w:r w:rsidR="00D3752A" w:rsidRPr="004031B5">
        <w:rPr>
          <w:rFonts w:ascii="Times New Roman" w:eastAsia="宋体" w:hint="eastAsia"/>
          <w:color w:val="auto"/>
          <w:szCs w:val="28"/>
        </w:rPr>
        <w:t>通过</w:t>
      </w:r>
      <w:r w:rsidR="00C22F5A" w:rsidRPr="004031B5">
        <w:rPr>
          <w:rFonts w:ascii="Times New Roman" w:eastAsia="宋体" w:hint="eastAsia"/>
          <w:color w:val="auto"/>
          <w:szCs w:val="28"/>
        </w:rPr>
        <w:t>水膜除尘后经</w:t>
      </w:r>
      <w:r w:rsidR="00296650">
        <w:rPr>
          <w:rFonts w:ascii="Times New Roman" w:eastAsia="宋体" w:hint="eastAsia"/>
          <w:color w:val="auto"/>
          <w:szCs w:val="28"/>
        </w:rPr>
        <w:t>15</w:t>
      </w:r>
      <w:r w:rsidR="00C22F5A" w:rsidRPr="004031B5">
        <w:rPr>
          <w:rFonts w:ascii="Times New Roman" w:eastAsia="宋体" w:hint="eastAsia"/>
          <w:color w:val="auto"/>
          <w:szCs w:val="28"/>
        </w:rPr>
        <w:t>m</w:t>
      </w:r>
      <w:r w:rsidR="00C22F5A" w:rsidRPr="004031B5">
        <w:rPr>
          <w:rFonts w:ascii="Times New Roman" w:eastAsia="宋体" w:hint="eastAsia"/>
          <w:color w:val="auto"/>
          <w:szCs w:val="28"/>
        </w:rPr>
        <w:t>高排气筒排放</w:t>
      </w:r>
      <w:r w:rsidR="00D3752A" w:rsidRPr="004031B5">
        <w:rPr>
          <w:rFonts w:ascii="Times New Roman" w:eastAsia="宋体" w:hint="eastAsia"/>
          <w:color w:val="auto"/>
          <w:szCs w:val="28"/>
        </w:rPr>
        <w:t>，生产废水主要为废气处理</w:t>
      </w:r>
      <w:r w:rsidR="00A2111C" w:rsidRPr="004031B5">
        <w:rPr>
          <w:rFonts w:ascii="Times New Roman" w:eastAsia="宋体" w:hint="eastAsia"/>
          <w:color w:val="auto"/>
          <w:szCs w:val="28"/>
        </w:rPr>
        <w:t>过程产生的中和废水，回收后用于生产过程，不外排</w:t>
      </w:r>
      <w:r w:rsidR="00D3752A" w:rsidRPr="004031B5">
        <w:rPr>
          <w:rFonts w:ascii="Times New Roman" w:eastAsia="宋体" w:hint="eastAsia"/>
          <w:color w:val="auto"/>
          <w:szCs w:val="28"/>
        </w:rPr>
        <w:t>。</w:t>
      </w:r>
      <w:r w:rsidR="00A2111C" w:rsidRPr="004031B5">
        <w:rPr>
          <w:rFonts w:ascii="Times New Roman" w:eastAsia="宋体" w:hint="eastAsia"/>
          <w:color w:val="auto"/>
          <w:szCs w:val="28"/>
        </w:rPr>
        <w:t>企业生产工艺简单，污染物排放能够达到排放要求，但企业</w:t>
      </w:r>
      <w:r w:rsidR="00641805" w:rsidRPr="004031B5">
        <w:rPr>
          <w:rFonts w:ascii="Times New Roman" w:eastAsia="宋体" w:hint="eastAsia"/>
          <w:color w:val="auto"/>
          <w:szCs w:val="28"/>
        </w:rPr>
        <w:t>在</w:t>
      </w:r>
      <w:r w:rsidR="00C22F5A" w:rsidRPr="004031B5">
        <w:rPr>
          <w:rFonts w:ascii="Times New Roman" w:eastAsia="宋体" w:hint="eastAsia"/>
          <w:color w:val="auto"/>
          <w:szCs w:val="28"/>
        </w:rPr>
        <w:t>能源消耗和污染排放</w:t>
      </w:r>
      <w:r w:rsidR="00641805" w:rsidRPr="004031B5">
        <w:rPr>
          <w:rFonts w:ascii="Times New Roman" w:eastAsia="宋体" w:hint="eastAsia"/>
          <w:color w:val="auto"/>
          <w:szCs w:val="28"/>
        </w:rPr>
        <w:t>等环节，还有进一步加强清洁生产的可能性。</w:t>
      </w:r>
      <w:r w:rsidR="00A2111C" w:rsidRPr="004031B5">
        <w:rPr>
          <w:rFonts w:ascii="Times New Roman" w:eastAsia="宋体"/>
          <w:color w:val="auto"/>
          <w:szCs w:val="28"/>
        </w:rPr>
        <w:t>企业领导和全体员工</w:t>
      </w:r>
      <w:r w:rsidR="002C3AB5" w:rsidRPr="004031B5">
        <w:rPr>
          <w:rFonts w:ascii="Times New Roman" w:eastAsia="宋体"/>
          <w:color w:val="auto"/>
          <w:szCs w:val="28"/>
        </w:rPr>
        <w:t>通过</w:t>
      </w:r>
      <w:r w:rsidR="00D3752A" w:rsidRPr="004031B5">
        <w:rPr>
          <w:rFonts w:ascii="Times New Roman" w:eastAsia="宋体"/>
          <w:color w:val="auto"/>
          <w:szCs w:val="28"/>
        </w:rPr>
        <w:t>学习</w:t>
      </w:r>
      <w:r w:rsidR="002C3AB5" w:rsidRPr="004031B5">
        <w:rPr>
          <w:rFonts w:ascii="Times New Roman" w:eastAsia="宋体"/>
          <w:color w:val="auto"/>
          <w:szCs w:val="28"/>
        </w:rPr>
        <w:t>，对开展清洁生产工作的必要性统一了认识，达成了共识，认清了在市场竞争中日趋激烈的形势下，</w:t>
      </w:r>
      <w:r w:rsidR="00A2111C" w:rsidRPr="004031B5">
        <w:rPr>
          <w:rFonts w:ascii="Times New Roman" w:eastAsia="宋体"/>
          <w:color w:val="auto"/>
          <w:szCs w:val="28"/>
        </w:rPr>
        <w:t>进一步</w:t>
      </w:r>
      <w:r w:rsidR="002C3AB5" w:rsidRPr="004031B5">
        <w:rPr>
          <w:rFonts w:ascii="Times New Roman" w:eastAsia="宋体"/>
          <w:color w:val="auto"/>
          <w:szCs w:val="28"/>
        </w:rPr>
        <w:t>搞好清洁生产的必要性，摆正了</w:t>
      </w:r>
      <w:r w:rsidR="002C3AB5" w:rsidRPr="004031B5">
        <w:rPr>
          <w:rFonts w:ascii="Times New Roman" w:eastAsia="宋体"/>
          <w:color w:val="auto"/>
          <w:szCs w:val="28"/>
        </w:rPr>
        <w:t>“</w:t>
      </w:r>
      <w:r w:rsidR="002C3AB5" w:rsidRPr="004031B5">
        <w:rPr>
          <w:rFonts w:ascii="Times New Roman" w:eastAsia="宋体"/>
          <w:color w:val="auto"/>
          <w:szCs w:val="28"/>
        </w:rPr>
        <w:t>末端处理与源头抓起</w:t>
      </w:r>
      <w:r w:rsidR="002C3AB5" w:rsidRPr="004031B5">
        <w:rPr>
          <w:rFonts w:ascii="Times New Roman" w:eastAsia="宋体"/>
          <w:color w:val="auto"/>
          <w:szCs w:val="28"/>
        </w:rPr>
        <w:t>”</w:t>
      </w:r>
      <w:r w:rsidR="002C3AB5" w:rsidRPr="004031B5">
        <w:rPr>
          <w:rFonts w:ascii="Times New Roman" w:eastAsia="宋体"/>
          <w:color w:val="auto"/>
          <w:szCs w:val="28"/>
        </w:rPr>
        <w:t>的位置，以节能、降耗、减污为目标，在全厂范围内进行调查摸底，用新的理念分析企业现状，大力推动以节能、降耗、减污、增效为目的的清洁生产审核工作。</w:t>
      </w:r>
    </w:p>
    <w:p w:rsidR="00474C42" w:rsidRPr="004031B5" w:rsidRDefault="002C3AB5">
      <w:pPr>
        <w:pStyle w:val="af1"/>
        <w:spacing w:before="0" w:line="520" w:lineRule="exact"/>
        <w:ind w:firstLineChars="200" w:firstLine="560"/>
        <w:jc w:val="both"/>
        <w:rPr>
          <w:rFonts w:ascii="Times New Roman" w:eastAsia="宋体"/>
          <w:color w:val="auto"/>
          <w:szCs w:val="28"/>
        </w:rPr>
      </w:pPr>
      <w:r w:rsidRPr="004031B5">
        <w:rPr>
          <w:rFonts w:ascii="Times New Roman" w:eastAsia="宋体"/>
          <w:color w:val="auto"/>
          <w:szCs w:val="28"/>
        </w:rPr>
        <w:t>公司期望通过本轮清洁生产审核来推动全公司的清洁生产工作，建立清洁生产组织机构和管理制度，制定持续清洁生产的工作计划和奋斗目标，从而促进公司的生产技术和管理水平整体提升，从源头和生产全过程控制污染物的产生，提高资源综合利用水平，增加企业效益，实现企业经济、环保、社会效益的可持续发展。</w:t>
      </w:r>
    </w:p>
    <w:p w:rsidR="00474C42" w:rsidRPr="004031B5"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7" w:name="_Toc345404085"/>
      <w:bookmarkStart w:id="8" w:name="_Toc497203479"/>
      <w:r w:rsidRPr="004031B5">
        <w:rPr>
          <w:rFonts w:ascii="Times New Roman" w:hAnsi="Times New Roman"/>
          <w:b/>
          <w:bCs/>
          <w:kern w:val="0"/>
          <w:sz w:val="28"/>
          <w:szCs w:val="28"/>
          <w:u w:color="000000"/>
        </w:rPr>
        <w:t xml:space="preserve">1.3 </w:t>
      </w:r>
      <w:r w:rsidRPr="004031B5">
        <w:rPr>
          <w:rFonts w:ascii="Times New Roman" w:hAnsi="Times New Roman"/>
          <w:b/>
          <w:bCs/>
          <w:kern w:val="0"/>
          <w:sz w:val="28"/>
          <w:szCs w:val="28"/>
          <w:u w:color="000000"/>
        </w:rPr>
        <w:t>清洁生产报告编制依据</w:t>
      </w:r>
      <w:bookmarkEnd w:id="7"/>
      <w:bookmarkEnd w:id="8"/>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法律及行政法规和规章</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w:t>
      </w:r>
      <w:r w:rsidRPr="004031B5">
        <w:rPr>
          <w:rFonts w:ascii="Times New Roman" w:hAnsi="Times New Roman"/>
          <w:sz w:val="28"/>
          <w:szCs w:val="28"/>
        </w:rPr>
        <w:t>）《中华人民共和国环境保护法》，</w:t>
      </w:r>
      <w:r w:rsidRPr="004031B5">
        <w:rPr>
          <w:rFonts w:ascii="Times New Roman" w:hAnsi="Times New Roman"/>
          <w:sz w:val="28"/>
          <w:szCs w:val="28"/>
        </w:rPr>
        <w:t>2015.1.1</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2</w:t>
      </w:r>
      <w:r w:rsidRPr="004031B5">
        <w:rPr>
          <w:rFonts w:ascii="Times New Roman" w:hAnsi="Times New Roman"/>
          <w:sz w:val="28"/>
          <w:szCs w:val="28"/>
        </w:rPr>
        <w:t>）《中华人民共和国清洁生产促进法》，</w:t>
      </w:r>
      <w:r w:rsidRPr="004031B5">
        <w:rPr>
          <w:rFonts w:ascii="Times New Roman" w:hAnsi="Times New Roman"/>
          <w:sz w:val="28"/>
          <w:szCs w:val="28"/>
        </w:rPr>
        <w:t>2012.7.1</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3</w:t>
      </w:r>
      <w:r w:rsidRPr="004031B5">
        <w:rPr>
          <w:rFonts w:ascii="Times New Roman" w:hAnsi="Times New Roman"/>
          <w:sz w:val="28"/>
          <w:szCs w:val="28"/>
        </w:rPr>
        <w:t>）《清洁生产审核办法》，</w:t>
      </w:r>
      <w:r w:rsidRPr="004031B5">
        <w:rPr>
          <w:rFonts w:ascii="Times New Roman" w:hAnsi="Times New Roman"/>
          <w:sz w:val="28"/>
          <w:szCs w:val="28"/>
        </w:rPr>
        <w:t>2016.7.1</w:t>
      </w:r>
      <w:r w:rsidRPr="004031B5">
        <w:rPr>
          <w:rFonts w:ascii="Times New Roman" w:hAnsi="Times New Roman"/>
          <w:sz w:val="28"/>
          <w:szCs w:val="28"/>
        </w:rPr>
        <w:t>；</w:t>
      </w:r>
    </w:p>
    <w:p w:rsidR="00474C42" w:rsidRPr="004031B5" w:rsidDel="007B0B65" w:rsidRDefault="002C3AB5">
      <w:pPr>
        <w:spacing w:line="520" w:lineRule="exact"/>
        <w:ind w:firstLineChars="200" w:firstLine="560"/>
        <w:rPr>
          <w:del w:id="9" w:author="user" w:date="2017-11-25T07:35:00Z"/>
          <w:rFonts w:ascii="Times New Roman" w:hAnsi="Times New Roman"/>
          <w:sz w:val="28"/>
          <w:szCs w:val="28"/>
        </w:rPr>
      </w:pPr>
      <w:del w:id="10" w:author="user" w:date="2017-11-25T07:35:00Z">
        <w:r w:rsidRPr="004031B5" w:rsidDel="007B0B65">
          <w:rPr>
            <w:rFonts w:ascii="Times New Roman" w:hAnsi="Times New Roman"/>
            <w:sz w:val="28"/>
            <w:szCs w:val="28"/>
          </w:rPr>
          <w:lastRenderedPageBreak/>
          <w:delText>（</w:delText>
        </w:r>
        <w:r w:rsidRPr="004031B5" w:rsidDel="007B0B65">
          <w:rPr>
            <w:rFonts w:ascii="Times New Roman" w:hAnsi="Times New Roman"/>
            <w:sz w:val="28"/>
            <w:szCs w:val="28"/>
          </w:rPr>
          <w:delText>4</w:delText>
        </w:r>
        <w:r w:rsidRPr="004031B5" w:rsidDel="007B0B65">
          <w:rPr>
            <w:rFonts w:ascii="Times New Roman" w:hAnsi="Times New Roman"/>
            <w:sz w:val="28"/>
            <w:szCs w:val="28"/>
          </w:rPr>
          <w:delText>）《关于贯彻落实《清洁生产促进法》的若干意见》（环发〔</w:delText>
        </w:r>
        <w:r w:rsidRPr="004031B5" w:rsidDel="007B0B65">
          <w:rPr>
            <w:rFonts w:ascii="Times New Roman" w:hAnsi="Times New Roman"/>
            <w:sz w:val="28"/>
            <w:szCs w:val="28"/>
          </w:rPr>
          <w:delText>2003</w:delText>
        </w:r>
        <w:r w:rsidRPr="004031B5" w:rsidDel="007B0B65">
          <w:rPr>
            <w:rFonts w:ascii="Times New Roman" w:hAnsi="Times New Roman"/>
            <w:sz w:val="28"/>
            <w:szCs w:val="28"/>
          </w:rPr>
          <w:delText>〕</w:delText>
        </w:r>
        <w:r w:rsidRPr="004031B5" w:rsidDel="007B0B65">
          <w:rPr>
            <w:rFonts w:ascii="Times New Roman" w:hAnsi="Times New Roman"/>
            <w:sz w:val="28"/>
            <w:szCs w:val="28"/>
          </w:rPr>
          <w:delText>60</w:delText>
        </w:r>
        <w:r w:rsidRPr="004031B5" w:rsidDel="007B0B65">
          <w:rPr>
            <w:rFonts w:ascii="Times New Roman" w:hAnsi="Times New Roman"/>
            <w:sz w:val="28"/>
            <w:szCs w:val="28"/>
          </w:rPr>
          <w:delText>号），</w:delText>
        </w:r>
        <w:r w:rsidRPr="004031B5" w:rsidDel="007B0B65">
          <w:rPr>
            <w:rFonts w:ascii="Times New Roman" w:hAnsi="Times New Roman"/>
            <w:sz w:val="28"/>
            <w:szCs w:val="28"/>
          </w:rPr>
          <w:delText>2003</w:delText>
        </w:r>
        <w:r w:rsidRPr="004031B5" w:rsidDel="007B0B65">
          <w:rPr>
            <w:rFonts w:ascii="Times New Roman" w:hAnsi="Times New Roman"/>
            <w:sz w:val="28"/>
            <w:szCs w:val="28"/>
          </w:rPr>
          <w:delText>；</w:delText>
        </w:r>
      </w:del>
    </w:p>
    <w:p w:rsidR="00474C42" w:rsidRPr="004031B5" w:rsidDel="007B0B65" w:rsidRDefault="002C3AB5">
      <w:pPr>
        <w:spacing w:line="520" w:lineRule="exact"/>
        <w:ind w:firstLineChars="200" w:firstLine="560"/>
        <w:rPr>
          <w:del w:id="11" w:author="user" w:date="2017-11-25T07:35:00Z"/>
          <w:rFonts w:ascii="Times New Roman" w:hAnsi="Times New Roman"/>
          <w:sz w:val="28"/>
          <w:szCs w:val="28"/>
        </w:rPr>
      </w:pPr>
      <w:del w:id="12" w:author="user" w:date="2017-11-25T07:35:00Z">
        <w:r w:rsidRPr="004031B5" w:rsidDel="007B0B65">
          <w:rPr>
            <w:rFonts w:ascii="Times New Roman" w:hAnsi="Times New Roman"/>
            <w:sz w:val="28"/>
            <w:szCs w:val="28"/>
          </w:rPr>
          <w:delText>（</w:delText>
        </w:r>
        <w:r w:rsidRPr="004031B5" w:rsidDel="007B0B65">
          <w:rPr>
            <w:rFonts w:ascii="Times New Roman" w:hAnsi="Times New Roman"/>
            <w:sz w:val="28"/>
            <w:szCs w:val="28"/>
          </w:rPr>
          <w:delText>5</w:delText>
        </w:r>
        <w:r w:rsidRPr="004031B5" w:rsidDel="007B0B65">
          <w:rPr>
            <w:rFonts w:ascii="Times New Roman" w:hAnsi="Times New Roman"/>
            <w:sz w:val="28"/>
            <w:szCs w:val="28"/>
          </w:rPr>
          <w:delText>）《关于印发重点企业清洁生产审核程序的规定的通知》（环发〔</w:delText>
        </w:r>
        <w:r w:rsidRPr="004031B5" w:rsidDel="007B0B65">
          <w:rPr>
            <w:rFonts w:ascii="Times New Roman" w:hAnsi="Times New Roman"/>
            <w:sz w:val="28"/>
            <w:szCs w:val="28"/>
          </w:rPr>
          <w:delText>2005</w:delText>
        </w:r>
        <w:r w:rsidRPr="004031B5" w:rsidDel="007B0B65">
          <w:rPr>
            <w:rFonts w:ascii="Times New Roman" w:hAnsi="Times New Roman"/>
            <w:sz w:val="28"/>
            <w:szCs w:val="28"/>
          </w:rPr>
          <w:delText>〕</w:delText>
        </w:r>
        <w:r w:rsidRPr="004031B5" w:rsidDel="007B0B65">
          <w:rPr>
            <w:rFonts w:ascii="Times New Roman" w:hAnsi="Times New Roman"/>
            <w:sz w:val="28"/>
            <w:szCs w:val="28"/>
          </w:rPr>
          <w:delText>151</w:delText>
        </w:r>
        <w:r w:rsidRPr="004031B5" w:rsidDel="007B0B65">
          <w:rPr>
            <w:rFonts w:ascii="Times New Roman" w:hAnsi="Times New Roman"/>
            <w:sz w:val="28"/>
            <w:szCs w:val="28"/>
          </w:rPr>
          <w:delText>号），</w:delText>
        </w:r>
        <w:r w:rsidRPr="004031B5" w:rsidDel="007B0B65">
          <w:rPr>
            <w:rFonts w:ascii="Times New Roman" w:hAnsi="Times New Roman"/>
            <w:sz w:val="28"/>
            <w:szCs w:val="28"/>
          </w:rPr>
          <w:delText>2005.12.13</w:delText>
        </w:r>
        <w:r w:rsidRPr="004031B5" w:rsidDel="007B0B65">
          <w:rPr>
            <w:rFonts w:ascii="Times New Roman" w:hAnsi="Times New Roman"/>
            <w:sz w:val="28"/>
            <w:szCs w:val="28"/>
          </w:rPr>
          <w:delText>；</w:delText>
        </w:r>
      </w:del>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6</w:t>
      </w:r>
      <w:r w:rsidRPr="004031B5">
        <w:rPr>
          <w:rFonts w:ascii="Times New Roman" w:hAnsi="Times New Roman"/>
          <w:sz w:val="28"/>
          <w:szCs w:val="28"/>
        </w:rPr>
        <w:t>）《关于进一步加强重点企业清洁生产审核工作的通知》（环发〔</w:t>
      </w:r>
      <w:r w:rsidRPr="004031B5">
        <w:rPr>
          <w:rFonts w:ascii="Times New Roman" w:hAnsi="Times New Roman"/>
          <w:sz w:val="28"/>
          <w:szCs w:val="28"/>
        </w:rPr>
        <w:t>2008</w:t>
      </w:r>
      <w:r w:rsidRPr="004031B5">
        <w:rPr>
          <w:rFonts w:ascii="Times New Roman" w:hAnsi="Times New Roman"/>
          <w:sz w:val="28"/>
          <w:szCs w:val="28"/>
        </w:rPr>
        <w:t>〕</w:t>
      </w:r>
      <w:r w:rsidRPr="004031B5">
        <w:rPr>
          <w:rFonts w:ascii="Times New Roman" w:hAnsi="Times New Roman"/>
          <w:sz w:val="28"/>
          <w:szCs w:val="28"/>
        </w:rPr>
        <w:t>60</w:t>
      </w:r>
      <w:r w:rsidRPr="004031B5">
        <w:rPr>
          <w:rFonts w:ascii="Times New Roman" w:hAnsi="Times New Roman"/>
          <w:sz w:val="28"/>
          <w:szCs w:val="28"/>
        </w:rPr>
        <w:t>号），</w:t>
      </w:r>
      <w:r w:rsidRPr="004031B5">
        <w:rPr>
          <w:rFonts w:ascii="Times New Roman" w:hAnsi="Times New Roman"/>
          <w:sz w:val="28"/>
          <w:szCs w:val="28"/>
        </w:rPr>
        <w:t>2008.7.1</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7</w:t>
      </w:r>
      <w:r w:rsidRPr="004031B5">
        <w:rPr>
          <w:rFonts w:ascii="Times New Roman" w:hAnsi="Times New Roman"/>
          <w:sz w:val="28"/>
          <w:szCs w:val="28"/>
        </w:rPr>
        <w:t>）《关于深入推进重点企业清洁生产的通知》（环发〔</w:t>
      </w:r>
      <w:r w:rsidRPr="004031B5">
        <w:rPr>
          <w:rFonts w:ascii="Times New Roman" w:hAnsi="Times New Roman"/>
          <w:sz w:val="28"/>
          <w:szCs w:val="28"/>
        </w:rPr>
        <w:t>2010</w:t>
      </w:r>
      <w:r w:rsidRPr="004031B5">
        <w:rPr>
          <w:rFonts w:ascii="Times New Roman" w:hAnsi="Times New Roman"/>
          <w:sz w:val="28"/>
          <w:szCs w:val="28"/>
        </w:rPr>
        <w:t>〕</w:t>
      </w:r>
      <w:r w:rsidRPr="004031B5">
        <w:rPr>
          <w:rFonts w:ascii="Times New Roman" w:hAnsi="Times New Roman"/>
          <w:sz w:val="28"/>
          <w:szCs w:val="28"/>
        </w:rPr>
        <w:t>54</w:t>
      </w:r>
      <w:r w:rsidRPr="004031B5">
        <w:rPr>
          <w:rFonts w:ascii="Times New Roman" w:hAnsi="Times New Roman"/>
          <w:sz w:val="28"/>
          <w:szCs w:val="28"/>
        </w:rPr>
        <w:t>号），</w:t>
      </w:r>
      <w:r w:rsidRPr="004031B5">
        <w:rPr>
          <w:rFonts w:ascii="Times New Roman" w:hAnsi="Times New Roman"/>
          <w:sz w:val="28"/>
          <w:szCs w:val="28"/>
        </w:rPr>
        <w:t>2010.4.12</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8</w:t>
      </w:r>
      <w:r w:rsidRPr="004031B5">
        <w:rPr>
          <w:rFonts w:ascii="Times New Roman" w:hAnsi="Times New Roman"/>
          <w:sz w:val="28"/>
          <w:szCs w:val="28"/>
        </w:rPr>
        <w:t>）《中华人民共和国节约能源法》，</w:t>
      </w:r>
      <w:r w:rsidRPr="004031B5">
        <w:rPr>
          <w:rFonts w:ascii="Times New Roman" w:hAnsi="Times New Roman"/>
          <w:sz w:val="28"/>
          <w:szCs w:val="28"/>
        </w:rPr>
        <w:t>20</w:t>
      </w:r>
      <w:r w:rsidR="00B424D2" w:rsidRPr="004031B5">
        <w:rPr>
          <w:rFonts w:ascii="Times New Roman" w:hAnsi="Times New Roman" w:hint="eastAsia"/>
          <w:sz w:val="28"/>
          <w:szCs w:val="28"/>
        </w:rPr>
        <w:t>16</w:t>
      </w:r>
      <w:r w:rsidRPr="004031B5">
        <w:rPr>
          <w:rFonts w:ascii="Times New Roman" w:hAnsi="Times New Roman"/>
          <w:sz w:val="28"/>
          <w:szCs w:val="28"/>
        </w:rPr>
        <w:t>年</w:t>
      </w:r>
      <w:r w:rsidR="00B424D2" w:rsidRPr="004031B5">
        <w:rPr>
          <w:rFonts w:ascii="Times New Roman" w:hAnsi="Times New Roman" w:hint="eastAsia"/>
          <w:sz w:val="28"/>
          <w:szCs w:val="28"/>
        </w:rPr>
        <w:t>7</w:t>
      </w:r>
      <w:r w:rsidRPr="004031B5">
        <w:rPr>
          <w:rFonts w:ascii="Times New Roman" w:hAnsi="Times New Roman"/>
          <w:sz w:val="28"/>
          <w:szCs w:val="28"/>
        </w:rPr>
        <w:t>月</w:t>
      </w:r>
      <w:r w:rsidR="00B424D2" w:rsidRPr="004031B5">
        <w:rPr>
          <w:rFonts w:ascii="Times New Roman" w:hAnsi="Times New Roman" w:hint="eastAsia"/>
          <w:sz w:val="28"/>
          <w:szCs w:val="28"/>
        </w:rPr>
        <w:t>2</w:t>
      </w:r>
      <w:r w:rsidRPr="004031B5">
        <w:rPr>
          <w:rFonts w:ascii="Times New Roman" w:hAnsi="Times New Roman"/>
          <w:sz w:val="28"/>
          <w:szCs w:val="28"/>
        </w:rPr>
        <w:t>日；</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9</w:t>
      </w:r>
      <w:r w:rsidRPr="004031B5">
        <w:rPr>
          <w:rFonts w:ascii="Times New Roman" w:hAnsi="Times New Roman"/>
          <w:sz w:val="28"/>
          <w:szCs w:val="28"/>
        </w:rPr>
        <w:t>）《中华人民共和国循环经济促进法》，</w:t>
      </w:r>
      <w:r w:rsidRPr="004031B5">
        <w:rPr>
          <w:rFonts w:ascii="Times New Roman" w:hAnsi="Times New Roman"/>
          <w:sz w:val="28"/>
          <w:szCs w:val="28"/>
        </w:rPr>
        <w:t>2008</w:t>
      </w:r>
      <w:r w:rsidRPr="004031B5">
        <w:rPr>
          <w:rFonts w:ascii="Times New Roman" w:hAnsi="Times New Roman"/>
          <w:sz w:val="28"/>
          <w:szCs w:val="28"/>
        </w:rPr>
        <w:t>年</w:t>
      </w:r>
      <w:r w:rsidRPr="004031B5">
        <w:rPr>
          <w:rFonts w:ascii="Times New Roman" w:hAnsi="Times New Roman"/>
          <w:sz w:val="28"/>
          <w:szCs w:val="28"/>
        </w:rPr>
        <w:t>8</w:t>
      </w:r>
      <w:r w:rsidRPr="004031B5">
        <w:rPr>
          <w:rFonts w:ascii="Times New Roman" w:hAnsi="Times New Roman"/>
          <w:sz w:val="28"/>
          <w:szCs w:val="28"/>
        </w:rPr>
        <w:t>月</w:t>
      </w:r>
      <w:r w:rsidRPr="004031B5">
        <w:rPr>
          <w:rFonts w:ascii="Times New Roman" w:hAnsi="Times New Roman"/>
          <w:sz w:val="28"/>
          <w:szCs w:val="28"/>
        </w:rPr>
        <w:t>29</w:t>
      </w:r>
      <w:r w:rsidRPr="004031B5">
        <w:rPr>
          <w:rFonts w:ascii="Times New Roman" w:hAnsi="Times New Roman"/>
          <w:sz w:val="28"/>
          <w:szCs w:val="28"/>
        </w:rPr>
        <w:t>日；</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10</w:t>
      </w:r>
      <w:r w:rsidRPr="004031B5">
        <w:rPr>
          <w:rFonts w:ascii="Times New Roman" w:hAnsi="Times New Roman"/>
          <w:sz w:val="28"/>
          <w:szCs w:val="28"/>
        </w:rPr>
        <w:t>）《江苏省节约能源条例》，</w:t>
      </w:r>
      <w:r w:rsidRPr="004031B5">
        <w:rPr>
          <w:rFonts w:ascii="Times New Roman" w:hAnsi="Times New Roman"/>
          <w:sz w:val="28"/>
          <w:szCs w:val="28"/>
        </w:rPr>
        <w:t>2010.11.19</w:t>
      </w:r>
      <w:r w:rsidRPr="004031B5">
        <w:rPr>
          <w:rFonts w:ascii="Times New Roman" w:hAnsi="Times New Roman"/>
          <w:sz w:val="28"/>
          <w:szCs w:val="28"/>
        </w:rPr>
        <w:t>；</w:t>
      </w:r>
    </w:p>
    <w:p w:rsidR="00474C42" w:rsidRPr="004031B5" w:rsidDel="007B0B65" w:rsidRDefault="002C3AB5">
      <w:pPr>
        <w:spacing w:line="520" w:lineRule="exact"/>
        <w:ind w:firstLineChars="200" w:firstLine="560"/>
        <w:rPr>
          <w:del w:id="13" w:author="user" w:date="2017-11-25T07:35:00Z"/>
          <w:rFonts w:ascii="Times New Roman" w:hAnsi="Times New Roman"/>
          <w:sz w:val="28"/>
          <w:szCs w:val="28"/>
        </w:rPr>
      </w:pPr>
      <w:del w:id="14" w:author="user" w:date="2017-11-25T07:35:00Z">
        <w:r w:rsidRPr="004031B5" w:rsidDel="007B0B65">
          <w:rPr>
            <w:rFonts w:ascii="Times New Roman" w:hAnsi="Times New Roman"/>
            <w:sz w:val="28"/>
            <w:szCs w:val="28"/>
          </w:rPr>
          <w:delText>（</w:delText>
        </w:r>
        <w:r w:rsidRPr="004031B5" w:rsidDel="007B0B65">
          <w:rPr>
            <w:rFonts w:ascii="Times New Roman" w:hAnsi="Times New Roman"/>
            <w:sz w:val="28"/>
            <w:szCs w:val="28"/>
          </w:rPr>
          <w:delText>12</w:delText>
        </w:r>
        <w:r w:rsidRPr="004031B5" w:rsidDel="007B0B65">
          <w:rPr>
            <w:rFonts w:ascii="Times New Roman" w:hAnsi="Times New Roman"/>
            <w:sz w:val="28"/>
            <w:szCs w:val="28"/>
          </w:rPr>
          <w:delText>）《国务院关于印发节能减排综合性工作方案的通知》（国发〔</w:delText>
        </w:r>
        <w:r w:rsidRPr="004031B5" w:rsidDel="007B0B65">
          <w:rPr>
            <w:rFonts w:ascii="Times New Roman" w:hAnsi="Times New Roman"/>
            <w:sz w:val="28"/>
            <w:szCs w:val="28"/>
          </w:rPr>
          <w:delText>2007</w:delText>
        </w:r>
        <w:r w:rsidRPr="004031B5" w:rsidDel="007B0B65">
          <w:rPr>
            <w:rFonts w:ascii="Times New Roman" w:hAnsi="Times New Roman"/>
            <w:sz w:val="28"/>
            <w:szCs w:val="28"/>
          </w:rPr>
          <w:delText>〕</w:delText>
        </w:r>
        <w:r w:rsidRPr="004031B5" w:rsidDel="007B0B65">
          <w:rPr>
            <w:rFonts w:ascii="Times New Roman" w:hAnsi="Times New Roman"/>
            <w:sz w:val="28"/>
            <w:szCs w:val="28"/>
          </w:rPr>
          <w:delText>15</w:delText>
        </w:r>
        <w:r w:rsidRPr="004031B5" w:rsidDel="007B0B65">
          <w:rPr>
            <w:rFonts w:ascii="Times New Roman" w:hAnsi="Times New Roman"/>
            <w:sz w:val="28"/>
            <w:szCs w:val="28"/>
          </w:rPr>
          <w:delText>号）；</w:delText>
        </w:r>
      </w:del>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13</w:t>
      </w:r>
      <w:r w:rsidRPr="004031B5">
        <w:rPr>
          <w:rFonts w:ascii="Times New Roman" w:hAnsi="Times New Roman"/>
          <w:sz w:val="28"/>
          <w:szCs w:val="28"/>
        </w:rPr>
        <w:t>）《关于进一步加强工业节水工作的意见》（工信部节〔</w:t>
      </w:r>
      <w:r w:rsidRPr="004031B5">
        <w:rPr>
          <w:rFonts w:ascii="Times New Roman" w:hAnsi="Times New Roman"/>
          <w:sz w:val="28"/>
          <w:szCs w:val="28"/>
        </w:rPr>
        <w:t>2010</w:t>
      </w:r>
      <w:r w:rsidRPr="004031B5">
        <w:rPr>
          <w:rFonts w:ascii="Times New Roman" w:hAnsi="Times New Roman"/>
          <w:sz w:val="28"/>
          <w:szCs w:val="28"/>
        </w:rPr>
        <w:t>〕</w:t>
      </w:r>
      <w:r w:rsidRPr="004031B5">
        <w:rPr>
          <w:rFonts w:ascii="Times New Roman" w:hAnsi="Times New Roman"/>
          <w:sz w:val="28"/>
          <w:szCs w:val="28"/>
        </w:rPr>
        <w:t>218</w:t>
      </w:r>
      <w:r w:rsidRPr="004031B5">
        <w:rPr>
          <w:rFonts w:ascii="Times New Roman" w:hAnsi="Times New Roman"/>
          <w:sz w:val="28"/>
          <w:szCs w:val="28"/>
        </w:rPr>
        <w:t>号），</w:t>
      </w:r>
      <w:r w:rsidRPr="004031B5">
        <w:rPr>
          <w:rFonts w:ascii="Times New Roman" w:hAnsi="Times New Roman"/>
          <w:sz w:val="28"/>
          <w:szCs w:val="28"/>
        </w:rPr>
        <w:t>2010.5.4</w:t>
      </w:r>
      <w:r w:rsidRPr="004031B5">
        <w:rPr>
          <w:rFonts w:ascii="Times New Roman" w:hAnsi="Times New Roman"/>
          <w:sz w:val="28"/>
          <w:szCs w:val="28"/>
        </w:rPr>
        <w:t>；</w:t>
      </w:r>
    </w:p>
    <w:p w:rsidR="00474C42" w:rsidRPr="004031B5" w:rsidDel="007B0B65" w:rsidRDefault="002C3AB5">
      <w:pPr>
        <w:spacing w:line="520" w:lineRule="exact"/>
        <w:ind w:firstLineChars="200" w:firstLine="560"/>
        <w:rPr>
          <w:del w:id="15" w:author="user" w:date="2017-11-25T07:35:00Z"/>
          <w:rFonts w:ascii="Times New Roman" w:hAnsi="Times New Roman"/>
          <w:sz w:val="28"/>
          <w:szCs w:val="28"/>
        </w:rPr>
      </w:pPr>
      <w:del w:id="16" w:author="user" w:date="2017-11-25T07:35:00Z">
        <w:r w:rsidRPr="004031B5" w:rsidDel="007B0B65">
          <w:rPr>
            <w:rFonts w:ascii="Times New Roman" w:hAnsi="Times New Roman"/>
            <w:sz w:val="28"/>
            <w:szCs w:val="28"/>
          </w:rPr>
          <w:delText>（</w:delText>
        </w:r>
        <w:r w:rsidRPr="004031B5" w:rsidDel="007B0B65">
          <w:rPr>
            <w:rFonts w:ascii="Times New Roman" w:hAnsi="Times New Roman"/>
            <w:sz w:val="28"/>
            <w:szCs w:val="28"/>
          </w:rPr>
          <w:delText>14</w:delText>
        </w:r>
        <w:r w:rsidRPr="004031B5" w:rsidDel="007B0B65">
          <w:rPr>
            <w:rFonts w:ascii="Times New Roman" w:hAnsi="Times New Roman"/>
            <w:sz w:val="28"/>
            <w:szCs w:val="28"/>
          </w:rPr>
          <w:delText>）《关于进一步开展资源综合利用意见的通知》（国发〔</w:delText>
        </w:r>
        <w:r w:rsidRPr="004031B5" w:rsidDel="007B0B65">
          <w:rPr>
            <w:rFonts w:ascii="Times New Roman" w:hAnsi="Times New Roman"/>
            <w:sz w:val="28"/>
            <w:szCs w:val="28"/>
          </w:rPr>
          <w:delText>1996</w:delText>
        </w:r>
        <w:r w:rsidRPr="004031B5" w:rsidDel="007B0B65">
          <w:rPr>
            <w:rFonts w:ascii="Times New Roman" w:hAnsi="Times New Roman"/>
            <w:sz w:val="28"/>
            <w:szCs w:val="28"/>
          </w:rPr>
          <w:delText>〕</w:delText>
        </w:r>
        <w:r w:rsidRPr="004031B5" w:rsidDel="007B0B65">
          <w:rPr>
            <w:rFonts w:ascii="Times New Roman" w:hAnsi="Times New Roman"/>
            <w:sz w:val="28"/>
            <w:szCs w:val="28"/>
          </w:rPr>
          <w:delText>36</w:delText>
        </w:r>
        <w:r w:rsidRPr="004031B5" w:rsidDel="007B0B65">
          <w:rPr>
            <w:rFonts w:ascii="Times New Roman" w:hAnsi="Times New Roman"/>
            <w:sz w:val="28"/>
            <w:szCs w:val="28"/>
          </w:rPr>
          <w:delText>号），</w:delText>
        </w:r>
        <w:r w:rsidRPr="004031B5" w:rsidDel="007B0B65">
          <w:rPr>
            <w:rFonts w:ascii="Times New Roman" w:hAnsi="Times New Roman"/>
            <w:sz w:val="28"/>
            <w:szCs w:val="28"/>
          </w:rPr>
          <w:delText>1996</w:delText>
        </w:r>
        <w:r w:rsidRPr="004031B5" w:rsidDel="007B0B65">
          <w:rPr>
            <w:rFonts w:ascii="Times New Roman" w:hAnsi="Times New Roman"/>
            <w:sz w:val="28"/>
            <w:szCs w:val="28"/>
          </w:rPr>
          <w:delText>；</w:delText>
        </w:r>
      </w:del>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15</w:t>
      </w:r>
      <w:r w:rsidRPr="004031B5">
        <w:rPr>
          <w:rFonts w:ascii="Times New Roman" w:hAnsi="Times New Roman"/>
          <w:sz w:val="28"/>
          <w:szCs w:val="28"/>
        </w:rPr>
        <w:t>）《国家重点行业清洁生产技术导向目录（第一批）》，</w:t>
      </w:r>
      <w:r w:rsidRPr="004031B5">
        <w:rPr>
          <w:rFonts w:ascii="Times New Roman" w:hAnsi="Times New Roman"/>
          <w:sz w:val="28"/>
          <w:szCs w:val="28"/>
        </w:rPr>
        <w:t>2000</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16</w:t>
      </w:r>
      <w:r w:rsidRPr="004031B5">
        <w:rPr>
          <w:rFonts w:ascii="Times New Roman" w:hAnsi="Times New Roman"/>
          <w:sz w:val="28"/>
          <w:szCs w:val="28"/>
        </w:rPr>
        <w:t>）《国家重点行业清洁生产技术导向目录（第二批）》，</w:t>
      </w:r>
      <w:r w:rsidRPr="004031B5">
        <w:rPr>
          <w:rFonts w:ascii="Times New Roman" w:hAnsi="Times New Roman"/>
          <w:sz w:val="28"/>
          <w:szCs w:val="28"/>
        </w:rPr>
        <w:t>2003</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17</w:t>
      </w:r>
      <w:r w:rsidRPr="004031B5">
        <w:rPr>
          <w:rFonts w:ascii="Times New Roman" w:hAnsi="Times New Roman"/>
          <w:sz w:val="28"/>
          <w:szCs w:val="28"/>
        </w:rPr>
        <w:t>）《国家重点行业清洁生产技术导向目录（第三批）》，</w:t>
      </w:r>
      <w:r w:rsidRPr="004031B5">
        <w:rPr>
          <w:rFonts w:ascii="Times New Roman" w:hAnsi="Times New Roman"/>
          <w:sz w:val="28"/>
          <w:szCs w:val="28"/>
        </w:rPr>
        <w:t>2006</w:t>
      </w:r>
      <w:r w:rsidRPr="004031B5">
        <w:rPr>
          <w:rFonts w:ascii="Times New Roman" w:hAnsi="Times New Roman"/>
          <w:sz w:val="28"/>
          <w:szCs w:val="28"/>
        </w:rPr>
        <w:t>；</w:t>
      </w:r>
    </w:p>
    <w:p w:rsidR="00474C42" w:rsidRPr="004031B5" w:rsidDel="007B0B65" w:rsidRDefault="002C3AB5">
      <w:pPr>
        <w:spacing w:line="520" w:lineRule="exact"/>
        <w:ind w:firstLineChars="200" w:firstLine="560"/>
        <w:rPr>
          <w:del w:id="17" w:author="user" w:date="2017-11-25T07:35:00Z"/>
          <w:rFonts w:ascii="Times New Roman" w:hAnsi="Times New Roman"/>
          <w:sz w:val="28"/>
          <w:szCs w:val="28"/>
        </w:rPr>
      </w:pPr>
      <w:del w:id="18" w:author="user" w:date="2017-11-25T07:35:00Z">
        <w:r w:rsidRPr="004031B5" w:rsidDel="007B0B65">
          <w:rPr>
            <w:rFonts w:ascii="Times New Roman" w:hAnsi="Times New Roman"/>
            <w:sz w:val="28"/>
            <w:szCs w:val="28"/>
          </w:rPr>
          <w:delText>（</w:delText>
        </w:r>
        <w:r w:rsidRPr="004031B5" w:rsidDel="007B0B65">
          <w:rPr>
            <w:rFonts w:ascii="Times New Roman" w:hAnsi="Times New Roman"/>
            <w:sz w:val="28"/>
            <w:szCs w:val="28"/>
          </w:rPr>
          <w:delText>18</w:delText>
        </w:r>
        <w:r w:rsidRPr="004031B5" w:rsidDel="007B0B65">
          <w:rPr>
            <w:rFonts w:ascii="Times New Roman" w:hAnsi="Times New Roman"/>
            <w:sz w:val="28"/>
            <w:szCs w:val="28"/>
          </w:rPr>
          <w:delText>）《关于印发《资源综合利用目录（</w:delText>
        </w:r>
        <w:r w:rsidRPr="004031B5" w:rsidDel="007B0B65">
          <w:rPr>
            <w:rFonts w:ascii="Times New Roman" w:hAnsi="Times New Roman"/>
            <w:sz w:val="28"/>
            <w:szCs w:val="28"/>
          </w:rPr>
          <w:delText>2003</w:delText>
        </w:r>
        <w:r w:rsidRPr="004031B5" w:rsidDel="007B0B65">
          <w:rPr>
            <w:rFonts w:ascii="Times New Roman" w:hAnsi="Times New Roman"/>
            <w:sz w:val="28"/>
            <w:szCs w:val="28"/>
          </w:rPr>
          <w:delText>年修订）》的通知》（发改环资〔</w:delText>
        </w:r>
        <w:r w:rsidRPr="004031B5" w:rsidDel="007B0B65">
          <w:rPr>
            <w:rFonts w:ascii="Times New Roman" w:hAnsi="Times New Roman"/>
            <w:sz w:val="28"/>
            <w:szCs w:val="28"/>
          </w:rPr>
          <w:delText>2004</w:delText>
        </w:r>
        <w:r w:rsidRPr="004031B5" w:rsidDel="007B0B65">
          <w:rPr>
            <w:rFonts w:ascii="Times New Roman" w:hAnsi="Times New Roman"/>
            <w:sz w:val="28"/>
            <w:szCs w:val="28"/>
          </w:rPr>
          <w:delText>〕</w:delText>
        </w:r>
        <w:r w:rsidRPr="004031B5" w:rsidDel="007B0B65">
          <w:rPr>
            <w:rFonts w:ascii="Times New Roman" w:hAnsi="Times New Roman"/>
            <w:sz w:val="28"/>
            <w:szCs w:val="28"/>
          </w:rPr>
          <w:delText>73</w:delText>
        </w:r>
        <w:r w:rsidRPr="004031B5" w:rsidDel="007B0B65">
          <w:rPr>
            <w:rFonts w:ascii="Times New Roman" w:hAnsi="Times New Roman"/>
            <w:sz w:val="28"/>
            <w:szCs w:val="28"/>
          </w:rPr>
          <w:delText>号），</w:delText>
        </w:r>
        <w:r w:rsidRPr="004031B5" w:rsidDel="007B0B65">
          <w:rPr>
            <w:rFonts w:ascii="Times New Roman" w:hAnsi="Times New Roman"/>
            <w:sz w:val="28"/>
            <w:szCs w:val="28"/>
          </w:rPr>
          <w:delText>2004</w:delText>
        </w:r>
        <w:r w:rsidRPr="004031B5" w:rsidDel="007B0B65">
          <w:rPr>
            <w:rFonts w:ascii="Times New Roman" w:hAnsi="Times New Roman"/>
            <w:sz w:val="28"/>
            <w:szCs w:val="28"/>
          </w:rPr>
          <w:delText>；</w:delText>
        </w:r>
      </w:del>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19</w:t>
      </w:r>
      <w:r w:rsidRPr="004031B5">
        <w:rPr>
          <w:rFonts w:ascii="Times New Roman" w:hAnsi="Times New Roman"/>
          <w:sz w:val="28"/>
          <w:szCs w:val="28"/>
        </w:rPr>
        <w:t>）《再生资源回收管理办法》，</w:t>
      </w:r>
      <w:r w:rsidRPr="004031B5">
        <w:rPr>
          <w:rFonts w:ascii="Times New Roman" w:hAnsi="Times New Roman"/>
          <w:sz w:val="28"/>
          <w:szCs w:val="28"/>
        </w:rPr>
        <w:t>2007.5.1</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20</w:t>
      </w:r>
      <w:r w:rsidRPr="004031B5">
        <w:rPr>
          <w:rFonts w:ascii="Times New Roman" w:hAnsi="Times New Roman"/>
          <w:sz w:val="28"/>
          <w:szCs w:val="28"/>
        </w:rPr>
        <w:t>）《苏州市危险废物污染环境防治条例》，</w:t>
      </w:r>
      <w:r w:rsidRPr="004031B5">
        <w:rPr>
          <w:rFonts w:ascii="Times New Roman" w:hAnsi="Times New Roman"/>
          <w:sz w:val="28"/>
          <w:szCs w:val="28"/>
        </w:rPr>
        <w:t>2004.8.20</w:t>
      </w:r>
      <w:r w:rsidRPr="004031B5">
        <w:rPr>
          <w:rFonts w:ascii="Times New Roman" w:hAnsi="Times New Roman"/>
          <w:sz w:val="28"/>
          <w:szCs w:val="28"/>
        </w:rPr>
        <w:t>；</w:t>
      </w:r>
    </w:p>
    <w:p w:rsidR="00AE1052" w:rsidRPr="004031B5" w:rsidRDefault="00AE1052" w:rsidP="00AE1052">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21</w:t>
      </w:r>
      <w:r w:rsidRPr="004031B5">
        <w:rPr>
          <w:rFonts w:ascii="Times New Roman" w:hAnsi="Times New Roman"/>
          <w:sz w:val="28"/>
          <w:szCs w:val="28"/>
        </w:rPr>
        <w:t>）《危险废物规范化管理指标体系》，</w:t>
      </w:r>
      <w:r w:rsidRPr="004031B5">
        <w:rPr>
          <w:rFonts w:ascii="Times New Roman" w:hAnsi="Times New Roman"/>
          <w:sz w:val="28"/>
          <w:szCs w:val="28"/>
        </w:rPr>
        <w:t>2016</w:t>
      </w:r>
      <w:r w:rsidRPr="004031B5">
        <w:rPr>
          <w:rFonts w:ascii="Times New Roman" w:hAnsi="Times New Roman"/>
          <w:sz w:val="28"/>
          <w:szCs w:val="28"/>
        </w:rPr>
        <w:t>年</w:t>
      </w:r>
      <w:r w:rsidRPr="004031B5">
        <w:rPr>
          <w:rFonts w:ascii="Times New Roman" w:hAnsi="Times New Roman"/>
          <w:sz w:val="28"/>
          <w:szCs w:val="28"/>
        </w:rPr>
        <w:t>1</w:t>
      </w:r>
      <w:r w:rsidRPr="004031B5">
        <w:rPr>
          <w:rFonts w:ascii="Times New Roman" w:hAnsi="Times New Roman"/>
          <w:sz w:val="28"/>
          <w:szCs w:val="28"/>
        </w:rPr>
        <w:t>月</w:t>
      </w:r>
      <w:r w:rsidRPr="004031B5">
        <w:rPr>
          <w:rFonts w:ascii="Times New Roman" w:hAnsi="Times New Roman"/>
          <w:sz w:val="28"/>
          <w:szCs w:val="28"/>
        </w:rPr>
        <w:t>1</w:t>
      </w:r>
      <w:r w:rsidRPr="004031B5">
        <w:rPr>
          <w:rFonts w:ascii="Times New Roman" w:hAnsi="Times New Roman"/>
          <w:sz w:val="28"/>
          <w:szCs w:val="28"/>
        </w:rPr>
        <w:t>日实施。</w:t>
      </w:r>
    </w:p>
    <w:p w:rsidR="00474C42" w:rsidRPr="004031B5" w:rsidRDefault="002C3AB5">
      <w:pPr>
        <w:tabs>
          <w:tab w:val="left" w:pos="720"/>
        </w:tabs>
        <w:spacing w:line="520" w:lineRule="exact"/>
        <w:ind w:firstLineChars="250" w:firstLine="70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标准与技术要求</w:t>
      </w:r>
    </w:p>
    <w:p w:rsidR="00474C42" w:rsidRPr="004031B5" w:rsidDel="007B0B65" w:rsidRDefault="002C3AB5">
      <w:pPr>
        <w:spacing w:line="520" w:lineRule="exact"/>
        <w:ind w:firstLineChars="200" w:firstLine="560"/>
        <w:rPr>
          <w:del w:id="19" w:author="user" w:date="2017-11-25T07:36:00Z"/>
          <w:rFonts w:ascii="Times New Roman" w:hAnsi="Times New Roman"/>
          <w:sz w:val="28"/>
          <w:szCs w:val="28"/>
        </w:rPr>
      </w:pPr>
      <w:del w:id="20" w:author="user" w:date="2017-11-25T07:36:00Z">
        <w:r w:rsidRPr="004031B5" w:rsidDel="007B0B65">
          <w:rPr>
            <w:rFonts w:ascii="Times New Roman" w:hAnsi="Times New Roman"/>
            <w:sz w:val="28"/>
            <w:szCs w:val="28"/>
          </w:rPr>
          <w:lastRenderedPageBreak/>
          <w:delText>（</w:delText>
        </w:r>
        <w:r w:rsidRPr="004031B5" w:rsidDel="007B0B65">
          <w:rPr>
            <w:rFonts w:ascii="Times New Roman" w:hAnsi="Times New Roman"/>
            <w:sz w:val="28"/>
            <w:szCs w:val="28"/>
          </w:rPr>
          <w:delText>1</w:delText>
        </w:r>
        <w:r w:rsidRPr="004031B5" w:rsidDel="007B0B65">
          <w:rPr>
            <w:rFonts w:ascii="Times New Roman" w:hAnsi="Times New Roman"/>
            <w:sz w:val="28"/>
            <w:szCs w:val="28"/>
          </w:rPr>
          <w:delText>）《国务院关于落实科学发展观加强环境保护的决定》，国务院，</w:delText>
        </w:r>
        <w:r w:rsidRPr="004031B5" w:rsidDel="007B0B65">
          <w:rPr>
            <w:rFonts w:ascii="Times New Roman" w:hAnsi="Times New Roman"/>
            <w:sz w:val="28"/>
            <w:szCs w:val="28"/>
          </w:rPr>
          <w:delText>2005.12.3</w:delText>
        </w:r>
        <w:r w:rsidRPr="004031B5" w:rsidDel="007B0B65">
          <w:rPr>
            <w:rFonts w:ascii="Times New Roman" w:hAnsi="Times New Roman"/>
            <w:sz w:val="28"/>
            <w:szCs w:val="28"/>
          </w:rPr>
          <w:delText>；</w:delText>
        </w:r>
      </w:del>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2</w:t>
      </w:r>
      <w:r w:rsidRPr="004031B5">
        <w:rPr>
          <w:rFonts w:ascii="Times New Roman" w:hAnsi="Times New Roman"/>
          <w:sz w:val="28"/>
          <w:szCs w:val="28"/>
        </w:rPr>
        <w:t>）《清洁生产审核指南</w:t>
      </w:r>
      <w:r w:rsidRPr="004031B5">
        <w:rPr>
          <w:rFonts w:ascii="Times New Roman" w:hAnsi="Times New Roman"/>
          <w:sz w:val="28"/>
          <w:szCs w:val="28"/>
        </w:rPr>
        <w:t xml:space="preserve"> </w:t>
      </w:r>
      <w:r w:rsidRPr="004031B5">
        <w:rPr>
          <w:rFonts w:ascii="Times New Roman" w:hAnsi="Times New Roman"/>
          <w:sz w:val="28"/>
          <w:szCs w:val="28"/>
        </w:rPr>
        <w:t>制定技术导则》（</w:t>
      </w:r>
      <w:r w:rsidRPr="004031B5">
        <w:rPr>
          <w:rFonts w:ascii="Times New Roman" w:hAnsi="Times New Roman"/>
          <w:sz w:val="28"/>
          <w:szCs w:val="28"/>
        </w:rPr>
        <w:t>HJ469-2009</w:t>
      </w:r>
      <w:r w:rsidRPr="004031B5">
        <w:rPr>
          <w:rFonts w:ascii="Times New Roman" w:hAnsi="Times New Roman"/>
          <w:sz w:val="28"/>
          <w:szCs w:val="28"/>
        </w:rPr>
        <w:t>），环境保护部发布；</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3</w:t>
      </w:r>
      <w:r w:rsidRPr="004031B5">
        <w:rPr>
          <w:rFonts w:ascii="Times New Roman" w:hAnsi="Times New Roman"/>
          <w:sz w:val="28"/>
          <w:szCs w:val="28"/>
        </w:rPr>
        <w:t>）</w:t>
      </w:r>
      <w:r w:rsidR="001B7A6D" w:rsidRPr="004031B5">
        <w:rPr>
          <w:rFonts w:ascii="Times New Roman" w:hAnsi="Times New Roman"/>
          <w:sz w:val="28"/>
          <w:szCs w:val="28"/>
        </w:rPr>
        <w:t>《产业结构调整指导目录（</w:t>
      </w:r>
      <w:r w:rsidR="001B7A6D" w:rsidRPr="004031B5">
        <w:rPr>
          <w:rFonts w:ascii="Times New Roman" w:hAnsi="Times New Roman"/>
          <w:sz w:val="28"/>
          <w:szCs w:val="28"/>
        </w:rPr>
        <w:t>2013</w:t>
      </w:r>
      <w:r w:rsidR="001B7A6D" w:rsidRPr="004031B5">
        <w:rPr>
          <w:rFonts w:ascii="Times New Roman" w:hAnsi="Times New Roman"/>
          <w:sz w:val="28"/>
          <w:szCs w:val="28"/>
        </w:rPr>
        <w:t>）年本》（国家发改委，</w:t>
      </w:r>
      <w:r w:rsidR="001B7A6D" w:rsidRPr="004031B5">
        <w:rPr>
          <w:rFonts w:ascii="Times New Roman" w:hAnsi="Times New Roman"/>
          <w:sz w:val="28"/>
          <w:szCs w:val="28"/>
        </w:rPr>
        <w:t>2013.2.16</w:t>
      </w:r>
      <w:r w:rsidR="001B7A6D" w:rsidRPr="004031B5">
        <w:rPr>
          <w:rFonts w:ascii="Times New Roman" w:hAnsi="Times New Roman"/>
          <w:sz w:val="28"/>
          <w:szCs w:val="28"/>
        </w:rPr>
        <w:t>）</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4</w:t>
      </w:r>
      <w:r w:rsidRPr="004031B5">
        <w:rPr>
          <w:rFonts w:ascii="Times New Roman" w:hAnsi="Times New Roman"/>
          <w:sz w:val="28"/>
          <w:szCs w:val="28"/>
        </w:rPr>
        <w:t>）《江苏省工业和信息产业结构调整指导目录（</w:t>
      </w:r>
      <w:r w:rsidRPr="004031B5">
        <w:rPr>
          <w:rFonts w:ascii="Times New Roman" w:hAnsi="Times New Roman"/>
          <w:sz w:val="28"/>
          <w:szCs w:val="28"/>
        </w:rPr>
        <w:t>2012</w:t>
      </w:r>
      <w:r w:rsidRPr="004031B5">
        <w:rPr>
          <w:rFonts w:ascii="Times New Roman" w:hAnsi="Times New Roman"/>
          <w:sz w:val="28"/>
          <w:szCs w:val="28"/>
        </w:rPr>
        <w:t>年本）》，苏政办发</w:t>
      </w:r>
      <w:r w:rsidRPr="004031B5">
        <w:rPr>
          <w:rFonts w:ascii="Times New Roman" w:hAnsi="Times New Roman"/>
          <w:sz w:val="28"/>
          <w:szCs w:val="28"/>
        </w:rPr>
        <w:t>[2013]9</w:t>
      </w:r>
      <w:r w:rsidRPr="004031B5">
        <w:rPr>
          <w:rFonts w:ascii="Times New Roman" w:hAnsi="Times New Roman"/>
          <w:sz w:val="28"/>
          <w:szCs w:val="28"/>
        </w:rPr>
        <w:t>号</w:t>
      </w:r>
      <w:r w:rsidRPr="004031B5">
        <w:rPr>
          <w:rFonts w:ascii="Times New Roman" w:hAnsi="Times New Roman"/>
          <w:sz w:val="28"/>
          <w:szCs w:val="28"/>
        </w:rPr>
        <w:t>,2013.1.29</w:t>
      </w:r>
      <w:r w:rsidRPr="004031B5">
        <w:rPr>
          <w:rFonts w:ascii="Times New Roman" w:hAnsi="Times New Roman"/>
          <w:sz w:val="28"/>
          <w:szCs w:val="28"/>
        </w:rPr>
        <w:t>发布；</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5</w:t>
      </w:r>
      <w:r w:rsidRPr="004031B5">
        <w:rPr>
          <w:rFonts w:ascii="Times New Roman" w:hAnsi="Times New Roman"/>
          <w:sz w:val="28"/>
          <w:szCs w:val="28"/>
        </w:rPr>
        <w:t>）《重点企业清洁生产审核评估、验收实施指南》（环发〔</w:t>
      </w:r>
      <w:r w:rsidRPr="004031B5">
        <w:rPr>
          <w:rFonts w:ascii="Times New Roman" w:hAnsi="Times New Roman"/>
          <w:sz w:val="28"/>
          <w:szCs w:val="28"/>
        </w:rPr>
        <w:t>2008</w:t>
      </w:r>
      <w:r w:rsidRPr="004031B5">
        <w:rPr>
          <w:rFonts w:ascii="Times New Roman" w:hAnsi="Times New Roman"/>
          <w:sz w:val="28"/>
          <w:szCs w:val="28"/>
        </w:rPr>
        <w:t>〕</w:t>
      </w:r>
      <w:r w:rsidRPr="004031B5">
        <w:rPr>
          <w:rFonts w:ascii="Times New Roman" w:hAnsi="Times New Roman"/>
          <w:vanish/>
          <w:sz w:val="28"/>
          <w:szCs w:val="28"/>
        </w:rPr>
        <w:br/>
      </w:r>
      <w:r w:rsidRPr="004031B5">
        <w:rPr>
          <w:rFonts w:ascii="Times New Roman" w:hAnsi="Times New Roman"/>
          <w:sz w:val="28"/>
          <w:szCs w:val="28"/>
        </w:rPr>
        <w:t>60</w:t>
      </w:r>
      <w:r w:rsidRPr="004031B5">
        <w:rPr>
          <w:rFonts w:ascii="Times New Roman" w:hAnsi="Times New Roman"/>
          <w:sz w:val="28"/>
          <w:szCs w:val="28"/>
        </w:rPr>
        <w:t>号附件，国家环保部，</w:t>
      </w:r>
      <w:r w:rsidRPr="004031B5">
        <w:rPr>
          <w:rFonts w:ascii="Times New Roman" w:hAnsi="Times New Roman"/>
          <w:sz w:val="28"/>
          <w:szCs w:val="28"/>
        </w:rPr>
        <w:t>2008</w:t>
      </w:r>
      <w:r w:rsidRPr="004031B5">
        <w:rPr>
          <w:rFonts w:ascii="Times New Roman" w:hAnsi="Times New Roman"/>
          <w:sz w:val="28"/>
          <w:szCs w:val="28"/>
        </w:rPr>
        <w:t>）；</w:t>
      </w:r>
    </w:p>
    <w:p w:rsidR="00474C42" w:rsidRPr="004031B5" w:rsidDel="007B0B65" w:rsidRDefault="002C3AB5">
      <w:pPr>
        <w:spacing w:line="520" w:lineRule="exact"/>
        <w:ind w:firstLineChars="200" w:firstLine="560"/>
        <w:rPr>
          <w:del w:id="21" w:author="user" w:date="2017-11-25T07:36:00Z"/>
          <w:rFonts w:ascii="Times New Roman" w:hAnsi="Times New Roman"/>
          <w:sz w:val="28"/>
          <w:szCs w:val="28"/>
        </w:rPr>
      </w:pPr>
      <w:del w:id="22" w:author="user" w:date="2017-11-25T07:36:00Z">
        <w:r w:rsidRPr="004031B5" w:rsidDel="007B0B65">
          <w:rPr>
            <w:rFonts w:ascii="Times New Roman" w:hAnsi="Times New Roman"/>
            <w:sz w:val="28"/>
            <w:szCs w:val="28"/>
          </w:rPr>
          <w:delText>（</w:delText>
        </w:r>
        <w:r w:rsidRPr="004031B5" w:rsidDel="007B0B65">
          <w:rPr>
            <w:rFonts w:ascii="Times New Roman" w:hAnsi="Times New Roman"/>
            <w:sz w:val="28"/>
            <w:szCs w:val="28"/>
          </w:rPr>
          <w:delText>6</w:delText>
        </w:r>
        <w:r w:rsidRPr="004031B5" w:rsidDel="007B0B65">
          <w:rPr>
            <w:rFonts w:ascii="Times New Roman" w:hAnsi="Times New Roman"/>
            <w:sz w:val="28"/>
            <w:szCs w:val="28"/>
          </w:rPr>
          <w:delText>）《清洁生产审核指南</w:delText>
        </w:r>
        <w:r w:rsidRPr="004031B5" w:rsidDel="007B0B65">
          <w:rPr>
            <w:rFonts w:ascii="Times New Roman" w:hAnsi="Times New Roman"/>
            <w:sz w:val="28"/>
            <w:szCs w:val="28"/>
          </w:rPr>
          <w:delText xml:space="preserve"> </w:delText>
        </w:r>
        <w:r w:rsidRPr="004031B5" w:rsidDel="007B0B65">
          <w:rPr>
            <w:rFonts w:ascii="Times New Roman" w:hAnsi="Times New Roman"/>
            <w:sz w:val="28"/>
            <w:szCs w:val="28"/>
          </w:rPr>
          <w:delText>制定技术导则》（</w:delText>
        </w:r>
        <w:r w:rsidRPr="004031B5" w:rsidDel="007B0B65">
          <w:rPr>
            <w:rFonts w:ascii="Times New Roman" w:hAnsi="Times New Roman"/>
            <w:sz w:val="28"/>
            <w:szCs w:val="28"/>
          </w:rPr>
          <w:delText>HJ469-2009</w:delText>
        </w:r>
        <w:r w:rsidRPr="004031B5" w:rsidDel="007B0B65">
          <w:rPr>
            <w:rFonts w:ascii="Times New Roman" w:hAnsi="Times New Roman"/>
            <w:sz w:val="28"/>
            <w:szCs w:val="28"/>
          </w:rPr>
          <w:delText>），环境保护部发布；</w:delText>
        </w:r>
      </w:del>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7</w:t>
      </w:r>
      <w:r w:rsidRPr="004031B5">
        <w:rPr>
          <w:rFonts w:ascii="Times New Roman" w:hAnsi="Times New Roman"/>
          <w:sz w:val="28"/>
          <w:szCs w:val="28"/>
        </w:rPr>
        <w:t>）《节能用电管理办法》，国家发改委，</w:t>
      </w:r>
      <w:r w:rsidRPr="004031B5">
        <w:rPr>
          <w:rFonts w:ascii="Times New Roman" w:hAnsi="Times New Roman"/>
          <w:sz w:val="28"/>
          <w:szCs w:val="28"/>
        </w:rPr>
        <w:t>2001.1.8</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8</w:t>
      </w:r>
      <w:r w:rsidRPr="004031B5">
        <w:rPr>
          <w:rFonts w:ascii="Times New Roman" w:hAnsi="Times New Roman"/>
          <w:sz w:val="28"/>
          <w:szCs w:val="28"/>
        </w:rPr>
        <w:t>）《企业水平衡测试通则》（</w:t>
      </w:r>
      <w:r w:rsidRPr="004031B5">
        <w:rPr>
          <w:rFonts w:ascii="Times New Roman" w:hAnsi="Times New Roman"/>
          <w:sz w:val="28"/>
          <w:szCs w:val="28"/>
        </w:rPr>
        <w:t>GB/T12452-2008</w:t>
      </w:r>
      <w:r w:rsidRPr="004031B5">
        <w:rPr>
          <w:rFonts w:ascii="Times New Roman" w:hAnsi="Times New Roman"/>
          <w:sz w:val="28"/>
          <w:szCs w:val="28"/>
        </w:rPr>
        <w:t>），</w:t>
      </w:r>
      <w:r w:rsidRPr="004031B5">
        <w:rPr>
          <w:rFonts w:ascii="Times New Roman" w:hAnsi="Times New Roman"/>
          <w:sz w:val="28"/>
          <w:szCs w:val="28"/>
        </w:rPr>
        <w:t>2008.10.1</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9</w:t>
      </w:r>
      <w:r w:rsidRPr="004031B5">
        <w:rPr>
          <w:rFonts w:ascii="Times New Roman" w:hAnsi="Times New Roman"/>
          <w:sz w:val="28"/>
          <w:szCs w:val="28"/>
        </w:rPr>
        <w:t>）《用电设备电能平衡通则》（</w:t>
      </w:r>
      <w:r w:rsidRPr="004031B5">
        <w:rPr>
          <w:rFonts w:ascii="Times New Roman" w:hAnsi="Times New Roman"/>
          <w:sz w:val="28"/>
          <w:szCs w:val="28"/>
        </w:rPr>
        <w:t>GB/T8222-2008</w:t>
      </w:r>
      <w:r w:rsidRPr="004031B5">
        <w:rPr>
          <w:rFonts w:ascii="Times New Roman" w:hAnsi="Times New Roman"/>
          <w:sz w:val="28"/>
          <w:szCs w:val="28"/>
        </w:rPr>
        <w:t>），</w:t>
      </w:r>
      <w:r w:rsidRPr="004031B5">
        <w:rPr>
          <w:rFonts w:ascii="Times New Roman" w:hAnsi="Times New Roman"/>
          <w:sz w:val="28"/>
          <w:szCs w:val="28"/>
        </w:rPr>
        <w:t>2008</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10</w:t>
      </w:r>
      <w:r w:rsidRPr="004031B5">
        <w:rPr>
          <w:rFonts w:ascii="Times New Roman" w:hAnsi="Times New Roman"/>
          <w:sz w:val="28"/>
          <w:szCs w:val="28"/>
        </w:rPr>
        <w:t>）《节水型企业评价导则》，</w:t>
      </w:r>
      <w:r w:rsidRPr="004031B5">
        <w:rPr>
          <w:rFonts w:ascii="Times New Roman" w:hAnsi="Times New Roman"/>
          <w:sz w:val="28"/>
          <w:szCs w:val="28"/>
        </w:rPr>
        <w:t>2006.12.1</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11</w:t>
      </w:r>
      <w:r w:rsidRPr="004031B5">
        <w:rPr>
          <w:rFonts w:ascii="Times New Roman" w:hAnsi="Times New Roman"/>
          <w:sz w:val="28"/>
          <w:szCs w:val="28"/>
        </w:rPr>
        <w:t>）《评价企业合理用电技术导则》，</w:t>
      </w:r>
      <w:r w:rsidRPr="004031B5">
        <w:rPr>
          <w:rFonts w:ascii="Times New Roman" w:hAnsi="Times New Roman"/>
          <w:sz w:val="28"/>
          <w:szCs w:val="28"/>
        </w:rPr>
        <w:t>1998</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12</w:t>
      </w:r>
      <w:r w:rsidRPr="004031B5">
        <w:rPr>
          <w:rFonts w:ascii="Times New Roman" w:hAnsi="Times New Roman"/>
          <w:sz w:val="28"/>
          <w:szCs w:val="28"/>
        </w:rPr>
        <w:t>）《评价企业合理用热技术导则》，</w:t>
      </w:r>
      <w:r w:rsidRPr="004031B5">
        <w:rPr>
          <w:rFonts w:ascii="Times New Roman" w:hAnsi="Times New Roman"/>
          <w:sz w:val="28"/>
          <w:szCs w:val="28"/>
        </w:rPr>
        <w:t>1993</w:t>
      </w:r>
      <w:r w:rsidRPr="004031B5">
        <w:rPr>
          <w:rFonts w:ascii="Times New Roman" w:hAnsi="Times New Roman"/>
          <w:sz w:val="28"/>
          <w:szCs w:val="28"/>
        </w:rPr>
        <w:t>；</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13</w:t>
      </w:r>
      <w:r w:rsidRPr="004031B5">
        <w:rPr>
          <w:rFonts w:ascii="Times New Roman" w:hAnsi="Times New Roman"/>
          <w:sz w:val="28"/>
          <w:szCs w:val="28"/>
        </w:rPr>
        <w:t>）《用能单位能源计量器具配备和管理通则》，</w:t>
      </w:r>
      <w:r w:rsidRPr="004031B5">
        <w:rPr>
          <w:rFonts w:ascii="Times New Roman" w:hAnsi="Times New Roman"/>
          <w:sz w:val="28"/>
          <w:szCs w:val="28"/>
        </w:rPr>
        <w:t>2006</w:t>
      </w:r>
      <w:r w:rsidRPr="004031B5">
        <w:rPr>
          <w:rFonts w:ascii="Times New Roman" w:hAnsi="Times New Roman"/>
          <w:sz w:val="28"/>
          <w:szCs w:val="28"/>
        </w:rPr>
        <w:t>；</w:t>
      </w:r>
    </w:p>
    <w:p w:rsidR="00474C42" w:rsidRPr="004031B5" w:rsidDel="007B0B65" w:rsidRDefault="002C3AB5">
      <w:pPr>
        <w:spacing w:line="520" w:lineRule="exact"/>
        <w:ind w:firstLineChars="200" w:firstLine="560"/>
        <w:rPr>
          <w:del w:id="23" w:author="user" w:date="2017-11-25T07:36:00Z"/>
          <w:rFonts w:ascii="Times New Roman" w:hAnsi="Times New Roman"/>
          <w:sz w:val="28"/>
          <w:szCs w:val="28"/>
        </w:rPr>
      </w:pPr>
      <w:del w:id="24" w:author="user" w:date="2017-11-25T07:36:00Z">
        <w:r w:rsidRPr="004031B5" w:rsidDel="007B0B65">
          <w:rPr>
            <w:rFonts w:ascii="Times New Roman" w:hAnsi="Times New Roman"/>
            <w:sz w:val="28"/>
            <w:szCs w:val="28"/>
          </w:rPr>
          <w:delText>（</w:delText>
        </w:r>
        <w:r w:rsidRPr="004031B5" w:rsidDel="007B0B65">
          <w:rPr>
            <w:rFonts w:ascii="Times New Roman" w:hAnsi="Times New Roman"/>
            <w:sz w:val="28"/>
            <w:szCs w:val="28"/>
          </w:rPr>
          <w:delText>14</w:delText>
        </w:r>
        <w:r w:rsidRPr="004031B5" w:rsidDel="007B0B65">
          <w:rPr>
            <w:rFonts w:ascii="Times New Roman" w:hAnsi="Times New Roman"/>
            <w:sz w:val="28"/>
            <w:szCs w:val="28"/>
          </w:rPr>
          <w:delText>）《重点节能单位节能管理办法》，国家发改委，</w:delText>
        </w:r>
        <w:r w:rsidRPr="004031B5" w:rsidDel="007B0B65">
          <w:rPr>
            <w:rFonts w:ascii="Times New Roman" w:hAnsi="Times New Roman"/>
            <w:sz w:val="28"/>
            <w:szCs w:val="28"/>
          </w:rPr>
          <w:delText>1999.3.10</w:delText>
        </w:r>
        <w:r w:rsidRPr="004031B5" w:rsidDel="007B0B65">
          <w:rPr>
            <w:rFonts w:ascii="Times New Roman" w:hAnsi="Times New Roman"/>
            <w:sz w:val="28"/>
            <w:szCs w:val="28"/>
          </w:rPr>
          <w:delText>；</w:delText>
        </w:r>
      </w:del>
    </w:p>
    <w:p w:rsidR="00474C42" w:rsidRPr="004031B5" w:rsidRDefault="002C3AB5">
      <w:pPr>
        <w:pStyle w:val="af9"/>
        <w:spacing w:before="0" w:after="0" w:line="520" w:lineRule="exact"/>
        <w:ind w:firstLineChars="199" w:firstLine="557"/>
        <w:jc w:val="both"/>
        <w:rPr>
          <w:rFonts w:ascii="Times New Roman"/>
          <w:color w:val="auto"/>
          <w:sz w:val="28"/>
          <w:szCs w:val="28"/>
        </w:rPr>
      </w:pPr>
      <w:r w:rsidRPr="004031B5">
        <w:rPr>
          <w:rFonts w:ascii="Times New Roman"/>
          <w:color w:val="auto"/>
          <w:sz w:val="28"/>
          <w:szCs w:val="28"/>
        </w:rPr>
        <w:t>（</w:t>
      </w:r>
      <w:r w:rsidRPr="004031B5">
        <w:rPr>
          <w:rFonts w:ascii="Times New Roman"/>
          <w:color w:val="auto"/>
          <w:sz w:val="28"/>
          <w:szCs w:val="28"/>
        </w:rPr>
        <w:t>15</w:t>
      </w:r>
      <w:r w:rsidRPr="004031B5">
        <w:rPr>
          <w:rFonts w:ascii="Times New Roman"/>
          <w:color w:val="auto"/>
          <w:sz w:val="28"/>
          <w:szCs w:val="28"/>
        </w:rPr>
        <w:t>）《高耗能落后机电设备（产品）淘汰目录（第一批）》，工信部，工节［</w:t>
      </w:r>
      <w:r w:rsidRPr="004031B5">
        <w:rPr>
          <w:rFonts w:ascii="Times New Roman"/>
          <w:color w:val="auto"/>
          <w:sz w:val="28"/>
          <w:szCs w:val="28"/>
        </w:rPr>
        <w:t>2009</w:t>
      </w:r>
      <w:r w:rsidRPr="004031B5">
        <w:rPr>
          <w:rFonts w:ascii="Times New Roman"/>
          <w:color w:val="auto"/>
          <w:sz w:val="28"/>
          <w:szCs w:val="28"/>
        </w:rPr>
        <w:t>］第</w:t>
      </w:r>
      <w:r w:rsidRPr="004031B5">
        <w:rPr>
          <w:rFonts w:ascii="Times New Roman"/>
          <w:color w:val="auto"/>
          <w:sz w:val="28"/>
          <w:szCs w:val="28"/>
        </w:rPr>
        <w:t>67</w:t>
      </w:r>
      <w:r w:rsidRPr="004031B5">
        <w:rPr>
          <w:rFonts w:ascii="Times New Roman"/>
          <w:color w:val="auto"/>
          <w:sz w:val="28"/>
          <w:szCs w:val="28"/>
        </w:rPr>
        <w:t>号，</w:t>
      </w:r>
      <w:r w:rsidRPr="004031B5">
        <w:rPr>
          <w:rFonts w:ascii="Times New Roman"/>
          <w:color w:val="auto"/>
          <w:sz w:val="28"/>
          <w:szCs w:val="28"/>
        </w:rPr>
        <w:t>2009.12.4</w:t>
      </w:r>
      <w:r w:rsidRPr="004031B5">
        <w:rPr>
          <w:rFonts w:ascii="Times New Roman"/>
          <w:color w:val="auto"/>
          <w:sz w:val="28"/>
          <w:szCs w:val="28"/>
        </w:rPr>
        <w:t>；</w:t>
      </w:r>
    </w:p>
    <w:p w:rsidR="00474C42" w:rsidRPr="004031B5" w:rsidRDefault="002C3AB5">
      <w:pPr>
        <w:pStyle w:val="af9"/>
        <w:spacing w:before="0" w:after="0" w:line="520" w:lineRule="exact"/>
        <w:ind w:firstLineChars="200" w:firstLine="560"/>
        <w:jc w:val="both"/>
        <w:rPr>
          <w:rFonts w:ascii="Times New Roman"/>
          <w:color w:val="auto"/>
          <w:sz w:val="28"/>
          <w:szCs w:val="28"/>
        </w:rPr>
      </w:pPr>
      <w:r w:rsidRPr="004031B5">
        <w:rPr>
          <w:rFonts w:ascii="Times New Roman"/>
          <w:color w:val="auto"/>
          <w:sz w:val="28"/>
          <w:szCs w:val="28"/>
        </w:rPr>
        <w:t>（</w:t>
      </w:r>
      <w:r w:rsidRPr="004031B5">
        <w:rPr>
          <w:rFonts w:ascii="Times New Roman"/>
          <w:color w:val="auto"/>
          <w:sz w:val="28"/>
          <w:szCs w:val="28"/>
        </w:rPr>
        <w:t>16</w:t>
      </w:r>
      <w:r w:rsidRPr="004031B5">
        <w:rPr>
          <w:rFonts w:ascii="Times New Roman"/>
          <w:color w:val="auto"/>
          <w:sz w:val="28"/>
          <w:szCs w:val="28"/>
        </w:rPr>
        <w:t>）《高耗能落后机电设备（产品）淘汰目录（第二批）》，</w:t>
      </w:r>
      <w:r w:rsidRPr="004031B5">
        <w:rPr>
          <w:rFonts w:ascii="Times New Roman"/>
          <w:color w:val="auto"/>
          <w:sz w:val="28"/>
          <w:szCs w:val="28"/>
        </w:rPr>
        <w:t>2012.4</w:t>
      </w:r>
      <w:r w:rsidRPr="004031B5">
        <w:rPr>
          <w:rFonts w:ascii="Times New Roman"/>
          <w:color w:val="auto"/>
          <w:sz w:val="28"/>
          <w:szCs w:val="28"/>
        </w:rPr>
        <w:t>；</w:t>
      </w:r>
    </w:p>
    <w:p w:rsidR="00474C42" w:rsidRPr="004031B5" w:rsidRDefault="002C3AB5">
      <w:pPr>
        <w:pStyle w:val="af9"/>
        <w:spacing w:before="0" w:after="0" w:line="520" w:lineRule="exact"/>
        <w:ind w:firstLineChars="200" w:firstLine="560"/>
        <w:jc w:val="both"/>
        <w:rPr>
          <w:rFonts w:ascii="Times New Roman"/>
          <w:color w:val="auto"/>
          <w:sz w:val="28"/>
          <w:szCs w:val="28"/>
        </w:rPr>
      </w:pPr>
      <w:r w:rsidRPr="004031B5">
        <w:rPr>
          <w:rFonts w:ascii="Times New Roman"/>
          <w:color w:val="auto"/>
          <w:sz w:val="28"/>
          <w:szCs w:val="28"/>
        </w:rPr>
        <w:t>（</w:t>
      </w:r>
      <w:r w:rsidRPr="004031B5">
        <w:rPr>
          <w:rFonts w:ascii="Times New Roman"/>
          <w:color w:val="auto"/>
          <w:sz w:val="28"/>
          <w:szCs w:val="28"/>
        </w:rPr>
        <w:t>17</w:t>
      </w:r>
      <w:r w:rsidRPr="004031B5">
        <w:rPr>
          <w:rFonts w:ascii="Times New Roman"/>
          <w:color w:val="auto"/>
          <w:sz w:val="28"/>
          <w:szCs w:val="28"/>
        </w:rPr>
        <w:t>）《高耗能落后机电设备（产品）淘汰目录（第三批）》（征求意见稿），</w:t>
      </w:r>
      <w:r w:rsidRPr="004031B5">
        <w:rPr>
          <w:rFonts w:ascii="Times New Roman"/>
          <w:color w:val="auto"/>
          <w:sz w:val="28"/>
          <w:szCs w:val="28"/>
        </w:rPr>
        <w:t>2014.3</w:t>
      </w:r>
      <w:r w:rsidRPr="004031B5">
        <w:rPr>
          <w:rFonts w:ascii="Times New Roman"/>
          <w:color w:val="auto"/>
          <w:sz w:val="28"/>
          <w:szCs w:val="28"/>
        </w:rPr>
        <w:t>；</w:t>
      </w:r>
    </w:p>
    <w:p w:rsidR="00474C42" w:rsidRPr="004031B5" w:rsidRDefault="002C3AB5">
      <w:pPr>
        <w:pStyle w:val="af9"/>
        <w:spacing w:before="0" w:after="0" w:line="520" w:lineRule="exact"/>
        <w:ind w:firstLineChars="200" w:firstLine="560"/>
        <w:jc w:val="both"/>
        <w:rPr>
          <w:rFonts w:ascii="Times New Roman"/>
          <w:color w:val="auto"/>
          <w:sz w:val="28"/>
          <w:szCs w:val="28"/>
        </w:rPr>
      </w:pPr>
      <w:r w:rsidRPr="004031B5">
        <w:rPr>
          <w:rFonts w:ascii="Times New Roman"/>
          <w:color w:val="auto"/>
          <w:sz w:val="28"/>
          <w:szCs w:val="28"/>
        </w:rPr>
        <w:t>（</w:t>
      </w:r>
      <w:r w:rsidRPr="004031B5">
        <w:rPr>
          <w:rFonts w:ascii="Times New Roman"/>
          <w:color w:val="auto"/>
          <w:sz w:val="28"/>
          <w:szCs w:val="28"/>
        </w:rPr>
        <w:t>18</w:t>
      </w:r>
      <w:r w:rsidRPr="004031B5">
        <w:rPr>
          <w:rFonts w:ascii="Times New Roman"/>
          <w:color w:val="auto"/>
          <w:sz w:val="28"/>
          <w:szCs w:val="28"/>
        </w:rPr>
        <w:t>）《高耗能落后机电设备（产品）淘汰目录（第四批）》，</w:t>
      </w:r>
      <w:r w:rsidRPr="004031B5">
        <w:rPr>
          <w:rFonts w:ascii="Times New Roman"/>
          <w:color w:val="auto"/>
          <w:sz w:val="28"/>
          <w:szCs w:val="28"/>
        </w:rPr>
        <w:t>2016.2</w:t>
      </w:r>
      <w:r w:rsidRPr="004031B5">
        <w:rPr>
          <w:rFonts w:ascii="Times New Roman"/>
          <w:color w:val="auto"/>
          <w:sz w:val="28"/>
          <w:szCs w:val="28"/>
        </w:rPr>
        <w:t>；</w:t>
      </w:r>
    </w:p>
    <w:p w:rsidR="00474C42" w:rsidRPr="004031B5" w:rsidRDefault="002C3AB5">
      <w:pPr>
        <w:pStyle w:val="af9"/>
        <w:spacing w:before="0" w:after="0" w:line="520" w:lineRule="exact"/>
        <w:ind w:firstLineChars="200" w:firstLine="560"/>
        <w:jc w:val="both"/>
        <w:rPr>
          <w:rFonts w:ascii="Times New Roman"/>
          <w:color w:val="auto"/>
          <w:sz w:val="28"/>
          <w:szCs w:val="28"/>
        </w:rPr>
      </w:pPr>
      <w:r w:rsidRPr="004031B5">
        <w:rPr>
          <w:rFonts w:ascii="Times New Roman"/>
          <w:color w:val="auto"/>
          <w:sz w:val="28"/>
          <w:szCs w:val="28"/>
        </w:rPr>
        <w:lastRenderedPageBreak/>
        <w:t>（</w:t>
      </w:r>
      <w:r w:rsidRPr="004031B5">
        <w:rPr>
          <w:rFonts w:ascii="Times New Roman"/>
          <w:color w:val="auto"/>
          <w:sz w:val="28"/>
          <w:szCs w:val="28"/>
        </w:rPr>
        <w:t>19</w:t>
      </w:r>
      <w:r w:rsidRPr="004031B5">
        <w:rPr>
          <w:rFonts w:ascii="Times New Roman"/>
          <w:color w:val="auto"/>
          <w:sz w:val="28"/>
          <w:szCs w:val="28"/>
        </w:rPr>
        <w:t>）《市政府办公室关于转发市经信委等部门苏州市万家企业节能低碳行动实施意见的通知》（苏府办</w:t>
      </w:r>
      <w:r w:rsidRPr="004031B5">
        <w:rPr>
          <w:rFonts w:ascii="Times New Roman"/>
          <w:color w:val="auto"/>
          <w:sz w:val="28"/>
          <w:szCs w:val="28"/>
        </w:rPr>
        <w:t>[2012]134</w:t>
      </w:r>
      <w:r w:rsidRPr="004031B5">
        <w:rPr>
          <w:rFonts w:ascii="Times New Roman"/>
          <w:color w:val="auto"/>
          <w:sz w:val="28"/>
          <w:szCs w:val="28"/>
        </w:rPr>
        <w:t>号文件精神）。</w:t>
      </w:r>
    </w:p>
    <w:p w:rsidR="00474C42" w:rsidRDefault="002C3AB5">
      <w:pPr>
        <w:pStyle w:val="af9"/>
        <w:spacing w:before="0" w:after="0" w:line="520" w:lineRule="exact"/>
        <w:ind w:firstLineChars="200" w:firstLine="560"/>
        <w:jc w:val="both"/>
        <w:rPr>
          <w:ins w:id="25" w:author="user" w:date="2017-11-25T07:37:00Z"/>
          <w:rFonts w:ascii="Times New Roman" w:hint="eastAsia"/>
          <w:color w:val="auto"/>
          <w:sz w:val="28"/>
          <w:szCs w:val="28"/>
        </w:rPr>
      </w:pPr>
      <w:r w:rsidRPr="004031B5">
        <w:rPr>
          <w:rFonts w:ascii="Times New Roman"/>
          <w:color w:val="auto"/>
          <w:sz w:val="28"/>
          <w:szCs w:val="28"/>
        </w:rPr>
        <w:t>（</w:t>
      </w:r>
      <w:r w:rsidRPr="004031B5">
        <w:rPr>
          <w:rFonts w:ascii="Times New Roman"/>
          <w:color w:val="auto"/>
          <w:sz w:val="28"/>
          <w:szCs w:val="28"/>
        </w:rPr>
        <w:t>20</w:t>
      </w:r>
      <w:r w:rsidRPr="004031B5">
        <w:rPr>
          <w:rFonts w:ascii="Times New Roman"/>
          <w:color w:val="auto"/>
          <w:sz w:val="28"/>
          <w:szCs w:val="28"/>
        </w:rPr>
        <w:t>）《部分工业行业淘汰落后生产工艺装备和产品指导目录（</w:t>
      </w:r>
      <w:r w:rsidRPr="004031B5">
        <w:rPr>
          <w:rFonts w:ascii="Times New Roman"/>
          <w:color w:val="auto"/>
          <w:sz w:val="28"/>
          <w:szCs w:val="28"/>
        </w:rPr>
        <w:t>2010</w:t>
      </w:r>
      <w:r w:rsidRPr="004031B5">
        <w:rPr>
          <w:rFonts w:ascii="Times New Roman"/>
          <w:color w:val="auto"/>
          <w:sz w:val="28"/>
          <w:szCs w:val="28"/>
        </w:rPr>
        <w:t>年本）》，工产业</w:t>
      </w:r>
      <w:r w:rsidRPr="004031B5">
        <w:rPr>
          <w:rFonts w:ascii="Times New Roman"/>
          <w:color w:val="auto"/>
          <w:sz w:val="28"/>
          <w:szCs w:val="28"/>
        </w:rPr>
        <w:t>[2010]</w:t>
      </w:r>
      <w:r w:rsidRPr="004031B5">
        <w:rPr>
          <w:rFonts w:ascii="Times New Roman"/>
          <w:color w:val="auto"/>
          <w:sz w:val="28"/>
          <w:szCs w:val="28"/>
        </w:rPr>
        <w:t>第</w:t>
      </w:r>
      <w:r w:rsidRPr="004031B5">
        <w:rPr>
          <w:rFonts w:ascii="Times New Roman"/>
          <w:color w:val="auto"/>
          <w:sz w:val="28"/>
          <w:szCs w:val="28"/>
        </w:rPr>
        <w:t>122</w:t>
      </w:r>
      <w:commentRangeStart w:id="26"/>
      <w:r w:rsidRPr="004031B5">
        <w:rPr>
          <w:rFonts w:ascii="Times New Roman"/>
          <w:color w:val="auto"/>
          <w:sz w:val="28"/>
          <w:szCs w:val="28"/>
        </w:rPr>
        <w:t>号</w:t>
      </w:r>
      <w:commentRangeEnd w:id="26"/>
      <w:r w:rsidR="007B0B65">
        <w:rPr>
          <w:rStyle w:val="afe"/>
          <w:rFonts w:eastAsia="全真楷書"/>
        </w:rPr>
        <w:commentReference w:id="26"/>
      </w:r>
      <w:r w:rsidRPr="004031B5">
        <w:rPr>
          <w:rFonts w:ascii="Times New Roman"/>
          <w:color w:val="auto"/>
          <w:sz w:val="28"/>
          <w:szCs w:val="28"/>
        </w:rPr>
        <w:t>。</w:t>
      </w:r>
    </w:p>
    <w:p w:rsidR="007B0B65" w:rsidRPr="004031B5" w:rsidRDefault="007B0B65">
      <w:pPr>
        <w:pStyle w:val="af9"/>
        <w:spacing w:before="0" w:after="0" w:line="520" w:lineRule="exact"/>
        <w:ind w:firstLineChars="200" w:firstLine="560"/>
        <w:jc w:val="both"/>
        <w:rPr>
          <w:rFonts w:ascii="Times New Roman"/>
          <w:color w:val="auto"/>
          <w:sz w:val="28"/>
          <w:szCs w:val="28"/>
        </w:rPr>
      </w:pP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项目相关文件</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1</w:t>
      </w:r>
      <w:r w:rsidRPr="004031B5">
        <w:rPr>
          <w:rFonts w:ascii="Times New Roman" w:hAnsi="Times New Roman"/>
          <w:sz w:val="28"/>
          <w:szCs w:val="28"/>
        </w:rPr>
        <w:t>）</w:t>
      </w:r>
      <w:r w:rsidR="007E791A" w:rsidRPr="004031B5">
        <w:rPr>
          <w:rFonts w:ascii="Times New Roman" w:hAnsi="Times New Roman"/>
          <w:sz w:val="28"/>
          <w:szCs w:val="28"/>
        </w:rPr>
        <w:t>苏州市兴邦化学建材有限公司</w:t>
      </w:r>
      <w:r w:rsidRPr="004031B5">
        <w:rPr>
          <w:rFonts w:ascii="Times New Roman" w:hAnsi="Times New Roman"/>
          <w:sz w:val="28"/>
          <w:szCs w:val="28"/>
        </w:rPr>
        <w:t>清洁生产工作计划；</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2</w:t>
      </w:r>
      <w:r w:rsidRPr="004031B5">
        <w:rPr>
          <w:rFonts w:ascii="Times New Roman" w:hAnsi="Times New Roman"/>
          <w:sz w:val="28"/>
          <w:szCs w:val="28"/>
        </w:rPr>
        <w:t>）</w:t>
      </w:r>
      <w:r w:rsidR="007E791A" w:rsidRPr="004031B5">
        <w:rPr>
          <w:rFonts w:ascii="Times New Roman" w:hAnsi="Times New Roman"/>
          <w:sz w:val="28"/>
          <w:szCs w:val="28"/>
        </w:rPr>
        <w:t>苏州市兴邦化学建材有限公司</w:t>
      </w:r>
      <w:r w:rsidRPr="004031B5">
        <w:rPr>
          <w:rFonts w:ascii="Times New Roman" w:hAnsi="Times New Roman"/>
          <w:sz w:val="28"/>
          <w:szCs w:val="28"/>
        </w:rPr>
        <w:t>验收监测报告及环评文件；</w:t>
      </w:r>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w:t>
      </w:r>
      <w:r w:rsidRPr="004031B5">
        <w:rPr>
          <w:rFonts w:ascii="Times New Roman" w:hAnsi="Times New Roman"/>
          <w:sz w:val="28"/>
          <w:szCs w:val="28"/>
        </w:rPr>
        <w:t>3</w:t>
      </w:r>
      <w:r w:rsidRPr="004031B5">
        <w:rPr>
          <w:rFonts w:ascii="Times New Roman" w:hAnsi="Times New Roman"/>
          <w:sz w:val="28"/>
          <w:szCs w:val="28"/>
        </w:rPr>
        <w:t>）</w:t>
      </w:r>
      <w:r w:rsidR="007E791A" w:rsidRPr="004031B5">
        <w:rPr>
          <w:rFonts w:ascii="Times New Roman" w:hAnsi="Times New Roman"/>
          <w:sz w:val="28"/>
          <w:szCs w:val="28"/>
        </w:rPr>
        <w:t>苏州市兴邦化学建材有限公司</w:t>
      </w:r>
      <w:r w:rsidRPr="004031B5">
        <w:rPr>
          <w:rFonts w:ascii="Times New Roman" w:hAnsi="Times New Roman"/>
          <w:sz w:val="28"/>
          <w:szCs w:val="28"/>
        </w:rPr>
        <w:t>提供的其他资料。</w:t>
      </w:r>
    </w:p>
    <w:p w:rsidR="00474C42" w:rsidRPr="004031B5"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27" w:name="_Toc345404086"/>
      <w:bookmarkStart w:id="28" w:name="_Toc497203480"/>
      <w:r w:rsidRPr="004031B5">
        <w:rPr>
          <w:rFonts w:ascii="Times New Roman" w:hAnsi="Times New Roman"/>
          <w:b/>
          <w:bCs/>
          <w:kern w:val="0"/>
          <w:sz w:val="28"/>
          <w:szCs w:val="28"/>
          <w:u w:color="000000"/>
        </w:rPr>
        <w:t>1.4</w:t>
      </w:r>
      <w:bookmarkEnd w:id="27"/>
      <w:r w:rsidRPr="004031B5">
        <w:rPr>
          <w:rFonts w:ascii="Times New Roman" w:hAnsi="Times New Roman"/>
          <w:b/>
          <w:bCs/>
          <w:kern w:val="0"/>
          <w:sz w:val="28"/>
          <w:szCs w:val="28"/>
          <w:u w:color="000000"/>
        </w:rPr>
        <w:t>企业清洁生产审核工作程序</w:t>
      </w:r>
      <w:bookmarkEnd w:id="28"/>
    </w:p>
    <w:p w:rsidR="00474C42" w:rsidRPr="004031B5" w:rsidRDefault="002C3AB5">
      <w:pPr>
        <w:spacing w:line="520" w:lineRule="exact"/>
        <w:ind w:firstLineChars="200" w:firstLine="560"/>
        <w:rPr>
          <w:rFonts w:ascii="Times New Roman" w:hAnsi="Times New Roman"/>
          <w:sz w:val="28"/>
          <w:szCs w:val="28"/>
        </w:rPr>
      </w:pPr>
      <w:r w:rsidRPr="004031B5">
        <w:rPr>
          <w:rFonts w:ascii="Times New Roman" w:hAnsi="Times New Roman"/>
          <w:sz w:val="28"/>
          <w:szCs w:val="28"/>
        </w:rPr>
        <w:t>本轮企业清洁生产审核工作程序见图</w:t>
      </w:r>
      <w:r w:rsidRPr="004031B5">
        <w:rPr>
          <w:rFonts w:ascii="Times New Roman" w:hAnsi="Times New Roman"/>
          <w:sz w:val="28"/>
          <w:szCs w:val="28"/>
        </w:rPr>
        <w:t>1.4-1</w:t>
      </w:r>
      <w:r w:rsidRPr="004031B5">
        <w:rPr>
          <w:rFonts w:ascii="Times New Roman" w:hAnsi="Times New Roman"/>
          <w:sz w:val="28"/>
          <w:szCs w:val="28"/>
        </w:rPr>
        <w:t>。</w:t>
      </w:r>
    </w:p>
    <w:p w:rsidR="00474C42" w:rsidRPr="004031B5" w:rsidRDefault="00474C42">
      <w:pPr>
        <w:spacing w:line="520" w:lineRule="exact"/>
        <w:rPr>
          <w:rFonts w:ascii="Times New Roman" w:hAnsi="Times New Roman"/>
          <w:sz w:val="24"/>
        </w:rPr>
        <w:sectPr w:rsidR="00474C42" w:rsidRPr="004031B5">
          <w:footerReference w:type="default" r:id="rId15"/>
          <w:pgSz w:w="11905" w:h="16837"/>
          <w:pgMar w:top="1418" w:right="1418" w:bottom="1418" w:left="1418" w:header="851" w:footer="992" w:gutter="0"/>
          <w:pgNumType w:start="1"/>
          <w:cols w:space="720"/>
        </w:sectPr>
      </w:pPr>
    </w:p>
    <w:p w:rsidR="00474C42" w:rsidRPr="004031B5" w:rsidRDefault="000C6D43">
      <w:pPr>
        <w:spacing w:line="400" w:lineRule="exact"/>
        <w:rPr>
          <w:rFonts w:ascii="Times New Roman" w:hAnsi="Times New Roman"/>
          <w:sz w:val="24"/>
        </w:rPr>
      </w:pPr>
      <w:r w:rsidRPr="000C6D43">
        <w:rPr>
          <w:rFonts w:ascii="Times New Roman" w:hAnsi="Times New Roman"/>
          <w:noProof/>
          <w:sz w:val="20"/>
        </w:rPr>
        <w:lastRenderedPageBreak/>
        <w:pict>
          <v:shapetype id="_x0000_t202" coordsize="21600,21600" o:spt="202" path="m,l,21600r21600,l21600,xe">
            <v:stroke joinstyle="miter"/>
            <v:path gradientshapeok="t" o:connecttype="rect"/>
          </v:shapetype>
          <v:shape id="Text Box 5" o:spid="_x0000_s1026" type="#_x0000_t202" style="position:absolute;left:0;text-align:left;margin-left:279pt;margin-top:7.8pt;width:54pt;height:23.4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" strokecolor="white">
            <v:textbox>
              <w:txbxContent>
                <w:p w:rsidR="007B0B65" w:rsidRDefault="007B0B65">
                  <w:pPr>
                    <w:pStyle w:val="af5"/>
                    <w:tabs>
                      <w:tab w:val="clear" w:pos="4153"/>
                      <w:tab w:val="left" w:pos="8016"/>
                    </w:tabs>
                    <w:spacing w:line="200" w:lineRule="exact"/>
                    <w:jc w:val="both"/>
                    <w:rPr>
                      <w:rFonts w:eastAsia="黑体"/>
                      <w:w w:val="120"/>
                      <w:sz w:val="21"/>
                      <w:szCs w:val="21"/>
                    </w:rPr>
                  </w:pPr>
                  <w:r>
                    <w:rPr>
                      <w:rFonts w:eastAsia="黑体" w:hint="eastAsia"/>
                      <w:w w:val="120"/>
                      <w:sz w:val="21"/>
                      <w:szCs w:val="21"/>
                    </w:rPr>
                    <w:t>产</w:t>
                  </w:r>
                  <w:r>
                    <w:rPr>
                      <w:rFonts w:eastAsia="黑体" w:hint="eastAsia"/>
                      <w:w w:val="120"/>
                      <w:sz w:val="21"/>
                      <w:szCs w:val="21"/>
                    </w:rPr>
                    <w:t xml:space="preserve">  </w:t>
                  </w:r>
                  <w:r>
                    <w:rPr>
                      <w:rFonts w:eastAsia="黑体" w:hint="eastAsia"/>
                      <w:w w:val="120"/>
                      <w:sz w:val="21"/>
                      <w:szCs w:val="21"/>
                    </w:rPr>
                    <w:t>出</w:t>
                  </w:r>
                </w:p>
              </w:txbxContent>
            </v:textbox>
          </v:shape>
        </w:pict>
      </w:r>
      <w:r w:rsidRPr="000C6D43">
        <w:rPr>
          <w:rFonts w:ascii="Times New Roman" w:hAnsi="Times New Roman"/>
          <w:noProof/>
          <w:sz w:val="20"/>
        </w:rPr>
        <w:pict>
          <v:shape id="Text Box 6" o:spid="_x0000_s1027" type="#_x0000_t202" style="position:absolute;left:0;text-align:left;margin-left:63pt;margin-top:7.8pt;width:54pt;height:23.4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" strokecolor="white">
            <v:textbox>
              <w:txbxContent>
                <w:p w:rsidR="007B0B65" w:rsidRDefault="007B0B65">
                  <w:pPr>
                    <w:pStyle w:val="af5"/>
                    <w:tabs>
                      <w:tab w:val="clear" w:pos="4153"/>
                      <w:tab w:val="left" w:pos="8016"/>
                    </w:tabs>
                    <w:spacing w:line="200" w:lineRule="exact"/>
                    <w:jc w:val="both"/>
                    <w:rPr>
                      <w:rFonts w:eastAsia="黑体"/>
                      <w:w w:val="120"/>
                      <w:sz w:val="21"/>
                      <w:szCs w:val="21"/>
                    </w:rPr>
                  </w:pPr>
                  <w:r>
                    <w:rPr>
                      <w:rFonts w:eastAsia="黑体" w:hint="eastAsia"/>
                      <w:w w:val="120"/>
                      <w:sz w:val="21"/>
                      <w:szCs w:val="21"/>
                    </w:rPr>
                    <w:t>活</w:t>
                  </w:r>
                  <w:r>
                    <w:rPr>
                      <w:rFonts w:eastAsia="黑体" w:hint="eastAsia"/>
                      <w:w w:val="120"/>
                      <w:sz w:val="21"/>
                      <w:szCs w:val="21"/>
                    </w:rPr>
                    <w:t xml:space="preserve">  </w:t>
                  </w:r>
                  <w:r>
                    <w:rPr>
                      <w:rFonts w:eastAsia="黑体" w:hint="eastAsia"/>
                      <w:w w:val="120"/>
                      <w:sz w:val="21"/>
                      <w:szCs w:val="21"/>
                    </w:rPr>
                    <w:t>动</w:t>
                  </w:r>
                </w:p>
              </w:txbxContent>
            </v:textbox>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7" o:spid="_x0000_s1254" type="#_x0000_t7" style="position:absolute;left:0;text-align:left;margin-left:240.75pt;margin-top:14.6pt;width:153pt;height:56.2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" adj="2859"/>
        </w:pict>
      </w:r>
      <w:r w:rsidRPr="000C6D43">
        <w:rPr>
          <w:rFonts w:ascii="Times New Roman" w:hAnsi="Times New Roman"/>
          <w:noProof/>
          <w:sz w:val="20"/>
        </w:rPr>
        <w:pict>
          <v:line id="Line 8" o:spid="_x0000_s1253" style="position:absolute;left:0;text-align:left;z-index:251762688;visibility:visible" from="162pt,45.7pt" to="234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">
            <v:stroke endarrow="classic" endarrowwidth="narrow" endarrowlength="long"/>
          </v:line>
        </w:pict>
      </w:r>
      <w:r w:rsidRPr="000C6D43">
        <w:rPr>
          <w:rFonts w:ascii="Times New Roman" w:hAnsi="Times New Roman"/>
          <w:noProof/>
          <w:sz w:val="20"/>
        </w:rPr>
        <w:pict>
          <v:shape id="Text Box 9" o:spid="_x0000_s1028" type="#_x0000_t202" style="position:absolute;left:0;text-align:left;margin-left:27pt;margin-top:17.5pt;width:135pt;height:60.2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">
            <v:textbox>
              <w:txbxContent>
                <w:p w:rsidR="007B0B65" w:rsidRDefault="007B0B65">
                  <w:pPr>
                    <w:pStyle w:val="af5"/>
                    <w:tabs>
                      <w:tab w:val="clear" w:pos="4153"/>
                      <w:tab w:val="left" w:pos="8016"/>
                    </w:tabs>
                    <w:spacing w:line="200" w:lineRule="exact"/>
                    <w:rPr>
                      <w:rFonts w:eastAsia="黑体"/>
                      <w:w w:val="120"/>
                      <w:sz w:val="15"/>
                      <w:szCs w:val="15"/>
                    </w:rPr>
                  </w:pPr>
                  <w:r>
                    <w:rPr>
                      <w:rFonts w:eastAsia="黑体" w:hint="eastAsia"/>
                      <w:w w:val="120"/>
                      <w:sz w:val="15"/>
                      <w:szCs w:val="15"/>
                    </w:rPr>
                    <w:t>筹划和组织</w:t>
                  </w:r>
                </w:p>
                <w:p w:rsidR="007B0B65" w:rsidRDefault="007B0B65">
                  <w:pPr>
                    <w:spacing w:line="200" w:lineRule="exact"/>
                    <w:rPr>
                      <w:rFonts w:ascii="宋体" w:hAnsi="宋体"/>
                      <w:w w:val="120"/>
                      <w:sz w:val="15"/>
                      <w:szCs w:val="15"/>
                    </w:rPr>
                  </w:pPr>
                  <w:r>
                    <w:rPr>
                      <w:rFonts w:ascii="宋体" w:hAnsi="宋体" w:hint="eastAsia"/>
                      <w:w w:val="120"/>
                      <w:sz w:val="15"/>
                      <w:szCs w:val="15"/>
                    </w:rPr>
                    <w:t>1.取得领导支持</w:t>
                  </w:r>
                </w:p>
                <w:p w:rsidR="007B0B65" w:rsidRDefault="007B0B65">
                  <w:pPr>
                    <w:spacing w:line="200" w:lineRule="exact"/>
                    <w:rPr>
                      <w:rFonts w:ascii="宋体" w:hAnsi="宋体"/>
                      <w:w w:val="120"/>
                      <w:sz w:val="15"/>
                      <w:szCs w:val="15"/>
                    </w:rPr>
                  </w:pPr>
                  <w:r>
                    <w:rPr>
                      <w:rFonts w:ascii="宋体" w:hAnsi="宋体" w:hint="eastAsia"/>
                      <w:w w:val="120"/>
                      <w:sz w:val="15"/>
                      <w:szCs w:val="15"/>
                    </w:rPr>
                    <w:t>2.组建审计小组</w:t>
                  </w:r>
                </w:p>
                <w:p w:rsidR="007B0B65" w:rsidRDefault="007B0B65">
                  <w:pPr>
                    <w:spacing w:line="200" w:lineRule="exact"/>
                    <w:rPr>
                      <w:rFonts w:ascii="宋体" w:hAnsi="宋体"/>
                      <w:w w:val="120"/>
                      <w:sz w:val="15"/>
                      <w:szCs w:val="15"/>
                    </w:rPr>
                  </w:pPr>
                  <w:r>
                    <w:rPr>
                      <w:rFonts w:ascii="宋体" w:hAnsi="宋体" w:hint="eastAsia"/>
                      <w:w w:val="120"/>
                      <w:sz w:val="15"/>
                      <w:szCs w:val="15"/>
                    </w:rPr>
                    <w:t>3.制定工作计划</w:t>
                  </w:r>
                </w:p>
                <w:p w:rsidR="007B0B65" w:rsidRDefault="007B0B65">
                  <w:pPr>
                    <w:spacing w:line="200" w:lineRule="exact"/>
                    <w:rPr>
                      <w:rFonts w:ascii="宋体" w:hAnsi="宋体"/>
                      <w:w w:val="120"/>
                      <w:sz w:val="15"/>
                      <w:szCs w:val="15"/>
                    </w:rPr>
                  </w:pPr>
                  <w:r>
                    <w:rPr>
                      <w:rFonts w:ascii="宋体" w:hAnsi="宋体" w:hint="eastAsia"/>
                      <w:w w:val="120"/>
                      <w:sz w:val="15"/>
                      <w:szCs w:val="15"/>
                    </w:rPr>
                    <w:t>4.开展宣传教育</w:t>
                  </w:r>
                </w:p>
              </w:txbxContent>
            </v:textbox>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 id="Text Box 10" o:spid="_x0000_s1029" type="#_x0000_t202" style="position:absolute;left:0;text-align:left;margin-left:270pt;margin-top:2.4pt;width:99pt;height:45.3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" strokecolor="white">
            <v:textbox>
              <w:txbxContent>
                <w:p w:rsidR="007B0B65" w:rsidRDefault="007B0B65">
                  <w:pPr>
                    <w:spacing w:line="180" w:lineRule="exact"/>
                    <w:rPr>
                      <w:w w:val="120"/>
                      <w:sz w:val="15"/>
                    </w:rPr>
                  </w:pPr>
                  <w:r>
                    <w:rPr>
                      <w:rFonts w:hint="eastAsia"/>
                      <w:w w:val="120"/>
                      <w:sz w:val="15"/>
                    </w:rPr>
                    <w:t>1.</w:t>
                  </w:r>
                  <w:r>
                    <w:rPr>
                      <w:rFonts w:hint="eastAsia"/>
                      <w:w w:val="120"/>
                      <w:sz w:val="15"/>
                    </w:rPr>
                    <w:t>领导的参与</w:t>
                  </w:r>
                </w:p>
                <w:p w:rsidR="007B0B65" w:rsidRDefault="007B0B65">
                  <w:pPr>
                    <w:spacing w:line="180" w:lineRule="exact"/>
                    <w:rPr>
                      <w:w w:val="120"/>
                      <w:sz w:val="15"/>
                    </w:rPr>
                  </w:pPr>
                  <w:r>
                    <w:rPr>
                      <w:rFonts w:hint="eastAsia"/>
                      <w:w w:val="120"/>
                      <w:sz w:val="15"/>
                    </w:rPr>
                    <w:t>2.</w:t>
                  </w:r>
                  <w:r>
                    <w:rPr>
                      <w:rFonts w:hint="eastAsia"/>
                      <w:w w:val="120"/>
                      <w:sz w:val="15"/>
                    </w:rPr>
                    <w:t>审计小组</w:t>
                  </w:r>
                </w:p>
                <w:p w:rsidR="007B0B65" w:rsidRDefault="007B0B65">
                  <w:pPr>
                    <w:spacing w:line="180" w:lineRule="exact"/>
                    <w:rPr>
                      <w:w w:val="120"/>
                      <w:sz w:val="15"/>
                    </w:rPr>
                  </w:pPr>
                  <w:r>
                    <w:rPr>
                      <w:rFonts w:hint="eastAsia"/>
                      <w:w w:val="120"/>
                      <w:sz w:val="15"/>
                    </w:rPr>
                    <w:t>3.</w:t>
                  </w:r>
                  <w:r>
                    <w:rPr>
                      <w:rFonts w:hint="eastAsia"/>
                      <w:w w:val="120"/>
                      <w:sz w:val="15"/>
                    </w:rPr>
                    <w:t>审计工作计划</w:t>
                  </w:r>
                </w:p>
                <w:p w:rsidR="007B0B65" w:rsidRDefault="007B0B65">
                  <w:pPr>
                    <w:spacing w:line="180" w:lineRule="exact"/>
                    <w:rPr>
                      <w:w w:val="120"/>
                      <w:sz w:val="15"/>
                    </w:rPr>
                  </w:pPr>
                  <w:r>
                    <w:rPr>
                      <w:rFonts w:hint="eastAsia"/>
                      <w:w w:val="120"/>
                      <w:sz w:val="15"/>
                    </w:rPr>
                    <w:t>4.</w:t>
                  </w:r>
                  <w:r>
                    <w:rPr>
                      <w:rFonts w:hint="eastAsia"/>
                      <w:w w:val="120"/>
                      <w:sz w:val="15"/>
                    </w:rPr>
                    <w:t>障碍的克服</w:t>
                  </w:r>
                </w:p>
              </w:txbxContent>
            </v:textbox>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 id="未知" o:spid="_x0000_s1252" style="position:absolute;left:0;text-align:left;margin-left:5.75pt;margin-top:10.2pt;width:21.25pt;height:516.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" path="m425,10955l,10950,,,420,e" filled="f">
            <v:stroke endarrow="classic" endarrowwidth="narrow" endarrowlength="long"/>
            <v:path arrowok="t" o:connecttype="custom" o:connectlocs="269875,6562725;0,6559730;0,0;266700,0" o:connectangles="0,0,0,0"/>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12" o:spid="_x0000_s1251" style="position:absolute;left:0;text-align:left;z-index:251770880;visibility:visible" from="89.85pt,17.65pt" to="89.9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">
            <v:stroke endarrow="classic" endarrowwidth="narrow" endarrowlength="long"/>
          </v:lin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13" o:spid="_x0000_s1250" style="position:absolute;left:0;text-align:left;z-index:251763712;visibility:visible" from="162pt,52pt" to="23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">
            <v:stroke endarrow="classic" endarrowwidth="narrow" endarrowlength="long"/>
          </v:line>
        </w:pict>
      </w:r>
      <w:r w:rsidRPr="000C6D43">
        <w:rPr>
          <w:rFonts w:ascii="Times New Roman" w:hAnsi="Times New Roman"/>
          <w:noProof/>
          <w:sz w:val="20"/>
        </w:rPr>
        <w:pict>
          <v:shape id="Text Box 14" o:spid="_x0000_s1030" type="#_x0000_t202" style="position:absolute;left:0;text-align:left;margin-left:261pt;margin-top:24.85pt;width:117.5pt;height:54.6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" strokecolor="white">
            <v:textbox>
              <w:txbxContent>
                <w:p w:rsidR="007B0B65" w:rsidRDefault="007B0B65">
                  <w:pPr>
                    <w:spacing w:line="180" w:lineRule="exact"/>
                    <w:rPr>
                      <w:w w:val="120"/>
                      <w:sz w:val="15"/>
                    </w:rPr>
                  </w:pPr>
                  <w:r>
                    <w:rPr>
                      <w:rFonts w:hint="eastAsia"/>
                      <w:w w:val="120"/>
                      <w:sz w:val="15"/>
                    </w:rPr>
                    <w:t>1.</w:t>
                  </w:r>
                  <w:r>
                    <w:rPr>
                      <w:rFonts w:hint="eastAsia"/>
                      <w:w w:val="120"/>
                      <w:sz w:val="15"/>
                    </w:rPr>
                    <w:t>现状调查结论</w:t>
                  </w:r>
                </w:p>
                <w:p w:rsidR="007B0B65" w:rsidRDefault="007B0B65">
                  <w:pPr>
                    <w:spacing w:line="180" w:lineRule="exact"/>
                    <w:rPr>
                      <w:w w:val="120"/>
                      <w:sz w:val="15"/>
                    </w:rPr>
                  </w:pPr>
                  <w:r>
                    <w:rPr>
                      <w:rFonts w:hint="eastAsia"/>
                      <w:w w:val="120"/>
                      <w:sz w:val="15"/>
                    </w:rPr>
                    <w:t>2.</w:t>
                  </w:r>
                  <w:r>
                    <w:rPr>
                      <w:rFonts w:hint="eastAsia"/>
                      <w:w w:val="120"/>
                      <w:sz w:val="15"/>
                    </w:rPr>
                    <w:t>审计重点</w:t>
                  </w:r>
                </w:p>
                <w:p w:rsidR="007B0B65" w:rsidRDefault="007B0B65">
                  <w:pPr>
                    <w:spacing w:line="180" w:lineRule="exact"/>
                    <w:rPr>
                      <w:w w:val="120"/>
                      <w:sz w:val="15"/>
                    </w:rPr>
                  </w:pPr>
                  <w:r>
                    <w:rPr>
                      <w:rFonts w:hint="eastAsia"/>
                      <w:w w:val="120"/>
                      <w:sz w:val="15"/>
                    </w:rPr>
                    <w:t>3.</w:t>
                  </w:r>
                  <w:r>
                    <w:rPr>
                      <w:rFonts w:hint="eastAsia"/>
                      <w:w w:val="120"/>
                      <w:sz w:val="15"/>
                    </w:rPr>
                    <w:t>清洁生产目标</w:t>
                  </w:r>
                </w:p>
                <w:p w:rsidR="007B0B65" w:rsidRDefault="007B0B65">
                  <w:pPr>
                    <w:spacing w:line="180" w:lineRule="exact"/>
                    <w:rPr>
                      <w:w w:val="120"/>
                      <w:sz w:val="15"/>
                    </w:rPr>
                  </w:pPr>
                  <w:r>
                    <w:rPr>
                      <w:rFonts w:hint="eastAsia"/>
                      <w:w w:val="120"/>
                      <w:sz w:val="15"/>
                    </w:rPr>
                    <w:t>4.</w:t>
                  </w:r>
                  <w:r>
                    <w:rPr>
                      <w:rFonts w:hint="eastAsia"/>
                      <w:w w:val="120"/>
                      <w:sz w:val="15"/>
                    </w:rPr>
                    <w:t>现场考察产生的无</w:t>
                  </w:r>
                  <w:r>
                    <w:rPr>
                      <w:rFonts w:hint="eastAsia"/>
                      <w:w w:val="120"/>
                      <w:sz w:val="15"/>
                    </w:rPr>
                    <w:t>/</w:t>
                  </w:r>
                  <w:r>
                    <w:rPr>
                      <w:rFonts w:hint="eastAsia"/>
                      <w:w w:val="120"/>
                      <w:sz w:val="15"/>
                    </w:rPr>
                    <w:t>低费方案的实施</w:t>
                  </w:r>
                </w:p>
              </w:txbxContent>
            </v:textbox>
          </v:shape>
        </w:pict>
      </w:r>
      <w:r w:rsidRPr="000C6D43">
        <w:rPr>
          <w:rFonts w:ascii="Times New Roman" w:hAnsi="Times New Roman"/>
          <w:noProof/>
          <w:sz w:val="20"/>
        </w:rPr>
        <w:pict>
          <v:shape id="Text Box 15" o:spid="_x0000_s1031" type="#_x0000_t202" style="position:absolute;left:0;text-align:left;margin-left:27pt;margin-top:13.3pt;width:135pt;height:79.1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">
            <v:textbox>
              <w:txbxContent>
                <w:p w:rsidR="007B0B65" w:rsidRDefault="007B0B65">
                  <w:pPr>
                    <w:pStyle w:val="af5"/>
                    <w:tabs>
                      <w:tab w:val="clear" w:pos="4153"/>
                      <w:tab w:val="left" w:pos="8016"/>
                    </w:tabs>
                    <w:spacing w:line="200" w:lineRule="exact"/>
                    <w:rPr>
                      <w:rFonts w:eastAsia="黑体"/>
                      <w:w w:val="120"/>
                      <w:sz w:val="15"/>
                      <w:szCs w:val="24"/>
                    </w:rPr>
                  </w:pPr>
                  <w:r>
                    <w:rPr>
                      <w:rFonts w:eastAsia="黑体" w:hint="eastAsia"/>
                      <w:w w:val="120"/>
                      <w:sz w:val="15"/>
                      <w:szCs w:val="24"/>
                    </w:rPr>
                    <w:t>预评估</w:t>
                  </w:r>
                </w:p>
                <w:p w:rsidR="007B0B65" w:rsidRDefault="007B0B65">
                  <w:pPr>
                    <w:spacing w:line="200" w:lineRule="exact"/>
                    <w:rPr>
                      <w:rFonts w:ascii="宋体" w:hAnsi="宋体"/>
                      <w:w w:val="120"/>
                      <w:sz w:val="15"/>
                    </w:rPr>
                  </w:pPr>
                  <w:r>
                    <w:rPr>
                      <w:rFonts w:ascii="宋体" w:hAnsi="宋体" w:hint="eastAsia"/>
                      <w:w w:val="120"/>
                      <w:sz w:val="15"/>
                    </w:rPr>
                    <w:t>1.进行现状调研</w:t>
                  </w:r>
                </w:p>
                <w:p w:rsidR="007B0B65" w:rsidRDefault="007B0B65">
                  <w:pPr>
                    <w:spacing w:line="200" w:lineRule="exact"/>
                    <w:rPr>
                      <w:rFonts w:ascii="宋体" w:hAnsi="宋体"/>
                      <w:w w:val="120"/>
                      <w:sz w:val="15"/>
                    </w:rPr>
                  </w:pPr>
                  <w:r>
                    <w:rPr>
                      <w:rFonts w:ascii="宋体" w:hAnsi="宋体" w:hint="eastAsia"/>
                      <w:w w:val="120"/>
                      <w:sz w:val="15"/>
                    </w:rPr>
                    <w:t>2.进行现场考察</w:t>
                  </w:r>
                </w:p>
                <w:p w:rsidR="007B0B65" w:rsidRDefault="007B0B65">
                  <w:pPr>
                    <w:spacing w:line="200" w:lineRule="exact"/>
                    <w:rPr>
                      <w:rFonts w:ascii="宋体" w:hAnsi="宋体"/>
                      <w:w w:val="120"/>
                      <w:sz w:val="15"/>
                    </w:rPr>
                  </w:pPr>
                  <w:r>
                    <w:rPr>
                      <w:rFonts w:ascii="宋体" w:hAnsi="宋体" w:hint="eastAsia"/>
                      <w:w w:val="120"/>
                      <w:sz w:val="15"/>
                    </w:rPr>
                    <w:t>3.评价产污状况</w:t>
                  </w:r>
                </w:p>
                <w:p w:rsidR="007B0B65" w:rsidRDefault="007B0B65">
                  <w:pPr>
                    <w:spacing w:line="200" w:lineRule="exact"/>
                    <w:rPr>
                      <w:rFonts w:ascii="宋体" w:hAnsi="宋体"/>
                      <w:w w:val="120"/>
                      <w:sz w:val="15"/>
                    </w:rPr>
                  </w:pPr>
                  <w:r>
                    <w:rPr>
                      <w:rFonts w:ascii="宋体" w:hAnsi="宋体" w:hint="eastAsia"/>
                      <w:w w:val="120"/>
                      <w:sz w:val="15"/>
                    </w:rPr>
                    <w:t>4.确定审计重点</w:t>
                  </w:r>
                </w:p>
                <w:p w:rsidR="007B0B65" w:rsidRDefault="007B0B65">
                  <w:pPr>
                    <w:spacing w:line="200" w:lineRule="exact"/>
                    <w:rPr>
                      <w:rFonts w:ascii="宋体" w:hAnsi="宋体"/>
                      <w:w w:val="120"/>
                      <w:sz w:val="15"/>
                    </w:rPr>
                  </w:pPr>
                  <w:r>
                    <w:rPr>
                      <w:rFonts w:ascii="宋体" w:hAnsi="宋体" w:hint="eastAsia"/>
                      <w:w w:val="120"/>
                      <w:sz w:val="15"/>
                    </w:rPr>
                    <w:t>5.设置清洁生产目标</w:t>
                  </w:r>
                </w:p>
                <w:p w:rsidR="007B0B65" w:rsidRDefault="007B0B65">
                  <w:pPr>
                    <w:spacing w:line="200" w:lineRule="exact"/>
                    <w:rPr>
                      <w:rFonts w:ascii="宋体" w:hAnsi="宋体"/>
                      <w:w w:val="120"/>
                      <w:sz w:val="15"/>
                    </w:rPr>
                  </w:pPr>
                  <w:r>
                    <w:rPr>
                      <w:rFonts w:ascii="宋体" w:hAnsi="宋体" w:hint="eastAsia"/>
                      <w:w w:val="120"/>
                      <w:sz w:val="15"/>
                    </w:rPr>
                    <w:t>6.提出和实施无/低费方案</w:t>
                  </w:r>
                </w:p>
              </w:txbxContent>
            </v:textbox>
          </v:shape>
        </w:pict>
      </w:r>
      <w:r w:rsidRPr="000C6D43">
        <w:rPr>
          <w:rFonts w:ascii="Times New Roman" w:hAnsi="Times New Roman"/>
          <w:noProof/>
          <w:sz w:val="20"/>
        </w:rPr>
        <w:pict>
          <v:shape id="AutoShape 16" o:spid="_x0000_s1249" type="#_x0000_t7" style="position:absolute;left:0;text-align:left;margin-left:234pt;margin-top:17.05pt;width:162pt;height:70.2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" adj="2440"/>
        </w:pict>
      </w:r>
    </w:p>
    <w:p w:rsidR="00474C42" w:rsidRPr="004031B5" w:rsidRDefault="00474C42">
      <w:pPr>
        <w:spacing w:line="400" w:lineRule="exact"/>
        <w:ind w:firstLine="510"/>
        <w:rPr>
          <w:rFonts w:ascii="Times New Roman" w:hAnsi="Times New Roman"/>
          <w:sz w:val="24"/>
        </w:rPr>
      </w:pPr>
    </w:p>
    <w:p w:rsidR="00474C42" w:rsidRPr="004031B5" w:rsidRDefault="00474C42">
      <w:pPr>
        <w:spacing w:line="400" w:lineRule="exact"/>
        <w:ind w:firstLine="510"/>
        <w:rPr>
          <w:rFonts w:ascii="Times New Roman" w:hAnsi="Times New Roman"/>
          <w:sz w:val="24"/>
        </w:rPr>
      </w:pPr>
    </w:p>
    <w:p w:rsidR="00474C42" w:rsidRPr="004031B5" w:rsidRDefault="00474C42">
      <w:pPr>
        <w:spacing w:line="400" w:lineRule="exact"/>
        <w:ind w:firstLine="510"/>
        <w:rPr>
          <w:rFonts w:ascii="Times New Roman" w:hAnsi="Times New Roman"/>
          <w:sz w:val="24"/>
        </w:rPr>
      </w:pP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17" o:spid="_x0000_s1248" style="position:absolute;left:0;text-align:left;z-index:251771904;visibility:visible" from="90pt,11.7pt" to="90.0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">
            <v:stroke endarrow="classic" endarrowwidth="narrow" endarrowlength="long"/>
          </v:lin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 id="Text Box 18" o:spid="_x0000_s1032" type="#_x0000_t202" style="position:absolute;left:0;text-align:left;margin-left:261pt;margin-top:18.65pt;width:108pt;height:43.9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" strokecolor="white">
            <v:textbox>
              <w:txbxContent>
                <w:p w:rsidR="007B0B65" w:rsidRDefault="007B0B65">
                  <w:pPr>
                    <w:spacing w:line="180" w:lineRule="exact"/>
                    <w:rPr>
                      <w:w w:val="120"/>
                      <w:sz w:val="15"/>
                    </w:rPr>
                  </w:pPr>
                  <w:r>
                    <w:rPr>
                      <w:rFonts w:hint="eastAsia"/>
                      <w:w w:val="120"/>
                      <w:sz w:val="15"/>
                    </w:rPr>
                    <w:t>1.</w:t>
                  </w:r>
                  <w:r>
                    <w:rPr>
                      <w:rFonts w:hint="eastAsia"/>
                      <w:w w:val="120"/>
                      <w:sz w:val="15"/>
                    </w:rPr>
                    <w:t>物料平衡</w:t>
                  </w:r>
                </w:p>
                <w:p w:rsidR="007B0B65" w:rsidRDefault="007B0B65">
                  <w:pPr>
                    <w:spacing w:line="180" w:lineRule="exact"/>
                    <w:rPr>
                      <w:w w:val="120"/>
                      <w:sz w:val="15"/>
                    </w:rPr>
                  </w:pPr>
                  <w:r>
                    <w:rPr>
                      <w:rFonts w:hint="eastAsia"/>
                      <w:w w:val="120"/>
                      <w:sz w:val="15"/>
                    </w:rPr>
                    <w:t>2.</w:t>
                  </w:r>
                  <w:r>
                    <w:rPr>
                      <w:rFonts w:hint="eastAsia"/>
                      <w:w w:val="120"/>
                      <w:sz w:val="15"/>
                    </w:rPr>
                    <w:t>废弃物产生原因</w:t>
                  </w:r>
                </w:p>
                <w:p w:rsidR="007B0B65" w:rsidRDefault="007B0B65" w:rsidP="003D79D3">
                  <w:pPr>
                    <w:spacing w:line="180" w:lineRule="exact"/>
                    <w:ind w:left="179" w:hangingChars="100" w:hanging="179"/>
                    <w:rPr>
                      <w:w w:val="120"/>
                      <w:sz w:val="15"/>
                    </w:rPr>
                  </w:pPr>
                  <w:r>
                    <w:rPr>
                      <w:rFonts w:hint="eastAsia"/>
                      <w:w w:val="120"/>
                      <w:sz w:val="15"/>
                    </w:rPr>
                    <w:t>3.</w:t>
                  </w:r>
                  <w:r>
                    <w:rPr>
                      <w:rFonts w:hint="eastAsia"/>
                      <w:w w:val="120"/>
                      <w:sz w:val="15"/>
                    </w:rPr>
                    <w:t>审计重点无</w:t>
                  </w:r>
                  <w:r>
                    <w:rPr>
                      <w:rFonts w:hint="eastAsia"/>
                      <w:w w:val="120"/>
                      <w:sz w:val="15"/>
                    </w:rPr>
                    <w:t>/</w:t>
                  </w:r>
                  <w:r>
                    <w:rPr>
                      <w:rFonts w:hint="eastAsia"/>
                      <w:w w:val="120"/>
                      <w:sz w:val="15"/>
                    </w:rPr>
                    <w:t>费方案的实施</w:t>
                  </w:r>
                </w:p>
              </w:txbxContent>
            </v:textbox>
          </v:shape>
        </w:pict>
      </w:r>
      <w:r w:rsidRPr="000C6D43">
        <w:rPr>
          <w:rFonts w:ascii="Times New Roman" w:hAnsi="Times New Roman"/>
          <w:noProof/>
          <w:sz w:val="20"/>
        </w:rPr>
        <w:pict>
          <v:line id="Line 19" o:spid="_x0000_s1247" style="position:absolute;left:0;text-align:left;z-index:251764736;visibility:visible" from="162pt,37.55pt" to="234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">
            <v:stroke endarrow="classic" endarrowwidth="narrow" endarrowlength="long"/>
          </v:line>
        </w:pict>
      </w:r>
      <w:r w:rsidRPr="000C6D43">
        <w:rPr>
          <w:rFonts w:ascii="Times New Roman" w:hAnsi="Times New Roman"/>
          <w:noProof/>
          <w:sz w:val="20"/>
        </w:rPr>
        <w:pict>
          <v:shape id="Text Box 20" o:spid="_x0000_s1033" type="#_x0000_t202" style="position:absolute;left:0;text-align:left;margin-left:27pt;margin-top:6.35pt;width:135pt;height:67.4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">
            <v:textbox>
              <w:txbxContent>
                <w:p w:rsidR="007B0B65" w:rsidRDefault="007B0B65">
                  <w:pPr>
                    <w:pStyle w:val="af5"/>
                    <w:tabs>
                      <w:tab w:val="clear" w:pos="4153"/>
                      <w:tab w:val="left" w:pos="8016"/>
                    </w:tabs>
                    <w:spacing w:line="200" w:lineRule="exact"/>
                    <w:rPr>
                      <w:rFonts w:eastAsia="黑体"/>
                      <w:w w:val="120"/>
                      <w:sz w:val="15"/>
                      <w:szCs w:val="24"/>
                    </w:rPr>
                  </w:pPr>
                  <w:r>
                    <w:rPr>
                      <w:rFonts w:eastAsia="黑体" w:hint="eastAsia"/>
                      <w:w w:val="120"/>
                      <w:sz w:val="15"/>
                      <w:szCs w:val="24"/>
                    </w:rPr>
                    <w:t>评</w:t>
                  </w:r>
                  <w:r>
                    <w:rPr>
                      <w:rFonts w:eastAsia="黑体" w:hint="eastAsia"/>
                      <w:w w:val="120"/>
                      <w:sz w:val="15"/>
                      <w:szCs w:val="24"/>
                    </w:rPr>
                    <w:t xml:space="preserve">    </w:t>
                  </w:r>
                  <w:r>
                    <w:rPr>
                      <w:rFonts w:eastAsia="黑体" w:hint="eastAsia"/>
                      <w:w w:val="120"/>
                      <w:sz w:val="15"/>
                      <w:szCs w:val="24"/>
                    </w:rPr>
                    <w:t>估</w:t>
                  </w:r>
                </w:p>
                <w:p w:rsidR="007B0B65" w:rsidRDefault="007B0B65">
                  <w:pPr>
                    <w:spacing w:line="200" w:lineRule="exact"/>
                    <w:rPr>
                      <w:rFonts w:ascii="宋体" w:hAnsi="宋体"/>
                      <w:w w:val="120"/>
                      <w:sz w:val="15"/>
                    </w:rPr>
                  </w:pPr>
                  <w:r>
                    <w:rPr>
                      <w:rFonts w:ascii="宋体" w:hAnsi="宋体" w:hint="eastAsia"/>
                      <w:w w:val="120"/>
                      <w:sz w:val="15"/>
                    </w:rPr>
                    <w:t>1.准备审计重点资料</w:t>
                  </w:r>
                </w:p>
                <w:p w:rsidR="007B0B65" w:rsidRDefault="007B0B65">
                  <w:pPr>
                    <w:spacing w:line="200" w:lineRule="exact"/>
                    <w:rPr>
                      <w:rFonts w:ascii="宋体" w:hAnsi="宋体"/>
                      <w:w w:val="120"/>
                      <w:sz w:val="15"/>
                    </w:rPr>
                  </w:pPr>
                  <w:r>
                    <w:rPr>
                      <w:rFonts w:ascii="宋体" w:hAnsi="宋体" w:hint="eastAsia"/>
                      <w:w w:val="120"/>
                      <w:sz w:val="15"/>
                    </w:rPr>
                    <w:t>2.实测输入输出物流</w:t>
                  </w:r>
                </w:p>
                <w:p w:rsidR="007B0B65" w:rsidRDefault="007B0B65">
                  <w:pPr>
                    <w:spacing w:line="200" w:lineRule="exact"/>
                    <w:rPr>
                      <w:rFonts w:ascii="宋体" w:hAnsi="宋体"/>
                      <w:w w:val="120"/>
                      <w:sz w:val="15"/>
                    </w:rPr>
                  </w:pPr>
                  <w:r>
                    <w:rPr>
                      <w:rFonts w:ascii="宋体" w:hAnsi="宋体" w:hint="eastAsia"/>
                      <w:w w:val="120"/>
                      <w:sz w:val="15"/>
                    </w:rPr>
                    <w:t>3.建立物测平衡</w:t>
                  </w:r>
                </w:p>
                <w:p w:rsidR="007B0B65" w:rsidRDefault="007B0B65">
                  <w:pPr>
                    <w:spacing w:line="200" w:lineRule="exact"/>
                    <w:rPr>
                      <w:rFonts w:ascii="宋体" w:hAnsi="宋体"/>
                      <w:w w:val="120"/>
                      <w:sz w:val="15"/>
                    </w:rPr>
                  </w:pPr>
                  <w:r>
                    <w:rPr>
                      <w:rFonts w:ascii="宋体" w:hAnsi="宋体" w:hint="eastAsia"/>
                      <w:w w:val="120"/>
                      <w:sz w:val="15"/>
                    </w:rPr>
                    <w:t>4.分析废弃物产生原因</w:t>
                  </w:r>
                </w:p>
                <w:p w:rsidR="007B0B65" w:rsidRDefault="007B0B65">
                  <w:pPr>
                    <w:spacing w:line="200" w:lineRule="exact"/>
                    <w:rPr>
                      <w:rFonts w:ascii="宋体" w:hAnsi="宋体"/>
                      <w:w w:val="120"/>
                      <w:sz w:val="15"/>
                    </w:rPr>
                  </w:pPr>
                  <w:r>
                    <w:rPr>
                      <w:rFonts w:ascii="宋体" w:hAnsi="宋体" w:hint="eastAsia"/>
                      <w:w w:val="120"/>
                      <w:sz w:val="15"/>
                    </w:rPr>
                    <w:t>5.提出和实施无/低费方案</w:t>
                  </w:r>
                </w:p>
              </w:txbxContent>
            </v:textbox>
          </v:shape>
        </w:pict>
      </w:r>
      <w:r w:rsidRPr="000C6D43">
        <w:rPr>
          <w:rFonts w:ascii="Times New Roman" w:hAnsi="Times New Roman"/>
          <w:noProof/>
          <w:sz w:val="20"/>
        </w:rPr>
        <w:pict>
          <v:shape id="AutoShape 21" o:spid="_x0000_s1246" type="#_x0000_t7" style="position:absolute;left:0;text-align:left;margin-left:240.75pt;margin-top:12.65pt;width:153pt;height:56.8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" adj="2435"/>
        </w:pict>
      </w:r>
    </w:p>
    <w:p w:rsidR="00474C42" w:rsidRPr="004031B5" w:rsidRDefault="00474C42">
      <w:pPr>
        <w:spacing w:line="400" w:lineRule="exact"/>
        <w:ind w:firstLine="510"/>
        <w:rPr>
          <w:rFonts w:ascii="Times New Roman" w:hAnsi="Times New Roman"/>
          <w:sz w:val="24"/>
        </w:rPr>
      </w:pPr>
    </w:p>
    <w:p w:rsidR="00474C42" w:rsidRPr="004031B5" w:rsidRDefault="00474C42">
      <w:pPr>
        <w:spacing w:line="400" w:lineRule="exact"/>
        <w:ind w:firstLine="510"/>
        <w:rPr>
          <w:rFonts w:ascii="Times New Roman" w:hAnsi="Times New Roman"/>
          <w:sz w:val="24"/>
        </w:rPr>
      </w:pP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22" o:spid="_x0000_s1245" style="position:absolute;left:0;text-align:left;z-index:251772928;visibility:visible" from="90pt,13pt" to="90.0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">
            <v:stroke endarrow="classic" endarrowwidth="narrow" endarrowlength="long"/>
          </v:lin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 id="Text Box 23" o:spid="_x0000_s1034" type="#_x0000_t202" style="position:absolute;left:0;text-align:left;margin-left:27pt;margin-top:10.85pt;width:162pt;height:89.6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">
            <v:textbox>
              <w:txbxContent>
                <w:p w:rsidR="007B0B65" w:rsidRDefault="007B0B65">
                  <w:pPr>
                    <w:pStyle w:val="af5"/>
                    <w:tabs>
                      <w:tab w:val="clear" w:pos="4153"/>
                      <w:tab w:val="left" w:pos="8016"/>
                    </w:tabs>
                    <w:spacing w:line="200" w:lineRule="exact"/>
                    <w:rPr>
                      <w:rFonts w:eastAsia="黑体"/>
                      <w:w w:val="120"/>
                      <w:sz w:val="15"/>
                      <w:szCs w:val="24"/>
                    </w:rPr>
                  </w:pPr>
                  <w:r>
                    <w:rPr>
                      <w:rFonts w:eastAsia="黑体" w:hint="eastAsia"/>
                      <w:w w:val="120"/>
                      <w:sz w:val="15"/>
                      <w:szCs w:val="24"/>
                    </w:rPr>
                    <w:t>方案产生和筛选</w:t>
                  </w:r>
                </w:p>
                <w:p w:rsidR="007B0B65" w:rsidRDefault="007B0B65">
                  <w:pPr>
                    <w:spacing w:line="200" w:lineRule="exact"/>
                    <w:rPr>
                      <w:rFonts w:ascii="宋体" w:hAnsi="宋体"/>
                      <w:w w:val="120"/>
                      <w:sz w:val="15"/>
                    </w:rPr>
                  </w:pPr>
                  <w:r>
                    <w:rPr>
                      <w:rFonts w:ascii="宋体" w:hAnsi="宋体" w:hint="eastAsia"/>
                      <w:w w:val="120"/>
                      <w:sz w:val="15"/>
                    </w:rPr>
                    <w:t>1.产生方案</w:t>
                  </w:r>
                </w:p>
                <w:p w:rsidR="007B0B65" w:rsidRDefault="007B0B65">
                  <w:pPr>
                    <w:spacing w:line="200" w:lineRule="exact"/>
                    <w:rPr>
                      <w:rFonts w:ascii="宋体" w:hAnsi="宋体"/>
                      <w:w w:val="120"/>
                      <w:sz w:val="15"/>
                    </w:rPr>
                  </w:pPr>
                  <w:r>
                    <w:rPr>
                      <w:rFonts w:ascii="宋体" w:hAnsi="宋体" w:hint="eastAsia"/>
                      <w:w w:val="120"/>
                      <w:sz w:val="15"/>
                    </w:rPr>
                    <w:t>2.分类汇总方案</w:t>
                  </w:r>
                </w:p>
                <w:p w:rsidR="007B0B65" w:rsidRDefault="007B0B65">
                  <w:pPr>
                    <w:spacing w:line="200" w:lineRule="exact"/>
                    <w:rPr>
                      <w:rFonts w:ascii="宋体" w:hAnsi="宋体"/>
                      <w:w w:val="120"/>
                      <w:sz w:val="15"/>
                    </w:rPr>
                  </w:pPr>
                  <w:r>
                    <w:rPr>
                      <w:rFonts w:ascii="宋体" w:hAnsi="宋体" w:hint="eastAsia"/>
                      <w:w w:val="120"/>
                      <w:sz w:val="15"/>
                    </w:rPr>
                    <w:t>3.筛选方案</w:t>
                  </w:r>
                </w:p>
                <w:p w:rsidR="007B0B65" w:rsidRDefault="007B0B65">
                  <w:pPr>
                    <w:spacing w:line="200" w:lineRule="exact"/>
                    <w:rPr>
                      <w:rFonts w:ascii="宋体" w:hAnsi="宋体"/>
                      <w:w w:val="120"/>
                      <w:sz w:val="15"/>
                    </w:rPr>
                  </w:pPr>
                  <w:r>
                    <w:rPr>
                      <w:rFonts w:ascii="宋体" w:hAnsi="宋体" w:hint="eastAsia"/>
                      <w:w w:val="120"/>
                      <w:sz w:val="15"/>
                    </w:rPr>
                    <w:t>4.研制方案</w:t>
                  </w:r>
                </w:p>
                <w:p w:rsidR="007B0B65" w:rsidRDefault="007B0B65">
                  <w:pPr>
                    <w:spacing w:line="200" w:lineRule="exact"/>
                    <w:rPr>
                      <w:rFonts w:ascii="宋体" w:hAnsi="宋体"/>
                      <w:w w:val="120"/>
                      <w:sz w:val="15"/>
                    </w:rPr>
                  </w:pPr>
                  <w:r>
                    <w:rPr>
                      <w:rFonts w:ascii="宋体" w:hAnsi="宋体" w:hint="eastAsia"/>
                      <w:w w:val="120"/>
                      <w:sz w:val="15"/>
                    </w:rPr>
                    <w:t>5.继续实施无/低费方案</w:t>
                  </w:r>
                </w:p>
                <w:p w:rsidR="007B0B65" w:rsidRDefault="007B0B65">
                  <w:pPr>
                    <w:spacing w:line="200" w:lineRule="exact"/>
                    <w:rPr>
                      <w:rFonts w:ascii="宋体" w:hAnsi="宋体"/>
                      <w:w w:val="120"/>
                      <w:sz w:val="15"/>
                    </w:rPr>
                  </w:pPr>
                  <w:r>
                    <w:rPr>
                      <w:rFonts w:ascii="宋体" w:hAnsi="宋体" w:hint="eastAsia"/>
                      <w:w w:val="120"/>
                      <w:sz w:val="15"/>
                    </w:rPr>
                    <w:t>6.核定并汇总无/低费方案实施效果</w:t>
                  </w:r>
                </w:p>
                <w:p w:rsidR="007B0B65" w:rsidRDefault="007B0B65">
                  <w:pPr>
                    <w:spacing w:line="200" w:lineRule="exact"/>
                    <w:rPr>
                      <w:rFonts w:ascii="宋体" w:hAnsi="宋体"/>
                      <w:w w:val="120"/>
                      <w:sz w:val="15"/>
                    </w:rPr>
                  </w:pPr>
                  <w:r>
                    <w:rPr>
                      <w:rFonts w:ascii="宋体" w:hAnsi="宋体" w:hint="eastAsia"/>
                      <w:w w:val="120"/>
                      <w:sz w:val="15"/>
                    </w:rPr>
                    <w:t>7.编写清洁生产中期审计报告</w:t>
                  </w:r>
                </w:p>
              </w:txbxContent>
            </v:textbox>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 id="AutoShape 24" o:spid="_x0000_s1244" type="#_x0000_t7" style="position:absolute;left:0;text-align:left;margin-left:225pt;margin-top:2.25pt;width:171pt;height:70.2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" adj="1879"/>
        </w:pict>
      </w:r>
      <w:r w:rsidRPr="000C6D43">
        <w:rPr>
          <w:rFonts w:ascii="Times New Roman" w:hAnsi="Times New Roman"/>
          <w:noProof/>
          <w:sz w:val="20"/>
        </w:rPr>
        <w:pict>
          <v:shape id="Text Box 25" o:spid="_x0000_s1035" type="#_x0000_t202" style="position:absolute;left:0;text-align:left;margin-left:243pt;margin-top:7.25pt;width:134.25pt;height:57.1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" strokecolor="white">
            <v:textbox>
              <w:txbxContent>
                <w:p w:rsidR="007B0B65" w:rsidRDefault="007B0B65">
                  <w:pPr>
                    <w:spacing w:line="200" w:lineRule="exact"/>
                    <w:rPr>
                      <w:w w:val="120"/>
                      <w:sz w:val="15"/>
                    </w:rPr>
                  </w:pPr>
                  <w:r>
                    <w:rPr>
                      <w:rFonts w:hint="eastAsia"/>
                      <w:w w:val="120"/>
                      <w:sz w:val="15"/>
                    </w:rPr>
                    <w:t>1.</w:t>
                  </w:r>
                  <w:r>
                    <w:rPr>
                      <w:rFonts w:hint="eastAsia"/>
                      <w:w w:val="120"/>
                      <w:sz w:val="15"/>
                    </w:rPr>
                    <w:t>各类清洁生产方案的汇总</w:t>
                  </w:r>
                </w:p>
                <w:p w:rsidR="007B0B65" w:rsidRDefault="007B0B65">
                  <w:pPr>
                    <w:spacing w:line="200" w:lineRule="exact"/>
                    <w:rPr>
                      <w:w w:val="120"/>
                      <w:sz w:val="15"/>
                    </w:rPr>
                  </w:pPr>
                  <w:r>
                    <w:rPr>
                      <w:rFonts w:hint="eastAsia"/>
                      <w:w w:val="120"/>
                      <w:sz w:val="15"/>
                    </w:rPr>
                    <w:t>2.</w:t>
                  </w:r>
                  <w:r>
                    <w:rPr>
                      <w:rFonts w:hint="eastAsia"/>
                      <w:w w:val="120"/>
                      <w:sz w:val="15"/>
                    </w:rPr>
                    <w:t>推荐的供可行性分析的方案</w:t>
                  </w:r>
                </w:p>
                <w:p w:rsidR="007B0B65" w:rsidRDefault="007B0B65">
                  <w:pPr>
                    <w:spacing w:line="200" w:lineRule="exact"/>
                    <w:rPr>
                      <w:w w:val="120"/>
                      <w:sz w:val="15"/>
                    </w:rPr>
                  </w:pPr>
                  <w:r>
                    <w:rPr>
                      <w:rFonts w:hint="eastAsia"/>
                      <w:w w:val="120"/>
                      <w:sz w:val="15"/>
                    </w:rPr>
                    <w:t>3.</w:t>
                  </w:r>
                  <w:r>
                    <w:rPr>
                      <w:rFonts w:hint="eastAsia"/>
                      <w:w w:val="120"/>
                      <w:sz w:val="15"/>
                    </w:rPr>
                    <w:t>中期评估前无</w:t>
                  </w:r>
                  <w:r>
                    <w:rPr>
                      <w:rFonts w:hint="eastAsia"/>
                      <w:w w:val="120"/>
                      <w:sz w:val="15"/>
                    </w:rPr>
                    <w:t>/</w:t>
                  </w:r>
                  <w:r>
                    <w:rPr>
                      <w:rFonts w:hint="eastAsia"/>
                      <w:w w:val="120"/>
                      <w:sz w:val="15"/>
                    </w:rPr>
                    <w:t>低费方案实</w:t>
                  </w:r>
                </w:p>
                <w:p w:rsidR="007B0B65" w:rsidRDefault="007B0B65" w:rsidP="003D79D3">
                  <w:pPr>
                    <w:spacing w:line="200" w:lineRule="exact"/>
                    <w:ind w:firstLineChars="100" w:firstLine="179"/>
                    <w:rPr>
                      <w:w w:val="120"/>
                      <w:sz w:val="15"/>
                    </w:rPr>
                  </w:pPr>
                  <w:r>
                    <w:rPr>
                      <w:rFonts w:hint="eastAsia"/>
                      <w:w w:val="120"/>
                      <w:sz w:val="15"/>
                    </w:rPr>
                    <w:t>施效果的核定与汇总</w:t>
                  </w:r>
                </w:p>
                <w:p w:rsidR="007B0B65" w:rsidRDefault="007B0B65">
                  <w:pPr>
                    <w:spacing w:line="200" w:lineRule="exact"/>
                    <w:rPr>
                      <w:w w:val="120"/>
                      <w:sz w:val="15"/>
                    </w:rPr>
                  </w:pPr>
                  <w:r>
                    <w:rPr>
                      <w:rFonts w:hint="eastAsia"/>
                      <w:w w:val="120"/>
                      <w:sz w:val="15"/>
                    </w:rPr>
                    <w:t>4.</w:t>
                  </w:r>
                  <w:r>
                    <w:rPr>
                      <w:rFonts w:hint="eastAsia"/>
                      <w:w w:val="120"/>
                      <w:sz w:val="15"/>
                    </w:rPr>
                    <w:t>清洁生产中期审计报告</w:t>
                  </w:r>
                </w:p>
              </w:txbxContent>
            </v:textbox>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26" o:spid="_x0000_s1243" style="position:absolute;left:0;text-align:left;z-index:251765760;visibility:visible" from="189pt,13.45pt" to="2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">
            <v:stroke endarrow="classic" endarrowwidth="narrow" endarrowlength="long"/>
          </v:line>
        </w:pict>
      </w:r>
    </w:p>
    <w:p w:rsidR="00474C42" w:rsidRPr="004031B5" w:rsidRDefault="00474C42">
      <w:pPr>
        <w:spacing w:line="400" w:lineRule="exact"/>
        <w:ind w:firstLine="510"/>
        <w:rPr>
          <w:rFonts w:ascii="Times New Roman" w:hAnsi="Times New Roman"/>
          <w:sz w:val="24"/>
        </w:rPr>
      </w:pPr>
    </w:p>
    <w:p w:rsidR="00474C42" w:rsidRPr="004031B5" w:rsidRDefault="00474C42">
      <w:pPr>
        <w:spacing w:line="400" w:lineRule="exact"/>
        <w:ind w:firstLine="510"/>
        <w:rPr>
          <w:rFonts w:ascii="Times New Roman" w:hAnsi="Times New Roman"/>
          <w:sz w:val="24"/>
        </w:rPr>
      </w:pP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27" o:spid="_x0000_s1242" style="position:absolute;left:0;text-align:left;z-index:251773952;visibility:visible" from="90pt,-.05pt" to="90.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">
            <v:stroke endarrow="classic" endarrowwidth="narrow" endarrowlength="long"/>
          </v:line>
        </w:pict>
      </w:r>
      <w:r w:rsidRPr="000C6D43">
        <w:rPr>
          <w:rFonts w:ascii="Times New Roman" w:hAnsi="Times New Roman"/>
          <w:noProof/>
          <w:sz w:val="20"/>
        </w:rPr>
        <w:pict>
          <v:shape id="Text Box 28" o:spid="_x0000_s1036" type="#_x0000_t202" style="position:absolute;left:0;text-align:left;margin-left:261pt;margin-top:30.25pt;width:117pt;height:28.9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" strokecolor="white">
            <v:textbox>
              <w:txbxContent>
                <w:p w:rsidR="007B0B65" w:rsidRDefault="007B0B65">
                  <w:pPr>
                    <w:rPr>
                      <w:sz w:val="24"/>
                      <w:szCs w:val="24"/>
                    </w:rPr>
                  </w:pPr>
                  <w:r>
                    <w:rPr>
                      <w:rFonts w:hint="eastAsia"/>
                      <w:w w:val="120"/>
                      <w:sz w:val="15"/>
                    </w:rPr>
                    <w:t>1.</w:t>
                  </w:r>
                  <w:r>
                    <w:rPr>
                      <w:rFonts w:hint="eastAsia"/>
                      <w:w w:val="120"/>
                      <w:sz w:val="15"/>
                    </w:rPr>
                    <w:t>方案的可行性分析</w:t>
                  </w:r>
                </w:p>
                <w:p w:rsidR="007B0B65" w:rsidRDefault="007B0B65"/>
                <w:p w:rsidR="007B0B65" w:rsidRDefault="007B0B65">
                  <w:pPr>
                    <w:spacing w:line="200" w:lineRule="exact"/>
                    <w:rPr>
                      <w:w w:val="120"/>
                      <w:sz w:val="15"/>
                    </w:rPr>
                  </w:pPr>
                </w:p>
                <w:p w:rsidR="007B0B65" w:rsidRDefault="007B0B65">
                  <w:pPr>
                    <w:spacing w:line="200" w:lineRule="exact"/>
                    <w:rPr>
                      <w:w w:val="120"/>
                      <w:sz w:val="15"/>
                    </w:rPr>
                  </w:pPr>
                  <w:r>
                    <w:rPr>
                      <w:rFonts w:hint="eastAsia"/>
                      <w:w w:val="120"/>
                      <w:sz w:val="15"/>
                    </w:rPr>
                    <w:t>2.</w:t>
                  </w:r>
                  <w:r>
                    <w:rPr>
                      <w:rFonts w:hint="eastAsia"/>
                      <w:w w:val="120"/>
                      <w:sz w:val="15"/>
                    </w:rPr>
                    <w:t>推荐的可实施方案</w:t>
                  </w:r>
                </w:p>
              </w:txbxContent>
            </v:textbox>
          </v:shape>
        </w:pict>
      </w:r>
      <w:r w:rsidRPr="000C6D43">
        <w:rPr>
          <w:rFonts w:ascii="Times New Roman" w:hAnsi="Times New Roman"/>
          <w:noProof/>
          <w:sz w:val="20"/>
        </w:rPr>
        <w:pict>
          <v:shape id="Text Box 29" o:spid="_x0000_s1037" type="#_x0000_t202" style="position:absolute;left:0;text-align:left;margin-left:27pt;margin-top:15.4pt;width:135pt;height:67.2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">
            <v:textbox>
              <w:txbxContent>
                <w:p w:rsidR="007B0B65" w:rsidRDefault="007B0B65">
                  <w:pPr>
                    <w:pStyle w:val="af5"/>
                    <w:tabs>
                      <w:tab w:val="clear" w:pos="4153"/>
                      <w:tab w:val="left" w:pos="8016"/>
                    </w:tabs>
                    <w:spacing w:line="200" w:lineRule="exact"/>
                    <w:rPr>
                      <w:rFonts w:eastAsia="黑体"/>
                      <w:w w:val="120"/>
                      <w:sz w:val="15"/>
                      <w:szCs w:val="24"/>
                    </w:rPr>
                  </w:pPr>
                  <w:r>
                    <w:rPr>
                      <w:rFonts w:eastAsia="黑体" w:hint="eastAsia"/>
                      <w:w w:val="120"/>
                      <w:sz w:val="15"/>
                      <w:szCs w:val="24"/>
                    </w:rPr>
                    <w:t>可行性分析</w:t>
                  </w:r>
                </w:p>
                <w:p w:rsidR="007B0B65" w:rsidRDefault="007B0B65">
                  <w:pPr>
                    <w:spacing w:line="200" w:lineRule="exact"/>
                    <w:rPr>
                      <w:rFonts w:ascii="宋体" w:hAnsi="宋体"/>
                      <w:w w:val="120"/>
                      <w:sz w:val="15"/>
                    </w:rPr>
                  </w:pPr>
                  <w:r>
                    <w:rPr>
                      <w:rFonts w:ascii="宋体" w:hAnsi="宋体" w:hint="eastAsia"/>
                      <w:w w:val="120"/>
                      <w:sz w:val="15"/>
                    </w:rPr>
                    <w:t>1.进行市场调查</w:t>
                  </w:r>
                </w:p>
                <w:p w:rsidR="007B0B65" w:rsidRDefault="007B0B65">
                  <w:pPr>
                    <w:spacing w:line="200" w:lineRule="exact"/>
                    <w:rPr>
                      <w:rFonts w:ascii="宋体" w:hAnsi="宋体"/>
                      <w:w w:val="120"/>
                      <w:sz w:val="15"/>
                    </w:rPr>
                  </w:pPr>
                  <w:r>
                    <w:rPr>
                      <w:rFonts w:ascii="宋体" w:hAnsi="宋体" w:hint="eastAsia"/>
                      <w:w w:val="120"/>
                      <w:sz w:val="15"/>
                    </w:rPr>
                    <w:t>2.进行技术评价</w:t>
                  </w:r>
                </w:p>
                <w:p w:rsidR="007B0B65" w:rsidRDefault="007B0B65">
                  <w:pPr>
                    <w:spacing w:line="200" w:lineRule="exact"/>
                    <w:rPr>
                      <w:rFonts w:ascii="宋体" w:hAnsi="宋体"/>
                      <w:w w:val="120"/>
                      <w:sz w:val="15"/>
                    </w:rPr>
                  </w:pPr>
                  <w:r>
                    <w:rPr>
                      <w:rFonts w:ascii="宋体" w:hAnsi="宋体" w:hint="eastAsia"/>
                      <w:w w:val="120"/>
                      <w:sz w:val="15"/>
                    </w:rPr>
                    <w:t>3.进行环境评估</w:t>
                  </w:r>
                </w:p>
                <w:p w:rsidR="007B0B65" w:rsidRDefault="007B0B65">
                  <w:pPr>
                    <w:spacing w:line="200" w:lineRule="exact"/>
                    <w:rPr>
                      <w:rFonts w:ascii="宋体" w:hAnsi="宋体"/>
                      <w:w w:val="120"/>
                      <w:sz w:val="15"/>
                    </w:rPr>
                  </w:pPr>
                  <w:r>
                    <w:rPr>
                      <w:rFonts w:ascii="宋体" w:hAnsi="宋体" w:hint="eastAsia"/>
                      <w:w w:val="120"/>
                      <w:sz w:val="15"/>
                    </w:rPr>
                    <w:t>4.进行经济评估</w:t>
                  </w:r>
                </w:p>
                <w:p w:rsidR="007B0B65" w:rsidRDefault="007B0B65">
                  <w:pPr>
                    <w:spacing w:line="200" w:lineRule="exact"/>
                    <w:rPr>
                      <w:rFonts w:ascii="宋体" w:hAnsi="宋体"/>
                      <w:w w:val="120"/>
                      <w:sz w:val="15"/>
                    </w:rPr>
                  </w:pPr>
                  <w:r>
                    <w:rPr>
                      <w:rFonts w:ascii="宋体" w:hAnsi="宋体" w:hint="eastAsia"/>
                      <w:w w:val="120"/>
                      <w:sz w:val="15"/>
                    </w:rPr>
                    <w:t>5.推荐可实施方案</w:t>
                  </w:r>
                </w:p>
              </w:txbxContent>
            </v:textbox>
          </v:shape>
        </w:pict>
      </w:r>
      <w:r w:rsidRPr="000C6D43">
        <w:rPr>
          <w:rFonts w:ascii="Times New Roman" w:hAnsi="Times New Roman"/>
          <w:noProof/>
          <w:sz w:val="20"/>
        </w:rPr>
        <w:pict>
          <v:shape id="AutoShape 30" o:spid="_x0000_s1241" type="#_x0000_t7" style="position:absolute;left:0;text-align:left;margin-left:243pt;margin-top:15.4pt;width:153pt;height:62.4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" adj="2933"/>
        </w:pict>
      </w:r>
      <w:r w:rsidRPr="000C6D43">
        <w:rPr>
          <w:rFonts w:ascii="Times New Roman" w:hAnsi="Times New Roman"/>
          <w:noProof/>
          <w:sz w:val="20"/>
        </w:rPr>
        <w:pict>
          <v:line id="Line 31" o:spid="_x0000_s1240" style="position:absolute;left:0;text-align:left;z-index:251766784;visibility:visible" from="162pt,46.6pt" to="234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">
            <v:stroke endarrow="classic" endarrowwidth="narrow" endarrowlength="long"/>
          </v:line>
        </w:pict>
      </w:r>
    </w:p>
    <w:p w:rsidR="00474C42" w:rsidRPr="004031B5" w:rsidRDefault="00474C42">
      <w:pPr>
        <w:spacing w:line="400" w:lineRule="exact"/>
        <w:ind w:firstLine="510"/>
        <w:rPr>
          <w:rFonts w:ascii="Times New Roman" w:hAnsi="Times New Roman"/>
          <w:sz w:val="24"/>
        </w:rPr>
      </w:pPr>
    </w:p>
    <w:p w:rsidR="00474C42" w:rsidRPr="004031B5" w:rsidRDefault="00474C42">
      <w:pPr>
        <w:spacing w:line="400" w:lineRule="exact"/>
        <w:ind w:firstLine="510"/>
        <w:rPr>
          <w:rFonts w:ascii="Times New Roman" w:hAnsi="Times New Roman"/>
          <w:sz w:val="24"/>
        </w:rPr>
      </w:pPr>
    </w:p>
    <w:p w:rsidR="00474C42" w:rsidRPr="004031B5" w:rsidRDefault="00474C42">
      <w:pPr>
        <w:spacing w:line="400" w:lineRule="exact"/>
        <w:ind w:firstLine="510"/>
        <w:rPr>
          <w:rFonts w:ascii="Times New Roman" w:hAnsi="Times New Roman"/>
          <w:sz w:val="24"/>
        </w:rPr>
      </w:pP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32" o:spid="_x0000_s1239" style="position:absolute;left:0;text-align:left;z-index:251774976;visibility:visible" from="90pt,3.2pt" to="90.0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">
            <v:stroke endarrow="classic" endarrowwidth="narrow" endarrowlength="long"/>
          </v:line>
        </w:pict>
      </w:r>
      <w:r w:rsidRPr="000C6D43">
        <w:rPr>
          <w:rFonts w:ascii="Times New Roman" w:hAnsi="Times New Roman"/>
          <w:noProof/>
          <w:sz w:val="20"/>
        </w:rPr>
        <w:pict>
          <v:shape id="Text Box 33" o:spid="_x0000_s1038" type="#_x0000_t202" style="position:absolute;left:0;text-align:left;margin-left:27pt;margin-top:19.25pt;width:162pt;height:59.6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">
            <v:textbox>
              <w:txbxContent>
                <w:p w:rsidR="007B0B65" w:rsidRDefault="007B0B65">
                  <w:pPr>
                    <w:pStyle w:val="af5"/>
                    <w:tabs>
                      <w:tab w:val="clear" w:pos="4153"/>
                      <w:tab w:val="left" w:pos="8016"/>
                    </w:tabs>
                    <w:spacing w:line="200" w:lineRule="exact"/>
                    <w:rPr>
                      <w:rFonts w:eastAsia="黑体"/>
                      <w:w w:val="120"/>
                      <w:sz w:val="15"/>
                      <w:szCs w:val="24"/>
                    </w:rPr>
                  </w:pPr>
                  <w:r>
                    <w:rPr>
                      <w:rFonts w:eastAsia="黑体" w:hint="eastAsia"/>
                      <w:w w:val="120"/>
                      <w:sz w:val="15"/>
                      <w:szCs w:val="24"/>
                    </w:rPr>
                    <w:t>方案实施</w:t>
                  </w:r>
                </w:p>
                <w:p w:rsidR="007B0B65" w:rsidRDefault="007B0B65">
                  <w:pPr>
                    <w:spacing w:line="200" w:lineRule="exact"/>
                    <w:rPr>
                      <w:rFonts w:ascii="宋体" w:hAnsi="宋体"/>
                      <w:w w:val="120"/>
                      <w:sz w:val="15"/>
                    </w:rPr>
                  </w:pPr>
                  <w:r>
                    <w:rPr>
                      <w:rFonts w:ascii="宋体" w:hAnsi="宋体" w:hint="eastAsia"/>
                      <w:w w:val="120"/>
                      <w:sz w:val="15"/>
                    </w:rPr>
                    <w:t>1.组织方案实施</w:t>
                  </w:r>
                </w:p>
                <w:p w:rsidR="007B0B65" w:rsidRDefault="007B0B65">
                  <w:pPr>
                    <w:spacing w:line="200" w:lineRule="exact"/>
                    <w:rPr>
                      <w:rFonts w:ascii="宋体" w:hAnsi="宋体"/>
                      <w:w w:val="120"/>
                      <w:sz w:val="15"/>
                    </w:rPr>
                  </w:pPr>
                  <w:r>
                    <w:rPr>
                      <w:rFonts w:ascii="宋体" w:hAnsi="宋体" w:hint="eastAsia"/>
                      <w:w w:val="120"/>
                      <w:sz w:val="15"/>
                    </w:rPr>
                    <w:t>2.汇总已实施的无/低费方案的成果</w:t>
                  </w:r>
                </w:p>
                <w:p w:rsidR="007B0B65" w:rsidRDefault="007B0B65">
                  <w:pPr>
                    <w:spacing w:line="200" w:lineRule="exact"/>
                    <w:rPr>
                      <w:rFonts w:ascii="宋体" w:hAnsi="宋体"/>
                      <w:w w:val="120"/>
                      <w:sz w:val="15"/>
                    </w:rPr>
                  </w:pPr>
                  <w:r>
                    <w:rPr>
                      <w:rFonts w:ascii="宋体" w:hAnsi="宋体" w:hint="eastAsia"/>
                      <w:w w:val="120"/>
                      <w:sz w:val="15"/>
                    </w:rPr>
                    <w:t>3.验证已实施的中/高费方案的成果</w:t>
                  </w:r>
                </w:p>
                <w:p w:rsidR="007B0B65" w:rsidRDefault="007B0B65">
                  <w:pPr>
                    <w:spacing w:line="200" w:lineRule="exact"/>
                    <w:rPr>
                      <w:rFonts w:ascii="宋体" w:hAnsi="宋体"/>
                      <w:w w:val="120"/>
                      <w:sz w:val="15"/>
                    </w:rPr>
                  </w:pPr>
                  <w:r>
                    <w:rPr>
                      <w:rFonts w:ascii="宋体" w:hAnsi="宋体" w:hint="eastAsia"/>
                      <w:w w:val="120"/>
                      <w:sz w:val="15"/>
                    </w:rPr>
                    <w:t>4.分析总结已实施方案对企业的影响</w:t>
                  </w:r>
                </w:p>
              </w:txbxContent>
            </v:textbox>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 id="AutoShape 34" o:spid="_x0000_s1238" type="#_x0000_t7" style="position:absolute;left:0;text-align:left;margin-left:252pt;margin-top:6.3pt;width:2in;height:44.1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" adj="2163"/>
        </w:pict>
      </w:r>
      <w:r w:rsidRPr="000C6D43">
        <w:rPr>
          <w:rFonts w:ascii="Times New Roman" w:hAnsi="Times New Roman"/>
          <w:noProof/>
          <w:sz w:val="20"/>
        </w:rPr>
        <w:pict>
          <v:shape id="Text Box 35" o:spid="_x0000_s1039" type="#_x0000_t202" style="position:absolute;left:0;text-align:left;margin-left:270pt;margin-top:11.45pt;width:108pt;height:36.8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" strokecolor="white">
            <v:textbox>
              <w:txbxContent>
                <w:p w:rsidR="007B0B65" w:rsidRDefault="007B0B65">
                  <w:pPr>
                    <w:spacing w:line="200" w:lineRule="exact"/>
                    <w:rPr>
                      <w:w w:val="120"/>
                      <w:sz w:val="15"/>
                    </w:rPr>
                  </w:pPr>
                  <w:r>
                    <w:rPr>
                      <w:rFonts w:hint="eastAsia"/>
                      <w:w w:val="120"/>
                      <w:sz w:val="15"/>
                    </w:rPr>
                    <w:t>1.</w:t>
                  </w:r>
                  <w:r>
                    <w:rPr>
                      <w:rFonts w:hint="eastAsia"/>
                      <w:w w:val="120"/>
                      <w:sz w:val="15"/>
                    </w:rPr>
                    <w:t>推荐方案的实施</w:t>
                  </w:r>
                </w:p>
                <w:p w:rsidR="007B0B65" w:rsidRDefault="007B0B65" w:rsidP="003D79D3">
                  <w:pPr>
                    <w:spacing w:line="200" w:lineRule="exact"/>
                    <w:ind w:left="179" w:hangingChars="100" w:hanging="179"/>
                    <w:rPr>
                      <w:w w:val="120"/>
                      <w:sz w:val="15"/>
                    </w:rPr>
                  </w:pPr>
                  <w:r>
                    <w:rPr>
                      <w:rFonts w:hint="eastAsia"/>
                      <w:w w:val="120"/>
                      <w:sz w:val="15"/>
                    </w:rPr>
                    <w:t>2.</w:t>
                  </w:r>
                  <w:r>
                    <w:rPr>
                      <w:rFonts w:hint="eastAsia"/>
                      <w:w w:val="120"/>
                      <w:sz w:val="15"/>
                    </w:rPr>
                    <w:t>已实施方案的成果分析结论</w:t>
                  </w:r>
                </w:p>
              </w:txbxContent>
            </v:textbox>
          </v:shap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36" o:spid="_x0000_s1237" style="position:absolute;left:0;text-align:left;z-index:251767808;visibility:visible" from="189pt,9.7pt" to="25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">
            <v:stroke endarrow="classic" endarrowwidth="narrow" endarrowlength="long"/>
          </v:lin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37" o:spid="_x0000_s1236" style="position:absolute;left:0;text-align:left;z-index:251776000;visibility:visible" from="90pt,18.2pt" to="90.0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">
            <v:stroke endarrow="classic" endarrowwidth="narrow" endarrowlength="long"/>
          </v:line>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shape id="AutoShape 38" o:spid="_x0000_s1235" type="#_x0000_t7" style="position:absolute;left:0;text-align:left;margin-left:234pt;margin-top:13.5pt;width:162pt;height:58.7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" adj="3657"/>
        </w:pict>
      </w:r>
    </w:p>
    <w:p w:rsidR="00474C42" w:rsidRPr="004031B5" w:rsidRDefault="000C6D43">
      <w:pPr>
        <w:spacing w:line="400" w:lineRule="exact"/>
        <w:ind w:firstLine="510"/>
        <w:rPr>
          <w:rFonts w:ascii="Times New Roman" w:hAnsi="Times New Roman"/>
          <w:sz w:val="24"/>
        </w:rPr>
      </w:pPr>
      <w:r w:rsidRPr="000C6D43">
        <w:rPr>
          <w:rFonts w:ascii="Times New Roman" w:hAnsi="Times New Roman"/>
          <w:noProof/>
          <w:sz w:val="20"/>
        </w:rPr>
        <w:pict>
          <v:line id="Line 39" o:spid="_x0000_s1234" style="position:absolute;left:0;text-align:left;z-index:251768832;visibility:visible" from="189pt,26.2pt" to="24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">
            <v:stroke endarrow="classic" endarrowwidth="narrow" endarrowlength="long"/>
          </v:line>
        </w:pict>
      </w:r>
      <w:r w:rsidRPr="000C6D43">
        <w:rPr>
          <w:rFonts w:ascii="Times New Roman" w:hAnsi="Times New Roman"/>
          <w:noProof/>
          <w:sz w:val="20"/>
        </w:rPr>
        <w:pict>
          <v:shape id="Text Box 40" o:spid="_x0000_s1040" type="#_x0000_t202" style="position:absolute;left:0;text-align:left;margin-left:261pt;margin-top:.55pt;width:99pt;height:49.5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" strokecolor="white">
            <v:textbox>
              <w:txbxContent>
                <w:p w:rsidR="007B0B65" w:rsidRDefault="007B0B65">
                  <w:pPr>
                    <w:spacing w:line="200" w:lineRule="exact"/>
                    <w:rPr>
                      <w:w w:val="120"/>
                      <w:sz w:val="15"/>
                    </w:rPr>
                  </w:pPr>
                  <w:r>
                    <w:rPr>
                      <w:rFonts w:hint="eastAsia"/>
                      <w:w w:val="120"/>
                      <w:sz w:val="15"/>
                    </w:rPr>
                    <w:t>1.</w:t>
                  </w:r>
                  <w:r>
                    <w:rPr>
                      <w:rFonts w:hint="eastAsia"/>
                      <w:w w:val="120"/>
                      <w:sz w:val="15"/>
                    </w:rPr>
                    <w:t>清洁生产组织机构</w:t>
                  </w:r>
                </w:p>
                <w:p w:rsidR="007B0B65" w:rsidRDefault="007B0B65">
                  <w:pPr>
                    <w:spacing w:line="200" w:lineRule="exact"/>
                    <w:rPr>
                      <w:w w:val="120"/>
                      <w:sz w:val="15"/>
                    </w:rPr>
                  </w:pPr>
                  <w:r>
                    <w:rPr>
                      <w:rFonts w:hint="eastAsia"/>
                      <w:w w:val="120"/>
                      <w:sz w:val="15"/>
                    </w:rPr>
                    <w:t>2.</w:t>
                  </w:r>
                  <w:r>
                    <w:rPr>
                      <w:rFonts w:hint="eastAsia"/>
                      <w:w w:val="120"/>
                      <w:sz w:val="15"/>
                    </w:rPr>
                    <w:t>清洁生产管理制度</w:t>
                  </w:r>
                </w:p>
                <w:p w:rsidR="007B0B65" w:rsidRDefault="007B0B65">
                  <w:pPr>
                    <w:spacing w:line="200" w:lineRule="exact"/>
                    <w:rPr>
                      <w:w w:val="120"/>
                      <w:sz w:val="15"/>
                    </w:rPr>
                  </w:pPr>
                  <w:r>
                    <w:rPr>
                      <w:rFonts w:hint="eastAsia"/>
                      <w:w w:val="120"/>
                      <w:sz w:val="15"/>
                    </w:rPr>
                    <w:t>3.</w:t>
                  </w:r>
                  <w:r>
                    <w:rPr>
                      <w:rFonts w:hint="eastAsia"/>
                      <w:w w:val="120"/>
                      <w:sz w:val="15"/>
                    </w:rPr>
                    <w:t>持续清洁生产计划</w:t>
                  </w:r>
                </w:p>
                <w:p w:rsidR="007B0B65" w:rsidRDefault="007B0B65">
                  <w:pPr>
                    <w:spacing w:line="200" w:lineRule="exact"/>
                    <w:rPr>
                      <w:w w:val="120"/>
                      <w:sz w:val="15"/>
                    </w:rPr>
                  </w:pPr>
                  <w:r>
                    <w:rPr>
                      <w:rFonts w:hint="eastAsia"/>
                      <w:w w:val="120"/>
                      <w:sz w:val="15"/>
                    </w:rPr>
                    <w:t>4.</w:t>
                  </w:r>
                  <w:r>
                    <w:rPr>
                      <w:rFonts w:hint="eastAsia"/>
                      <w:w w:val="120"/>
                      <w:sz w:val="15"/>
                    </w:rPr>
                    <w:t>清洁生产审计报告</w:t>
                  </w:r>
                </w:p>
              </w:txbxContent>
            </v:textbox>
          </v:shape>
        </w:pict>
      </w:r>
      <w:r w:rsidRPr="000C6D43">
        <w:rPr>
          <w:rFonts w:ascii="Times New Roman" w:hAnsi="Times New Roman"/>
          <w:noProof/>
          <w:sz w:val="20"/>
        </w:rPr>
        <w:pict>
          <v:shape id="Text Box 41" o:spid="_x0000_s1041" type="#_x0000_t202" style="position:absolute;left:0;text-align:left;margin-left:27pt;margin-top:-5pt;width:162pt;height:57.6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">
            <v:textbox>
              <w:txbxContent>
                <w:p w:rsidR="007B0B65" w:rsidRDefault="007B0B65">
                  <w:pPr>
                    <w:pStyle w:val="af5"/>
                    <w:tabs>
                      <w:tab w:val="clear" w:pos="4153"/>
                      <w:tab w:val="left" w:pos="8016"/>
                    </w:tabs>
                    <w:spacing w:line="200" w:lineRule="exact"/>
                    <w:rPr>
                      <w:rFonts w:eastAsia="黑体"/>
                      <w:w w:val="120"/>
                      <w:sz w:val="15"/>
                      <w:szCs w:val="24"/>
                    </w:rPr>
                  </w:pPr>
                  <w:r>
                    <w:rPr>
                      <w:rFonts w:eastAsia="黑体" w:hint="eastAsia"/>
                      <w:w w:val="120"/>
                      <w:sz w:val="15"/>
                      <w:szCs w:val="24"/>
                    </w:rPr>
                    <w:t>持续清洁生产</w:t>
                  </w:r>
                </w:p>
                <w:p w:rsidR="007B0B65" w:rsidRDefault="007B0B65">
                  <w:pPr>
                    <w:spacing w:line="200" w:lineRule="exact"/>
                    <w:rPr>
                      <w:rFonts w:ascii="宋体" w:hAnsi="宋体"/>
                      <w:w w:val="120"/>
                      <w:sz w:val="15"/>
                    </w:rPr>
                  </w:pPr>
                  <w:r>
                    <w:rPr>
                      <w:rFonts w:ascii="宋体" w:hAnsi="宋体" w:hint="eastAsia"/>
                      <w:w w:val="120"/>
                      <w:sz w:val="15"/>
                    </w:rPr>
                    <w:t>1.建立和完善清洁生产组织</w:t>
                  </w:r>
                </w:p>
                <w:p w:rsidR="007B0B65" w:rsidRDefault="007B0B65">
                  <w:pPr>
                    <w:spacing w:line="200" w:lineRule="exact"/>
                    <w:rPr>
                      <w:rFonts w:ascii="宋体" w:hAnsi="宋体"/>
                      <w:w w:val="120"/>
                      <w:sz w:val="15"/>
                    </w:rPr>
                  </w:pPr>
                  <w:r>
                    <w:rPr>
                      <w:rFonts w:ascii="宋体" w:hAnsi="宋体" w:hint="eastAsia"/>
                      <w:w w:val="120"/>
                      <w:sz w:val="15"/>
                    </w:rPr>
                    <w:t>2.建立和完善清洁生产管理制度</w:t>
                  </w:r>
                </w:p>
                <w:p w:rsidR="007B0B65" w:rsidRDefault="007B0B65">
                  <w:pPr>
                    <w:spacing w:line="200" w:lineRule="exact"/>
                    <w:rPr>
                      <w:rFonts w:ascii="宋体" w:hAnsi="宋体"/>
                      <w:w w:val="120"/>
                      <w:sz w:val="15"/>
                    </w:rPr>
                  </w:pPr>
                  <w:r>
                    <w:rPr>
                      <w:rFonts w:ascii="宋体" w:hAnsi="宋体" w:hint="eastAsia"/>
                      <w:w w:val="120"/>
                      <w:sz w:val="15"/>
                    </w:rPr>
                    <w:t>3.制定持续清洁生产计划</w:t>
                  </w:r>
                </w:p>
                <w:p w:rsidR="007B0B65" w:rsidRDefault="007B0B65">
                  <w:pPr>
                    <w:spacing w:line="200" w:lineRule="exact"/>
                    <w:rPr>
                      <w:rFonts w:ascii="宋体" w:hAnsi="宋体"/>
                      <w:w w:val="120"/>
                      <w:sz w:val="15"/>
                    </w:rPr>
                  </w:pPr>
                  <w:r>
                    <w:rPr>
                      <w:rFonts w:ascii="宋体" w:hAnsi="宋体" w:hint="eastAsia"/>
                      <w:w w:val="120"/>
                      <w:sz w:val="15"/>
                    </w:rPr>
                    <w:t>4.编制清洁生产审计报告</w:t>
                  </w:r>
                </w:p>
              </w:txbxContent>
            </v:textbox>
          </v:shape>
        </w:pict>
      </w:r>
    </w:p>
    <w:p w:rsidR="00474C42" w:rsidRPr="004031B5" w:rsidRDefault="00474C42">
      <w:pPr>
        <w:spacing w:line="400" w:lineRule="exact"/>
        <w:ind w:firstLine="510"/>
        <w:rPr>
          <w:rFonts w:ascii="Times New Roman" w:hAnsi="Times New Roman"/>
          <w:sz w:val="24"/>
        </w:rPr>
      </w:pPr>
    </w:p>
    <w:p w:rsidR="00474C42" w:rsidRPr="004031B5" w:rsidRDefault="00474C42">
      <w:pPr>
        <w:spacing w:line="400" w:lineRule="exact"/>
        <w:ind w:firstLine="510"/>
        <w:rPr>
          <w:rFonts w:ascii="Times New Roman" w:hAnsi="Times New Roman"/>
          <w:sz w:val="24"/>
        </w:rPr>
      </w:pPr>
    </w:p>
    <w:p w:rsidR="00474C42" w:rsidRPr="004031B5" w:rsidRDefault="000C6D43">
      <w:pPr>
        <w:rPr>
          <w:rFonts w:ascii="Times New Roman" w:hAnsi="Times New Roman"/>
        </w:rPr>
      </w:pPr>
      <w:r>
        <w:rPr>
          <w:rFonts w:ascii="Times New Roman" w:hAnsi="Times New Roman"/>
          <w:noProof/>
        </w:rPr>
        <w:pict>
          <v:shape id="Text Box 42" o:spid="_x0000_s1042" type="#_x0000_t202" style="position:absolute;left:0;text-align:left;margin-left:102.5pt;margin-top:5.25pt;width:257.5pt;height:21.25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" stroked="f">
            <v:textbox inset=",0,,0">
              <w:txbxContent>
                <w:p w:rsidR="007B0B65" w:rsidRDefault="007B0B65">
                  <w:pPr>
                    <w:jc w:val="center"/>
                    <w:rPr>
                      <w:rFonts w:ascii="Times New Roman" w:hAnsi="Times New Roman"/>
                      <w:b/>
                      <w:sz w:val="24"/>
                      <w:szCs w:val="24"/>
                    </w:rPr>
                  </w:pPr>
                  <w:r>
                    <w:rPr>
                      <w:rFonts w:ascii="Times New Roman" w:hAnsi="宋体"/>
                      <w:b/>
                      <w:sz w:val="24"/>
                      <w:szCs w:val="24"/>
                    </w:rPr>
                    <w:t>图</w:t>
                  </w:r>
                  <w:r>
                    <w:rPr>
                      <w:rFonts w:ascii="Times New Roman" w:hAnsi="Times New Roman"/>
                      <w:b/>
                      <w:sz w:val="24"/>
                      <w:szCs w:val="24"/>
                    </w:rPr>
                    <w:t xml:space="preserve">1.4-1 </w:t>
                  </w:r>
                  <w:r>
                    <w:rPr>
                      <w:rFonts w:ascii="Times New Roman" w:hAnsi="宋体"/>
                      <w:b/>
                      <w:sz w:val="24"/>
                      <w:szCs w:val="24"/>
                    </w:rPr>
                    <w:t>企业清洁生产审核工作程序图</w:t>
                  </w:r>
                </w:p>
              </w:txbxContent>
            </v:textbox>
            <w10:wrap type="square"/>
          </v:shape>
        </w:pict>
      </w:r>
    </w:p>
    <w:p w:rsidR="00474C42" w:rsidRPr="004031B5" w:rsidRDefault="00474C42">
      <w:pPr>
        <w:rPr>
          <w:rFonts w:ascii="Times New Roman" w:hAnsi="Times New Roman"/>
        </w:rPr>
      </w:pPr>
    </w:p>
    <w:p w:rsidR="00474C42" w:rsidRPr="004031B5" w:rsidRDefault="00474C42">
      <w:pPr>
        <w:rPr>
          <w:rFonts w:ascii="Times New Roman" w:hAnsi="Times New Roman"/>
        </w:rPr>
      </w:pPr>
    </w:p>
    <w:p w:rsidR="00474C42" w:rsidRPr="004031B5" w:rsidRDefault="00474C42">
      <w:pPr>
        <w:rPr>
          <w:rFonts w:ascii="Times New Roman" w:hAnsi="Times New Roman"/>
        </w:rPr>
      </w:pPr>
    </w:p>
    <w:p w:rsidR="00474C42" w:rsidRPr="004031B5"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29" w:name="_Toc370828192"/>
      <w:bookmarkStart w:id="30" w:name="_Toc366916877"/>
      <w:bookmarkStart w:id="31" w:name="_Toc385487406"/>
      <w:bookmarkStart w:id="32" w:name="_Toc22082"/>
      <w:bookmarkStart w:id="33" w:name="_Toc14516"/>
      <w:bookmarkStart w:id="34" w:name="_Toc15025"/>
      <w:bookmarkStart w:id="35" w:name="_Toc497203481"/>
      <w:r w:rsidRPr="004031B5">
        <w:rPr>
          <w:rFonts w:ascii="Times New Roman" w:hAnsi="Times New Roman"/>
          <w:b/>
          <w:bCs/>
          <w:kern w:val="0"/>
          <w:sz w:val="28"/>
          <w:szCs w:val="28"/>
          <w:u w:color="000000"/>
        </w:rPr>
        <w:lastRenderedPageBreak/>
        <w:t xml:space="preserve">1.5 </w:t>
      </w:r>
      <w:r w:rsidRPr="004031B5">
        <w:rPr>
          <w:rFonts w:ascii="Times New Roman" w:hAnsi="Times New Roman"/>
          <w:b/>
          <w:bCs/>
          <w:kern w:val="0"/>
          <w:sz w:val="28"/>
          <w:szCs w:val="28"/>
          <w:u w:color="000000"/>
        </w:rPr>
        <w:t>清洁生产</w:t>
      </w:r>
      <w:bookmarkEnd w:id="29"/>
      <w:bookmarkEnd w:id="30"/>
      <w:bookmarkEnd w:id="31"/>
      <w:r w:rsidRPr="004031B5">
        <w:rPr>
          <w:rFonts w:ascii="Times New Roman" w:hAnsi="Times New Roman"/>
          <w:b/>
          <w:bCs/>
          <w:kern w:val="0"/>
          <w:sz w:val="28"/>
          <w:szCs w:val="28"/>
          <w:u w:color="000000"/>
        </w:rPr>
        <w:t>评估小结</w:t>
      </w:r>
      <w:bookmarkEnd w:id="32"/>
      <w:bookmarkEnd w:id="33"/>
      <w:bookmarkEnd w:id="34"/>
      <w:bookmarkEnd w:id="35"/>
    </w:p>
    <w:p w:rsidR="00474C42" w:rsidRPr="00822604" w:rsidRDefault="002C3AB5" w:rsidP="004031B5">
      <w:pPr>
        <w:autoSpaceDE w:val="0"/>
        <w:spacing w:line="520" w:lineRule="exact"/>
        <w:ind w:firstLineChars="200" w:firstLine="560"/>
        <w:jc w:val="left"/>
        <w:textAlignment w:val="baseline"/>
        <w:rPr>
          <w:rFonts w:ascii="Times New Roman" w:eastAsiaTheme="minorEastAsia" w:hAnsi="Times New Roman"/>
          <w:szCs w:val="21"/>
          <w:u w:color="000000"/>
        </w:rPr>
      </w:pPr>
      <w:r w:rsidRPr="00822604">
        <w:rPr>
          <w:rFonts w:ascii="Times New Roman" w:eastAsiaTheme="minorEastAsia" w:hAnsiTheme="minorEastAsia"/>
          <w:kern w:val="0"/>
          <w:sz w:val="28"/>
          <w:szCs w:val="28"/>
          <w:u w:color="000000"/>
        </w:rPr>
        <w:t>公司经过清洁生产审核小组的努力和全体员工的积极配合，取得了一定的环境效益和经济收益。本轮清洁生产审核共提出</w:t>
      </w:r>
      <w:r w:rsidRPr="00822604">
        <w:rPr>
          <w:rFonts w:ascii="Times New Roman" w:eastAsiaTheme="minorEastAsia" w:hAnsi="Times New Roman"/>
          <w:kern w:val="0"/>
          <w:sz w:val="28"/>
          <w:szCs w:val="28"/>
          <w:u w:color="000000"/>
        </w:rPr>
        <w:t>1</w:t>
      </w:r>
      <w:r w:rsidR="00822604" w:rsidRPr="00822604">
        <w:rPr>
          <w:rFonts w:ascii="Times New Roman" w:eastAsiaTheme="minorEastAsia" w:hAnsi="Times New Roman" w:hint="eastAsia"/>
          <w:kern w:val="0"/>
          <w:sz w:val="28"/>
          <w:szCs w:val="28"/>
          <w:u w:color="000000"/>
        </w:rPr>
        <w:t>6</w:t>
      </w:r>
      <w:r w:rsidRPr="00822604">
        <w:rPr>
          <w:rFonts w:ascii="Times New Roman" w:eastAsiaTheme="minorEastAsia" w:hAnsiTheme="minorEastAsia"/>
          <w:kern w:val="0"/>
          <w:sz w:val="28"/>
          <w:szCs w:val="28"/>
          <w:u w:color="000000"/>
        </w:rPr>
        <w:t>个清洁生产方案，截止至</w:t>
      </w:r>
      <w:r w:rsidR="004C4B15" w:rsidRPr="00822604">
        <w:rPr>
          <w:rFonts w:ascii="Times New Roman" w:eastAsiaTheme="minorEastAsia" w:hAnsi="Times New Roman"/>
          <w:kern w:val="0"/>
          <w:sz w:val="28"/>
          <w:szCs w:val="28"/>
          <w:u w:color="000000"/>
        </w:rPr>
        <w:t>2017</w:t>
      </w:r>
      <w:r w:rsidRPr="00822604">
        <w:rPr>
          <w:rFonts w:ascii="Times New Roman" w:eastAsiaTheme="minorEastAsia" w:hAnsiTheme="minorEastAsia"/>
          <w:kern w:val="0"/>
          <w:sz w:val="28"/>
          <w:szCs w:val="28"/>
          <w:u w:color="000000"/>
        </w:rPr>
        <w:t>年</w:t>
      </w:r>
      <w:r w:rsidR="00822604" w:rsidRPr="00822604">
        <w:rPr>
          <w:rFonts w:ascii="Times New Roman" w:eastAsiaTheme="minorEastAsia" w:hAnsi="Times New Roman" w:hint="eastAsia"/>
          <w:kern w:val="0"/>
          <w:sz w:val="28"/>
          <w:szCs w:val="28"/>
          <w:u w:color="000000"/>
        </w:rPr>
        <w:t>9</w:t>
      </w:r>
      <w:r w:rsidRPr="00822604">
        <w:rPr>
          <w:rFonts w:ascii="Times New Roman" w:eastAsiaTheme="minorEastAsia" w:hAnsiTheme="minorEastAsia"/>
          <w:kern w:val="0"/>
          <w:sz w:val="28"/>
          <w:szCs w:val="28"/>
          <w:u w:color="000000"/>
        </w:rPr>
        <w:t>月，</w:t>
      </w:r>
      <w:r w:rsidRPr="00822604">
        <w:rPr>
          <w:rFonts w:ascii="Times New Roman" w:eastAsiaTheme="minorEastAsia" w:hAnsiTheme="minorEastAsia"/>
          <w:sz w:val="28"/>
          <w:szCs w:val="28"/>
        </w:rPr>
        <w:t>其中提出中</w:t>
      </w:r>
      <w:r w:rsidRPr="00822604">
        <w:rPr>
          <w:rFonts w:ascii="Times New Roman" w:eastAsiaTheme="minorEastAsia" w:hAnsi="Times New Roman"/>
          <w:sz w:val="28"/>
          <w:szCs w:val="28"/>
        </w:rPr>
        <w:t>/</w:t>
      </w:r>
      <w:r w:rsidRPr="00822604">
        <w:rPr>
          <w:rFonts w:ascii="Times New Roman" w:eastAsiaTheme="minorEastAsia" w:hAnsiTheme="minorEastAsia"/>
          <w:sz w:val="28"/>
          <w:szCs w:val="28"/>
        </w:rPr>
        <w:t>高费方案</w:t>
      </w:r>
      <w:r w:rsidR="00296812" w:rsidRPr="00822604">
        <w:rPr>
          <w:rFonts w:ascii="Times New Roman" w:eastAsiaTheme="minorEastAsia" w:hAnsi="Times New Roman"/>
          <w:sz w:val="28"/>
          <w:szCs w:val="28"/>
        </w:rPr>
        <w:t>3</w:t>
      </w:r>
      <w:r w:rsidRPr="00822604">
        <w:rPr>
          <w:rFonts w:ascii="Times New Roman" w:eastAsiaTheme="minorEastAsia" w:hAnsiTheme="minorEastAsia"/>
          <w:sz w:val="28"/>
          <w:szCs w:val="28"/>
        </w:rPr>
        <w:t>个，无</w:t>
      </w:r>
      <w:r w:rsidRPr="00822604">
        <w:rPr>
          <w:rFonts w:ascii="Times New Roman" w:eastAsiaTheme="minorEastAsia" w:hAnsi="Times New Roman"/>
          <w:sz w:val="28"/>
          <w:szCs w:val="28"/>
        </w:rPr>
        <w:t>/</w:t>
      </w:r>
      <w:r w:rsidRPr="00822604">
        <w:rPr>
          <w:rFonts w:ascii="Times New Roman" w:eastAsiaTheme="minorEastAsia" w:hAnsiTheme="minorEastAsia"/>
          <w:sz w:val="28"/>
          <w:szCs w:val="28"/>
        </w:rPr>
        <w:t>低费方案</w:t>
      </w:r>
      <w:r w:rsidRPr="00822604">
        <w:rPr>
          <w:rFonts w:ascii="Times New Roman" w:eastAsiaTheme="minorEastAsia" w:hAnsi="Times New Roman"/>
          <w:sz w:val="28"/>
          <w:szCs w:val="28"/>
        </w:rPr>
        <w:t>1</w:t>
      </w:r>
      <w:r w:rsidR="00822604" w:rsidRPr="00822604">
        <w:rPr>
          <w:rFonts w:ascii="Times New Roman" w:eastAsiaTheme="minorEastAsia" w:hAnsi="Times New Roman" w:hint="eastAsia"/>
          <w:sz w:val="28"/>
          <w:szCs w:val="28"/>
        </w:rPr>
        <w:t>3</w:t>
      </w:r>
      <w:r w:rsidRPr="00822604">
        <w:rPr>
          <w:rFonts w:ascii="Times New Roman" w:eastAsiaTheme="minorEastAsia" w:hAnsiTheme="minorEastAsia"/>
          <w:sz w:val="28"/>
          <w:szCs w:val="28"/>
        </w:rPr>
        <w:t>个，无低费方案已经实施完成，中高费方案正在实施中，预计总投入资金</w:t>
      </w:r>
      <w:r w:rsidR="00296812" w:rsidRPr="00822604">
        <w:rPr>
          <w:rFonts w:ascii="Times New Roman" w:eastAsiaTheme="minorEastAsia" w:hAnsi="Times New Roman"/>
          <w:sz w:val="28"/>
          <w:szCs w:val="28"/>
        </w:rPr>
        <w:t>14</w:t>
      </w:r>
      <w:r w:rsidR="00822604" w:rsidRPr="00822604">
        <w:rPr>
          <w:rFonts w:ascii="Times New Roman" w:eastAsiaTheme="minorEastAsia" w:hAnsi="Times New Roman" w:hint="eastAsia"/>
          <w:sz w:val="28"/>
          <w:szCs w:val="28"/>
        </w:rPr>
        <w:t>7.85</w:t>
      </w:r>
      <w:r w:rsidRPr="00822604">
        <w:rPr>
          <w:rFonts w:ascii="Times New Roman" w:eastAsiaTheme="minorEastAsia" w:hAnsiTheme="minorEastAsia"/>
          <w:sz w:val="28"/>
          <w:szCs w:val="28"/>
        </w:rPr>
        <w:t>万元，预计企业</w:t>
      </w:r>
      <w:r w:rsidR="0049241F" w:rsidRPr="00822604">
        <w:rPr>
          <w:rFonts w:ascii="Times New Roman" w:eastAsiaTheme="minorEastAsia" w:hAnsiTheme="minorEastAsia"/>
          <w:sz w:val="28"/>
          <w:szCs w:val="28"/>
        </w:rPr>
        <w:t>每</w:t>
      </w:r>
      <w:r w:rsidRPr="00822604">
        <w:rPr>
          <w:rFonts w:ascii="Times New Roman" w:eastAsiaTheme="minorEastAsia" w:hAnsiTheme="minorEastAsia"/>
          <w:sz w:val="28"/>
          <w:szCs w:val="28"/>
        </w:rPr>
        <w:t>年可以</w:t>
      </w:r>
      <w:r w:rsidR="00296812" w:rsidRPr="00822604">
        <w:rPr>
          <w:rFonts w:ascii="Times New Roman" w:eastAsiaTheme="minorEastAsia" w:hAnsiTheme="minorEastAsia"/>
          <w:kern w:val="0"/>
          <w:sz w:val="28"/>
          <w:szCs w:val="28"/>
          <w:u w:color="000000"/>
        </w:rPr>
        <w:t>节电</w:t>
      </w:r>
      <w:r w:rsidR="00822604" w:rsidRPr="00822604">
        <w:rPr>
          <w:rFonts w:ascii="Times New Roman" w:eastAsiaTheme="minorEastAsia" w:hAnsi="Times New Roman" w:hint="eastAsia"/>
          <w:kern w:val="0"/>
          <w:sz w:val="28"/>
          <w:szCs w:val="28"/>
          <w:u w:color="000000"/>
        </w:rPr>
        <w:t>1.59</w:t>
      </w:r>
      <w:r w:rsidR="00296812" w:rsidRPr="00822604">
        <w:rPr>
          <w:rFonts w:ascii="Times New Roman" w:eastAsiaTheme="minorEastAsia" w:hAnsiTheme="minorEastAsia"/>
          <w:kern w:val="0"/>
          <w:sz w:val="28"/>
          <w:szCs w:val="28"/>
          <w:u w:color="000000"/>
        </w:rPr>
        <w:t>万</w:t>
      </w:r>
      <w:r w:rsidR="00296812" w:rsidRPr="00822604">
        <w:rPr>
          <w:rFonts w:ascii="Times New Roman" w:eastAsiaTheme="minorEastAsia" w:hAnsi="Times New Roman"/>
          <w:kern w:val="0"/>
          <w:sz w:val="28"/>
          <w:szCs w:val="28"/>
          <w:u w:color="000000"/>
        </w:rPr>
        <w:t>kw·h/a</w:t>
      </w:r>
      <w:r w:rsidR="00296812" w:rsidRPr="00822604">
        <w:rPr>
          <w:rFonts w:ascii="Times New Roman" w:eastAsiaTheme="minorEastAsia" w:hAnsiTheme="minorEastAsia"/>
          <w:kern w:val="0"/>
          <w:sz w:val="28"/>
          <w:szCs w:val="28"/>
          <w:u w:color="000000"/>
        </w:rPr>
        <w:t>，节</w:t>
      </w:r>
      <w:r w:rsidR="00822604" w:rsidRPr="00822604">
        <w:rPr>
          <w:rFonts w:ascii="Times New Roman" w:eastAsiaTheme="minorEastAsia" w:hAnsiTheme="minorEastAsia" w:hint="eastAsia"/>
          <w:kern w:val="0"/>
          <w:sz w:val="28"/>
          <w:szCs w:val="28"/>
          <w:u w:color="000000"/>
        </w:rPr>
        <w:t>约用水</w:t>
      </w:r>
      <w:r w:rsidR="00822604" w:rsidRPr="00822604">
        <w:rPr>
          <w:rFonts w:ascii="Times New Roman" w:eastAsiaTheme="minorEastAsia" w:hAnsiTheme="minorEastAsia" w:hint="eastAsia"/>
          <w:kern w:val="0"/>
          <w:sz w:val="28"/>
          <w:szCs w:val="28"/>
          <w:u w:color="000000"/>
        </w:rPr>
        <w:t>3902t/a</w:t>
      </w:r>
      <w:r w:rsidR="00296812" w:rsidRPr="00822604">
        <w:rPr>
          <w:rFonts w:ascii="Times New Roman" w:eastAsiaTheme="minorEastAsia" w:hAnsiTheme="minorEastAsia"/>
          <w:kern w:val="0"/>
          <w:sz w:val="28"/>
          <w:szCs w:val="28"/>
          <w:u w:color="000000"/>
        </w:rPr>
        <w:t>，</w:t>
      </w:r>
      <w:r w:rsidR="00822604" w:rsidRPr="00822604">
        <w:rPr>
          <w:rFonts w:ascii="Times New Roman" w:eastAsiaTheme="minorEastAsia" w:hAnsiTheme="minorEastAsia" w:hint="eastAsia"/>
          <w:kern w:val="0"/>
          <w:sz w:val="28"/>
          <w:szCs w:val="28"/>
          <w:u w:color="000000"/>
        </w:rPr>
        <w:t>节约原料</w:t>
      </w:r>
      <w:r w:rsidR="00822604" w:rsidRPr="00822604">
        <w:rPr>
          <w:rFonts w:ascii="Times New Roman" w:eastAsiaTheme="minorEastAsia" w:hAnsiTheme="minorEastAsia" w:hint="eastAsia"/>
          <w:kern w:val="0"/>
          <w:sz w:val="28"/>
          <w:szCs w:val="28"/>
          <w:u w:color="000000"/>
        </w:rPr>
        <w:t>1.5t/a,</w:t>
      </w:r>
      <w:r w:rsidRPr="00822604">
        <w:rPr>
          <w:rFonts w:ascii="Times New Roman" w:eastAsiaTheme="minorEastAsia" w:hAnsiTheme="minorEastAsia"/>
          <w:sz w:val="28"/>
          <w:szCs w:val="28"/>
        </w:rPr>
        <w:t>产生经济效益</w:t>
      </w:r>
      <w:r w:rsidR="004959D4">
        <w:rPr>
          <w:rFonts w:ascii="Times New Roman" w:eastAsiaTheme="minorEastAsia" w:hAnsi="Times New Roman" w:hint="eastAsia"/>
          <w:sz w:val="28"/>
          <w:szCs w:val="28"/>
        </w:rPr>
        <w:t>43.528</w:t>
      </w:r>
      <w:r w:rsidRPr="00822604">
        <w:rPr>
          <w:rFonts w:ascii="Times New Roman" w:eastAsiaTheme="minorEastAsia" w:hAnsiTheme="minorEastAsia"/>
          <w:sz w:val="28"/>
          <w:szCs w:val="28"/>
        </w:rPr>
        <w:t>万元，</w:t>
      </w:r>
      <w:r w:rsidR="00617B64" w:rsidRPr="00822604">
        <w:rPr>
          <w:rFonts w:ascii="Times New Roman" w:eastAsiaTheme="minorEastAsia" w:hAnsiTheme="minorEastAsia"/>
          <w:sz w:val="28"/>
          <w:szCs w:val="28"/>
        </w:rPr>
        <w:t>减少</w:t>
      </w:r>
      <w:r w:rsidR="00617B64" w:rsidRPr="00822604">
        <w:rPr>
          <w:rFonts w:ascii="Times New Roman" w:eastAsiaTheme="minorEastAsia" w:hAnsi="Times New Roman"/>
          <w:sz w:val="28"/>
          <w:szCs w:val="28"/>
        </w:rPr>
        <w:t>SO</w:t>
      </w:r>
      <w:r w:rsidR="00617B64" w:rsidRPr="00822604">
        <w:rPr>
          <w:rFonts w:ascii="Times New Roman" w:eastAsiaTheme="minorEastAsia" w:hAnsi="Times New Roman"/>
          <w:sz w:val="28"/>
          <w:szCs w:val="28"/>
          <w:vertAlign w:val="subscript"/>
        </w:rPr>
        <w:t>2</w:t>
      </w:r>
      <w:r w:rsidR="00617B64" w:rsidRPr="00822604">
        <w:rPr>
          <w:rFonts w:ascii="Times New Roman" w:eastAsiaTheme="minorEastAsia" w:hAnsiTheme="minorEastAsia"/>
          <w:sz w:val="28"/>
          <w:szCs w:val="28"/>
        </w:rPr>
        <w:t>排放量为</w:t>
      </w:r>
      <w:r w:rsidR="00617B64" w:rsidRPr="00822604">
        <w:rPr>
          <w:rFonts w:ascii="Times New Roman" w:eastAsiaTheme="minorEastAsia" w:hAnsi="Times New Roman"/>
          <w:sz w:val="28"/>
          <w:szCs w:val="28"/>
        </w:rPr>
        <w:t>28.</w:t>
      </w:r>
      <w:r w:rsidR="00822604" w:rsidRPr="00822604">
        <w:rPr>
          <w:rFonts w:ascii="Times New Roman" w:eastAsiaTheme="minorEastAsia" w:hAnsi="Times New Roman" w:hint="eastAsia"/>
          <w:sz w:val="28"/>
          <w:szCs w:val="28"/>
        </w:rPr>
        <w:t>7</w:t>
      </w:r>
      <w:r w:rsidR="00617B64" w:rsidRPr="00822604">
        <w:rPr>
          <w:rFonts w:ascii="Times New Roman" w:eastAsiaTheme="minorEastAsia" w:hAnsi="Times New Roman"/>
          <w:sz w:val="28"/>
          <w:szCs w:val="28"/>
        </w:rPr>
        <w:t>t/a</w:t>
      </w:r>
      <w:r w:rsidR="00617B64" w:rsidRPr="00822604">
        <w:rPr>
          <w:rFonts w:ascii="Times New Roman" w:eastAsiaTheme="minorEastAsia" w:hAnsiTheme="minorEastAsia"/>
          <w:sz w:val="28"/>
          <w:szCs w:val="28"/>
        </w:rPr>
        <w:t>，烟尘排放量为</w:t>
      </w:r>
      <w:r w:rsidR="00822604" w:rsidRPr="00822604">
        <w:rPr>
          <w:rFonts w:ascii="Times New Roman" w:eastAsiaTheme="minorEastAsia" w:hAnsi="Times New Roman" w:hint="eastAsia"/>
          <w:sz w:val="28"/>
          <w:szCs w:val="28"/>
        </w:rPr>
        <w:t>1.628</w:t>
      </w:r>
      <w:r w:rsidR="00B0550D" w:rsidRPr="00822604">
        <w:rPr>
          <w:rFonts w:ascii="Times New Roman" w:eastAsiaTheme="minorEastAsia" w:hAnsi="Times New Roman" w:hint="eastAsia"/>
          <w:sz w:val="28"/>
          <w:szCs w:val="28"/>
        </w:rPr>
        <w:t>t</w:t>
      </w:r>
      <w:r w:rsidR="00617B64" w:rsidRPr="00822604">
        <w:rPr>
          <w:rFonts w:ascii="Times New Roman" w:eastAsiaTheme="minorEastAsia" w:hAnsi="Times New Roman"/>
          <w:sz w:val="28"/>
          <w:szCs w:val="28"/>
        </w:rPr>
        <w:t>/a</w:t>
      </w:r>
      <w:r w:rsidR="00617B64" w:rsidRPr="00822604">
        <w:rPr>
          <w:rFonts w:ascii="Times New Roman" w:eastAsiaTheme="minorEastAsia" w:hAnsiTheme="minorEastAsia"/>
          <w:sz w:val="28"/>
          <w:szCs w:val="28"/>
        </w:rPr>
        <w:t>，</w:t>
      </w:r>
      <w:r w:rsidR="00617B64" w:rsidRPr="00822604">
        <w:rPr>
          <w:rFonts w:ascii="Times New Roman" w:eastAsiaTheme="minorEastAsia" w:hAnsi="Times New Roman"/>
          <w:sz w:val="28"/>
          <w:szCs w:val="28"/>
        </w:rPr>
        <w:t>NO</w:t>
      </w:r>
      <w:r w:rsidR="00617B64" w:rsidRPr="00822604">
        <w:rPr>
          <w:rFonts w:ascii="Times New Roman" w:eastAsiaTheme="minorEastAsia" w:hAnsi="Times New Roman"/>
          <w:sz w:val="28"/>
          <w:szCs w:val="28"/>
          <w:vertAlign w:val="subscript"/>
        </w:rPr>
        <w:t>x</w:t>
      </w:r>
      <w:r w:rsidR="00617B64" w:rsidRPr="00822604">
        <w:rPr>
          <w:rFonts w:ascii="Times New Roman" w:eastAsiaTheme="minorEastAsia" w:hAnsiTheme="minorEastAsia"/>
          <w:sz w:val="28"/>
          <w:szCs w:val="28"/>
        </w:rPr>
        <w:t>排放量为</w:t>
      </w:r>
      <w:r w:rsidR="00617B64" w:rsidRPr="00822604">
        <w:rPr>
          <w:rFonts w:ascii="Times New Roman" w:eastAsiaTheme="minorEastAsia" w:hAnsi="Times New Roman"/>
          <w:sz w:val="28"/>
          <w:szCs w:val="28"/>
        </w:rPr>
        <w:t>4.148t/a</w:t>
      </w:r>
      <w:r w:rsidR="00617B64" w:rsidRPr="00822604">
        <w:rPr>
          <w:rFonts w:ascii="Times New Roman" w:eastAsiaTheme="minorEastAsia" w:hAnsiTheme="minorEastAsia"/>
          <w:sz w:val="28"/>
          <w:szCs w:val="28"/>
        </w:rPr>
        <w:t>。减少</w:t>
      </w:r>
      <w:r w:rsidRPr="00822604">
        <w:rPr>
          <w:rFonts w:ascii="Times New Roman" w:eastAsiaTheme="minorEastAsia" w:hAnsiTheme="minorEastAsia"/>
          <w:sz w:val="28"/>
          <w:szCs w:val="28"/>
        </w:rPr>
        <w:t>生产过程的物耗、能耗指标有所下降，生产成本下降，预计通过本轮清洁生产方案的实施，企业的清洁生产水平将进一步提高。</w:t>
      </w:r>
    </w:p>
    <w:p w:rsidR="00474C42" w:rsidRPr="004031B5" w:rsidRDefault="002C3AB5">
      <w:pPr>
        <w:widowControl/>
        <w:jc w:val="left"/>
        <w:rPr>
          <w:rFonts w:ascii="Times New Roman" w:hAnsi="Times New Roman"/>
          <w:sz w:val="28"/>
          <w:szCs w:val="28"/>
        </w:rPr>
      </w:pPr>
      <w:r w:rsidRPr="004031B5">
        <w:rPr>
          <w:rFonts w:ascii="Times New Roman" w:hAnsi="Times New Roman"/>
          <w:sz w:val="28"/>
          <w:szCs w:val="28"/>
        </w:rPr>
        <w:br w:type="page"/>
      </w:r>
    </w:p>
    <w:p w:rsidR="00474C42" w:rsidRPr="000B60BF" w:rsidRDefault="002C3AB5">
      <w:pPr>
        <w:keepNext/>
        <w:keepLines/>
        <w:widowControl/>
        <w:spacing w:line="520" w:lineRule="exact"/>
        <w:textAlignment w:val="baseline"/>
        <w:outlineLvl w:val="0"/>
        <w:rPr>
          <w:rFonts w:ascii="Times New Roman" w:eastAsiaTheme="minorEastAsia" w:hAnsi="Times New Roman"/>
          <w:b/>
          <w:bCs/>
          <w:kern w:val="44"/>
          <w:sz w:val="32"/>
          <w:szCs w:val="32"/>
          <w:u w:color="000000"/>
        </w:rPr>
      </w:pPr>
      <w:bookmarkStart w:id="36" w:name="_Toc345404087"/>
      <w:bookmarkStart w:id="37" w:name="_Toc497203482"/>
      <w:r w:rsidRPr="000B60BF">
        <w:rPr>
          <w:rFonts w:ascii="Times New Roman" w:eastAsiaTheme="minorEastAsia" w:hAnsi="Times New Roman"/>
          <w:b/>
          <w:bCs/>
          <w:kern w:val="44"/>
          <w:sz w:val="32"/>
          <w:szCs w:val="32"/>
          <w:u w:color="000000"/>
        </w:rPr>
        <w:lastRenderedPageBreak/>
        <w:t xml:space="preserve">2 </w:t>
      </w:r>
      <w:r w:rsidRPr="000B60BF">
        <w:rPr>
          <w:rFonts w:ascii="Times New Roman" w:eastAsiaTheme="minorEastAsia" w:hAnsi="Times New Roman"/>
          <w:b/>
          <w:bCs/>
          <w:kern w:val="44"/>
          <w:sz w:val="32"/>
          <w:szCs w:val="32"/>
          <w:u w:color="000000"/>
        </w:rPr>
        <w:t>筹划和组织</w:t>
      </w:r>
      <w:bookmarkEnd w:id="36"/>
      <w:bookmarkEnd w:id="37"/>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筹划和组织是企业进行清洁生产审核工作的第一阶段。通过筹划和组织使公司领导和职工对清洁生产目的、清洁生产审核的工作内容、要求及工作程序有所认识和了解，同时取得公司高层领导的支持和参与，克服思想上和观念上的障碍，组建公司清洁生产审核小组，同时分配好各自清洁生产审核工作的任务，制定清洁生产工作计划，宣传清洁生产思想。</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8" w:name="_Toc345404088"/>
      <w:bookmarkStart w:id="39" w:name="_Toc497203483"/>
      <w:r w:rsidRPr="000B60BF">
        <w:rPr>
          <w:rFonts w:ascii="Times New Roman" w:hAnsi="Times New Roman"/>
          <w:b/>
          <w:bCs/>
          <w:kern w:val="0"/>
          <w:sz w:val="28"/>
          <w:szCs w:val="28"/>
          <w:u w:color="000000"/>
        </w:rPr>
        <w:t>2.1</w:t>
      </w:r>
      <w:r w:rsidRPr="000B60BF">
        <w:rPr>
          <w:rFonts w:ascii="Times New Roman" w:hAnsi="Times New Roman"/>
          <w:b/>
          <w:bCs/>
          <w:kern w:val="0"/>
          <w:sz w:val="28"/>
          <w:szCs w:val="28"/>
          <w:u w:color="000000"/>
        </w:rPr>
        <w:t>取得领导的支持</w:t>
      </w:r>
      <w:bookmarkEnd w:id="38"/>
      <w:bookmarkEnd w:id="39"/>
    </w:p>
    <w:p w:rsidR="00474C42" w:rsidRPr="000B60BF" w:rsidRDefault="002C3AB5">
      <w:pPr>
        <w:widowControl/>
        <w:spacing w:line="520" w:lineRule="exact"/>
        <w:ind w:firstLineChars="225" w:firstLine="630"/>
        <w:textAlignment w:val="baseline"/>
        <w:rPr>
          <w:rFonts w:ascii="Times New Roman" w:hAnsi="Times New Roman"/>
          <w:kern w:val="0"/>
          <w:sz w:val="28"/>
          <w:szCs w:val="28"/>
          <w:u w:color="000000"/>
        </w:rPr>
      </w:pPr>
      <w:bookmarkStart w:id="40" w:name="_Toc144288594"/>
      <w:bookmarkStart w:id="41" w:name="_Toc133919773"/>
      <w:bookmarkStart w:id="42" w:name="_Toc149560078"/>
      <w:bookmarkStart w:id="43" w:name="_Toc156791213"/>
      <w:r w:rsidRPr="000B60BF">
        <w:rPr>
          <w:rFonts w:ascii="Times New Roman" w:hAnsi="Times New Roman"/>
          <w:kern w:val="0"/>
          <w:sz w:val="28"/>
          <w:szCs w:val="28"/>
          <w:u w:color="000000"/>
        </w:rPr>
        <w:t>清洁生产是一种全新的、持续的、创造性的理念。开展清洁生产不仅是国家法律和政策的要求，同时也是企业利益所在。作为实施清洁生产的企业，通过审核可以提高管理水平，促进技术进步，降低生产成本，树立企业良好形象，增强市场竟争能力，改善生态环境，实现经济和环境的可持续性发展，企业领导都必须清醒认识、深刻理解。</w:t>
      </w:r>
    </w:p>
    <w:p w:rsidR="00474C42" w:rsidRPr="000B60BF" w:rsidRDefault="002C3AB5">
      <w:pPr>
        <w:widowControl/>
        <w:spacing w:line="520" w:lineRule="exact"/>
        <w:ind w:firstLineChars="225" w:firstLine="630"/>
        <w:textAlignment w:val="baseline"/>
        <w:rPr>
          <w:rFonts w:ascii="Times New Roman" w:hAnsi="Times New Roman"/>
          <w:kern w:val="0"/>
          <w:sz w:val="28"/>
          <w:szCs w:val="20"/>
          <w:u w:color="000000"/>
        </w:rPr>
      </w:pPr>
      <w:r w:rsidRPr="000B60BF">
        <w:rPr>
          <w:rFonts w:ascii="Times New Roman" w:hAnsi="Times New Roman"/>
          <w:kern w:val="0"/>
          <w:sz w:val="28"/>
          <w:szCs w:val="28"/>
          <w:u w:color="000000"/>
        </w:rPr>
        <w:t>清洁生产是一项涉及面广的综合性工作，获得企业领导的支持和参与是至关重要的。</w:t>
      </w:r>
      <w:r w:rsidR="007E791A">
        <w:rPr>
          <w:rFonts w:ascii="Times New Roman" w:hAnsi="Times New Roman"/>
          <w:sz w:val="28"/>
          <w:szCs w:val="28"/>
        </w:rPr>
        <w:t>苏州市兴邦化学建材有限公司</w:t>
      </w:r>
      <w:r w:rsidRPr="000B60BF">
        <w:rPr>
          <w:rFonts w:ascii="Times New Roman" w:hAnsi="Times New Roman"/>
          <w:kern w:val="0"/>
          <w:sz w:val="28"/>
          <w:szCs w:val="28"/>
          <w:u w:color="000000"/>
        </w:rPr>
        <w:t>已被江苏省环保厅列入</w:t>
      </w:r>
      <w:r w:rsidRPr="000B60BF">
        <w:rPr>
          <w:rFonts w:ascii="Times New Roman" w:hAnsi="Times New Roman"/>
          <w:kern w:val="0"/>
          <w:sz w:val="28"/>
          <w:szCs w:val="28"/>
          <w:u w:color="000000"/>
        </w:rPr>
        <w:t>201</w:t>
      </w:r>
      <w:r w:rsidR="004C4B15">
        <w:rPr>
          <w:rFonts w:ascii="Times New Roman" w:hAnsi="Times New Roman" w:hint="eastAsia"/>
          <w:kern w:val="0"/>
          <w:sz w:val="28"/>
          <w:szCs w:val="28"/>
          <w:u w:color="000000"/>
        </w:rPr>
        <w:t>7</w:t>
      </w:r>
      <w:r w:rsidR="004C4B15">
        <w:rPr>
          <w:rFonts w:ascii="Times New Roman" w:hAnsi="Times New Roman"/>
          <w:kern w:val="0"/>
          <w:sz w:val="28"/>
          <w:szCs w:val="28"/>
          <w:u w:color="000000"/>
        </w:rPr>
        <w:t>年度第十</w:t>
      </w:r>
      <w:r w:rsidR="004C4B15">
        <w:rPr>
          <w:rFonts w:ascii="Times New Roman" w:hAnsi="Times New Roman" w:hint="eastAsia"/>
          <w:kern w:val="0"/>
          <w:sz w:val="28"/>
          <w:szCs w:val="28"/>
          <w:u w:color="000000"/>
        </w:rPr>
        <w:t>三</w:t>
      </w:r>
      <w:r w:rsidRPr="000B60BF">
        <w:rPr>
          <w:rFonts w:ascii="Times New Roman" w:hAnsi="Times New Roman"/>
          <w:kern w:val="0"/>
          <w:sz w:val="28"/>
          <w:szCs w:val="28"/>
          <w:u w:color="000000"/>
        </w:rPr>
        <w:t>批清洁生产审核重点企业名单中，公司</w:t>
      </w:r>
      <w:r w:rsidRPr="000B60BF">
        <w:rPr>
          <w:rFonts w:ascii="Times New Roman" w:hAnsi="Times New Roman"/>
          <w:kern w:val="0"/>
          <w:sz w:val="28"/>
          <w:szCs w:val="20"/>
          <w:u w:color="000000"/>
        </w:rPr>
        <w:t>领导对清洁生产工作非常重视，亲自组织厂内相关部门参加清洁生产审核工作，企业领导在清洁生产思想的宣传教育下，结合本企业的生产管理工作，已逐步认识到如果企业管理不力、规章制度不健全、技术力量薄弱、员工生产技术素质和环保意识差，不仅对环境造成污染，而且在一定程度上影响了企业的生产发展。而开展清洁生产工作，对于提高企业的竞争力和经济效益，减少污染物排放，提高企业的形象，都具有十分重要的意义。为此，企业领导决定在全企业范围内开展清洁生产审核工作，由总经理亲自挂帅，组建了由</w:t>
      </w:r>
      <w:r w:rsidR="00296650">
        <w:rPr>
          <w:rFonts w:ascii="Times New Roman" w:hAnsi="Times New Roman" w:hint="eastAsia"/>
          <w:kern w:val="0"/>
          <w:sz w:val="28"/>
          <w:szCs w:val="20"/>
          <w:u w:color="000000"/>
        </w:rPr>
        <w:t>副总经理、安环副经理、总经理助理、技术总工</w:t>
      </w:r>
      <w:r w:rsidRPr="000B60BF">
        <w:rPr>
          <w:rFonts w:ascii="Times New Roman" w:hAnsi="Times New Roman"/>
          <w:kern w:val="0"/>
          <w:sz w:val="28"/>
          <w:szCs w:val="20"/>
          <w:u w:color="000000"/>
        </w:rPr>
        <w:t>、</w:t>
      </w:r>
      <w:r w:rsidR="00296650">
        <w:rPr>
          <w:rFonts w:ascii="Times New Roman" w:hAnsi="Times New Roman" w:hint="eastAsia"/>
          <w:kern w:val="0"/>
          <w:sz w:val="28"/>
          <w:szCs w:val="20"/>
          <w:u w:color="000000"/>
        </w:rPr>
        <w:t>生产经理、</w:t>
      </w:r>
      <w:r w:rsidRPr="000B60BF">
        <w:rPr>
          <w:rFonts w:ascii="Times New Roman" w:hAnsi="Times New Roman"/>
          <w:kern w:val="0"/>
          <w:sz w:val="28"/>
          <w:szCs w:val="20"/>
          <w:u w:color="000000"/>
        </w:rPr>
        <w:t>财务、</w:t>
      </w:r>
      <w:r w:rsidR="00296650">
        <w:rPr>
          <w:rFonts w:ascii="Times New Roman" w:hAnsi="Times New Roman" w:hint="eastAsia"/>
          <w:kern w:val="0"/>
          <w:sz w:val="28"/>
          <w:szCs w:val="20"/>
          <w:u w:color="000000"/>
        </w:rPr>
        <w:t>品质、人事、</w:t>
      </w:r>
      <w:r w:rsidRPr="000B60BF">
        <w:rPr>
          <w:rFonts w:ascii="Times New Roman" w:hAnsi="Times New Roman"/>
          <w:kern w:val="0"/>
          <w:sz w:val="28"/>
          <w:szCs w:val="20"/>
          <w:u w:color="000000"/>
        </w:rPr>
        <w:t>安全等其他部门人员组成清洁生产审核小组。本轮清洁生产审核于</w:t>
      </w:r>
      <w:r w:rsidRPr="000B60BF">
        <w:rPr>
          <w:rFonts w:ascii="Times New Roman" w:hAnsi="Times New Roman"/>
          <w:kern w:val="0"/>
          <w:sz w:val="28"/>
          <w:szCs w:val="20"/>
          <w:u w:color="000000"/>
        </w:rPr>
        <w:t>201</w:t>
      </w:r>
      <w:r w:rsidR="004C4B15">
        <w:rPr>
          <w:rFonts w:ascii="Times New Roman" w:hAnsi="Times New Roman" w:hint="eastAsia"/>
          <w:kern w:val="0"/>
          <w:sz w:val="28"/>
          <w:szCs w:val="20"/>
          <w:u w:color="000000"/>
        </w:rPr>
        <w:t>7</w:t>
      </w:r>
      <w:r w:rsidRPr="000B60BF">
        <w:rPr>
          <w:rFonts w:ascii="Times New Roman" w:hAnsi="Times New Roman"/>
          <w:kern w:val="0"/>
          <w:sz w:val="28"/>
          <w:szCs w:val="20"/>
          <w:u w:color="000000"/>
        </w:rPr>
        <w:t>年</w:t>
      </w:r>
      <w:r w:rsidRPr="000B60BF">
        <w:rPr>
          <w:rFonts w:ascii="Times New Roman" w:hAnsi="Times New Roman"/>
          <w:kern w:val="0"/>
          <w:sz w:val="28"/>
          <w:szCs w:val="20"/>
          <w:u w:color="000000"/>
        </w:rPr>
        <w:t>5</w:t>
      </w:r>
      <w:r w:rsidRPr="000B60BF">
        <w:rPr>
          <w:rFonts w:ascii="Times New Roman" w:hAnsi="Times New Roman"/>
          <w:kern w:val="0"/>
          <w:sz w:val="28"/>
          <w:szCs w:val="20"/>
          <w:u w:color="000000"/>
        </w:rPr>
        <w:t>月全面启动。为了在公司持续开展清洁生产工作，企业领导决定将该项工作作为公司的一项长期工作战略加以落实，使之制度化、规范化，</w:t>
      </w:r>
      <w:r w:rsidRPr="000B60BF">
        <w:rPr>
          <w:rFonts w:ascii="Times New Roman" w:hAnsi="Times New Roman"/>
          <w:kern w:val="0"/>
          <w:sz w:val="28"/>
          <w:szCs w:val="20"/>
          <w:u w:color="000000"/>
        </w:rPr>
        <w:lastRenderedPageBreak/>
        <w:t>持续不断地深入开展下去，使公司能够持续实现节能、降耗、减污、增效的目的。</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44" w:name="_Toc345404089"/>
      <w:bookmarkStart w:id="45" w:name="_Toc497203484"/>
      <w:bookmarkEnd w:id="40"/>
      <w:bookmarkEnd w:id="41"/>
      <w:bookmarkEnd w:id="42"/>
      <w:bookmarkEnd w:id="43"/>
      <w:r w:rsidRPr="000B60BF">
        <w:rPr>
          <w:rFonts w:ascii="Times New Roman" w:hAnsi="Times New Roman"/>
          <w:b/>
          <w:bCs/>
          <w:kern w:val="0"/>
          <w:sz w:val="28"/>
          <w:szCs w:val="28"/>
          <w:u w:color="000000"/>
        </w:rPr>
        <w:t xml:space="preserve">2.2 </w:t>
      </w:r>
      <w:r w:rsidRPr="000B60BF">
        <w:rPr>
          <w:rFonts w:ascii="Times New Roman" w:hAnsi="Times New Roman"/>
          <w:b/>
          <w:bCs/>
          <w:kern w:val="0"/>
          <w:sz w:val="28"/>
          <w:szCs w:val="28"/>
          <w:u w:color="000000"/>
        </w:rPr>
        <w:t>组建清洁生产审核机构</w:t>
      </w:r>
      <w:bookmarkEnd w:id="44"/>
      <w:bookmarkEnd w:id="45"/>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为了顺利实施清洁生产审核，根据企业目前的经营管理状况以及各部门的职能，并按《企业清洁生产审核手册》中有关审核小组组成人员的要求，</w:t>
      </w:r>
      <w:r w:rsidRPr="000B60BF">
        <w:rPr>
          <w:rFonts w:ascii="Times New Roman" w:hAnsi="Times New Roman"/>
          <w:bCs/>
          <w:kern w:val="0"/>
          <w:sz w:val="28"/>
          <w:szCs w:val="28"/>
          <w:u w:color="000000"/>
        </w:rPr>
        <w:t>组建了一支精明强干的审核队伍，并明确了各自的工作职责。小组成员名单见表</w:t>
      </w:r>
      <w:r w:rsidRPr="000B60BF">
        <w:rPr>
          <w:rFonts w:ascii="Times New Roman" w:hAnsi="Times New Roman"/>
          <w:bCs/>
          <w:kern w:val="0"/>
          <w:sz w:val="28"/>
          <w:szCs w:val="28"/>
          <w:u w:color="000000"/>
        </w:rPr>
        <w:t>2.2-1</w:t>
      </w:r>
      <w:r w:rsidRPr="000B60BF">
        <w:rPr>
          <w:rFonts w:ascii="Times New Roman" w:hAnsi="Times New Roman"/>
          <w:kern w:val="0"/>
          <w:sz w:val="28"/>
          <w:szCs w:val="28"/>
          <w:u w:color="000000"/>
        </w:rPr>
        <w:t>。</w:t>
      </w:r>
    </w:p>
    <w:p w:rsidR="00474C42" w:rsidRPr="000B60BF" w:rsidRDefault="002C3AB5">
      <w:pPr>
        <w:widowControl/>
        <w:spacing w:line="520" w:lineRule="exact"/>
        <w:jc w:val="center"/>
        <w:textAlignment w:val="baseline"/>
        <w:rPr>
          <w:rFonts w:ascii="Times New Roman" w:hAnsi="Times New Roman"/>
          <w:b/>
          <w:bCs/>
          <w:kern w:val="0"/>
          <w:sz w:val="24"/>
          <w:szCs w:val="24"/>
          <w:u w:color="000000"/>
        </w:rPr>
      </w:pPr>
      <w:r w:rsidRPr="000B60BF">
        <w:rPr>
          <w:rFonts w:ascii="Times New Roman" w:hAnsi="Times New Roman"/>
          <w:b/>
          <w:bCs/>
          <w:kern w:val="0"/>
          <w:sz w:val="24"/>
          <w:szCs w:val="24"/>
          <w:u w:color="000000"/>
        </w:rPr>
        <w:t>表</w:t>
      </w:r>
      <w:r w:rsidRPr="000B60BF">
        <w:rPr>
          <w:rFonts w:ascii="Times New Roman" w:hAnsi="Times New Roman"/>
          <w:b/>
          <w:bCs/>
          <w:kern w:val="0"/>
          <w:sz w:val="24"/>
          <w:szCs w:val="24"/>
          <w:u w:color="000000"/>
        </w:rPr>
        <w:t xml:space="preserve">2.2-1 </w:t>
      </w:r>
      <w:r w:rsidRPr="000B60BF">
        <w:rPr>
          <w:rFonts w:ascii="Times New Roman" w:hAnsi="Times New Roman"/>
          <w:b/>
          <w:bCs/>
          <w:kern w:val="0"/>
          <w:sz w:val="24"/>
          <w:szCs w:val="24"/>
          <w:u w:color="000000"/>
        </w:rPr>
        <w:t>清洁生产审核小组成员表</w:t>
      </w:r>
    </w:p>
    <w:tbl>
      <w:tblPr>
        <w:tblW w:w="935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016"/>
        <w:gridCol w:w="949"/>
        <w:gridCol w:w="1287"/>
        <w:gridCol w:w="6104"/>
      </w:tblGrid>
      <w:tr w:rsidR="00296650" w:rsidRPr="00296650" w:rsidTr="00296650">
        <w:trPr>
          <w:trHeight w:val="452"/>
        </w:trPr>
        <w:tc>
          <w:tcPr>
            <w:tcW w:w="1016" w:type="dxa"/>
            <w:vAlign w:val="center"/>
          </w:tcPr>
          <w:p w:rsidR="00474C42" w:rsidRPr="00296650" w:rsidRDefault="002C3AB5">
            <w:pPr>
              <w:spacing w:line="360" w:lineRule="exact"/>
              <w:jc w:val="center"/>
              <w:rPr>
                <w:rFonts w:ascii="Times New Roman" w:hAnsi="Times New Roman"/>
                <w:b/>
                <w:szCs w:val="21"/>
              </w:rPr>
            </w:pPr>
            <w:r w:rsidRPr="00296650">
              <w:rPr>
                <w:rFonts w:ascii="Times New Roman" w:hAnsi="Times New Roman"/>
                <w:b/>
                <w:kern w:val="0"/>
                <w:szCs w:val="21"/>
              </w:rPr>
              <w:t>姓名</w:t>
            </w:r>
          </w:p>
        </w:tc>
        <w:tc>
          <w:tcPr>
            <w:tcW w:w="949" w:type="dxa"/>
            <w:vAlign w:val="center"/>
          </w:tcPr>
          <w:p w:rsidR="00474C42" w:rsidRPr="00296650" w:rsidRDefault="002C3AB5">
            <w:pPr>
              <w:spacing w:line="360" w:lineRule="exact"/>
              <w:jc w:val="center"/>
              <w:rPr>
                <w:rFonts w:ascii="Times New Roman" w:hAnsi="Times New Roman"/>
                <w:b/>
                <w:szCs w:val="21"/>
              </w:rPr>
            </w:pPr>
            <w:r w:rsidRPr="00296650">
              <w:rPr>
                <w:rFonts w:ascii="Times New Roman" w:hAnsi="Times New Roman"/>
                <w:b/>
                <w:kern w:val="0"/>
                <w:szCs w:val="21"/>
              </w:rPr>
              <w:t>职称</w:t>
            </w:r>
          </w:p>
        </w:tc>
        <w:tc>
          <w:tcPr>
            <w:tcW w:w="1287" w:type="dxa"/>
            <w:vAlign w:val="center"/>
          </w:tcPr>
          <w:p w:rsidR="00474C42" w:rsidRPr="00296650" w:rsidRDefault="002C3AB5">
            <w:pPr>
              <w:spacing w:line="360" w:lineRule="exact"/>
              <w:jc w:val="center"/>
              <w:rPr>
                <w:rFonts w:ascii="Times New Roman" w:hAnsi="Times New Roman"/>
                <w:b/>
                <w:szCs w:val="21"/>
              </w:rPr>
            </w:pPr>
            <w:r w:rsidRPr="00296650">
              <w:rPr>
                <w:rFonts w:ascii="Times New Roman" w:hAnsi="Times New Roman"/>
                <w:b/>
                <w:kern w:val="0"/>
                <w:szCs w:val="21"/>
              </w:rPr>
              <w:t>职务</w:t>
            </w:r>
          </w:p>
        </w:tc>
        <w:tc>
          <w:tcPr>
            <w:tcW w:w="6104" w:type="dxa"/>
            <w:vAlign w:val="center"/>
          </w:tcPr>
          <w:p w:rsidR="00474C42" w:rsidRPr="00296650" w:rsidRDefault="002C3AB5">
            <w:pPr>
              <w:spacing w:line="360" w:lineRule="exact"/>
              <w:jc w:val="center"/>
              <w:rPr>
                <w:rFonts w:ascii="Times New Roman" w:hAnsi="Times New Roman"/>
                <w:b/>
                <w:szCs w:val="21"/>
              </w:rPr>
            </w:pPr>
            <w:r w:rsidRPr="00296650">
              <w:rPr>
                <w:rFonts w:ascii="Times New Roman" w:hAnsi="Times New Roman"/>
                <w:b/>
                <w:kern w:val="0"/>
                <w:szCs w:val="21"/>
              </w:rPr>
              <w:t>领导小组工作职责</w:t>
            </w:r>
          </w:p>
        </w:tc>
      </w:tr>
      <w:tr w:rsidR="00296650" w:rsidRPr="00296650" w:rsidTr="00296650">
        <w:trPr>
          <w:trHeight w:val="416"/>
        </w:trPr>
        <w:tc>
          <w:tcPr>
            <w:tcW w:w="1016"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时林男</w:t>
            </w:r>
          </w:p>
        </w:tc>
        <w:tc>
          <w:tcPr>
            <w:tcW w:w="949"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kern w:val="0"/>
                <w:szCs w:val="21"/>
              </w:rPr>
              <w:t>组长</w:t>
            </w:r>
          </w:p>
        </w:tc>
        <w:tc>
          <w:tcPr>
            <w:tcW w:w="1287"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副</w:t>
            </w:r>
            <w:r w:rsidRPr="00296650">
              <w:rPr>
                <w:rFonts w:ascii="Times New Roman" w:hAnsi="Times New Roman"/>
                <w:szCs w:val="21"/>
              </w:rPr>
              <w:t>总经理</w:t>
            </w:r>
          </w:p>
        </w:tc>
        <w:tc>
          <w:tcPr>
            <w:tcW w:w="6104" w:type="dxa"/>
            <w:vAlign w:val="center"/>
          </w:tcPr>
          <w:p w:rsidR="004C4B15" w:rsidRPr="00296650" w:rsidRDefault="004C4B15">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负责组织和协调全厂的清洁生产审核工作，并审核清洁生产报告。</w:t>
            </w:r>
          </w:p>
        </w:tc>
      </w:tr>
      <w:tr w:rsidR="00296650" w:rsidRPr="00296650" w:rsidTr="00296650">
        <w:tc>
          <w:tcPr>
            <w:tcW w:w="1016" w:type="dxa"/>
            <w:vAlign w:val="center"/>
          </w:tcPr>
          <w:p w:rsidR="004C4B15" w:rsidRPr="00296650" w:rsidRDefault="00296650" w:rsidP="007600F6">
            <w:pPr>
              <w:spacing w:line="360" w:lineRule="exact"/>
              <w:jc w:val="center"/>
              <w:rPr>
                <w:rFonts w:ascii="Times New Roman" w:hAnsi="Times New Roman"/>
                <w:szCs w:val="21"/>
              </w:rPr>
            </w:pPr>
            <w:r w:rsidRPr="00296650">
              <w:rPr>
                <w:rFonts w:ascii="Times New Roman" w:hAnsi="Times New Roman" w:hint="eastAsia"/>
                <w:szCs w:val="21"/>
              </w:rPr>
              <w:t>朱华荣</w:t>
            </w:r>
          </w:p>
        </w:tc>
        <w:tc>
          <w:tcPr>
            <w:tcW w:w="949"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kern w:val="0"/>
                <w:szCs w:val="21"/>
              </w:rPr>
              <w:t>副组长</w:t>
            </w:r>
          </w:p>
        </w:tc>
        <w:tc>
          <w:tcPr>
            <w:tcW w:w="1287"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安环</w:t>
            </w:r>
            <w:r w:rsidR="00296650" w:rsidRPr="00296650">
              <w:rPr>
                <w:rFonts w:ascii="Times New Roman" w:hAnsi="Times New Roman" w:hint="eastAsia"/>
                <w:szCs w:val="21"/>
              </w:rPr>
              <w:t>副</w:t>
            </w:r>
            <w:r w:rsidRPr="00296650">
              <w:rPr>
                <w:rFonts w:ascii="Times New Roman" w:hAnsi="Times New Roman" w:hint="eastAsia"/>
                <w:szCs w:val="21"/>
              </w:rPr>
              <w:t>经理</w:t>
            </w:r>
          </w:p>
        </w:tc>
        <w:tc>
          <w:tcPr>
            <w:tcW w:w="6104" w:type="dxa"/>
            <w:vAlign w:val="center"/>
          </w:tcPr>
          <w:p w:rsidR="004C4B15" w:rsidRPr="00296650" w:rsidRDefault="004C4B15">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协助组长开展工作，全面掌握工作进度，负责全厂清洁生产审核工作的策划、组织、实施。</w:t>
            </w:r>
          </w:p>
        </w:tc>
      </w:tr>
      <w:tr w:rsidR="00296650" w:rsidRPr="00296650" w:rsidTr="00296650">
        <w:tc>
          <w:tcPr>
            <w:tcW w:w="1016"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hint="eastAsia"/>
                <w:szCs w:val="21"/>
              </w:rPr>
              <w:t>周红卫</w:t>
            </w:r>
          </w:p>
        </w:tc>
        <w:tc>
          <w:tcPr>
            <w:tcW w:w="949"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kern w:val="0"/>
                <w:szCs w:val="21"/>
              </w:rPr>
              <w:t>副组长</w:t>
            </w:r>
          </w:p>
        </w:tc>
        <w:tc>
          <w:tcPr>
            <w:tcW w:w="1287"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hint="eastAsia"/>
                <w:szCs w:val="21"/>
              </w:rPr>
              <w:t>总助</w:t>
            </w:r>
          </w:p>
        </w:tc>
        <w:tc>
          <w:tcPr>
            <w:tcW w:w="6104" w:type="dxa"/>
            <w:vAlign w:val="center"/>
          </w:tcPr>
          <w:p w:rsidR="00296650" w:rsidRPr="00296650" w:rsidRDefault="00296650" w:rsidP="00CF1DA7">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协助组长开展工作，全面掌握工作进度，负责全厂清洁生产审核工作的策划、组织、实施。</w:t>
            </w:r>
          </w:p>
        </w:tc>
      </w:tr>
      <w:tr w:rsidR="00296650" w:rsidRPr="00296650" w:rsidTr="00296650">
        <w:tc>
          <w:tcPr>
            <w:tcW w:w="1016"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许如源</w:t>
            </w:r>
          </w:p>
        </w:tc>
        <w:tc>
          <w:tcPr>
            <w:tcW w:w="949"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kern w:val="0"/>
                <w:szCs w:val="21"/>
              </w:rPr>
              <w:t>组员</w:t>
            </w:r>
          </w:p>
        </w:tc>
        <w:tc>
          <w:tcPr>
            <w:tcW w:w="1287"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技术总工</w:t>
            </w:r>
          </w:p>
        </w:tc>
        <w:tc>
          <w:tcPr>
            <w:tcW w:w="6104" w:type="dxa"/>
            <w:vAlign w:val="center"/>
          </w:tcPr>
          <w:p w:rsidR="004C4B15" w:rsidRPr="00296650" w:rsidRDefault="004C4B15">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配合副组长安排工作，全程跟进，并审核清洁生产审核报告。</w:t>
            </w:r>
          </w:p>
        </w:tc>
      </w:tr>
      <w:tr w:rsidR="00950892" w:rsidRPr="00296650" w:rsidTr="00296650">
        <w:tc>
          <w:tcPr>
            <w:tcW w:w="1016" w:type="dxa"/>
            <w:vAlign w:val="center"/>
          </w:tcPr>
          <w:p w:rsidR="00950892" w:rsidRPr="00296650" w:rsidRDefault="00950892" w:rsidP="007600F6">
            <w:pPr>
              <w:spacing w:line="360" w:lineRule="exact"/>
              <w:jc w:val="center"/>
              <w:rPr>
                <w:rFonts w:ascii="Times New Roman" w:hAnsi="Times New Roman"/>
                <w:szCs w:val="21"/>
              </w:rPr>
            </w:pPr>
            <w:r>
              <w:rPr>
                <w:rFonts w:ascii="Times New Roman" w:hAnsi="Times New Roman" w:hint="eastAsia"/>
                <w:szCs w:val="21"/>
              </w:rPr>
              <w:t>李长军</w:t>
            </w:r>
          </w:p>
        </w:tc>
        <w:tc>
          <w:tcPr>
            <w:tcW w:w="949" w:type="dxa"/>
            <w:vAlign w:val="center"/>
          </w:tcPr>
          <w:p w:rsidR="00950892" w:rsidRPr="00296650" w:rsidRDefault="00DF0000" w:rsidP="007600F6">
            <w:pPr>
              <w:spacing w:line="360" w:lineRule="exact"/>
              <w:jc w:val="center"/>
              <w:rPr>
                <w:rFonts w:ascii="Times New Roman" w:hAnsi="Times New Roman"/>
                <w:kern w:val="0"/>
                <w:szCs w:val="21"/>
              </w:rPr>
            </w:pPr>
            <w:r>
              <w:rPr>
                <w:rFonts w:ascii="Times New Roman" w:hAnsi="Times New Roman" w:hint="eastAsia"/>
                <w:kern w:val="0"/>
                <w:szCs w:val="21"/>
              </w:rPr>
              <w:t>组员</w:t>
            </w:r>
          </w:p>
        </w:tc>
        <w:tc>
          <w:tcPr>
            <w:tcW w:w="1287" w:type="dxa"/>
            <w:vAlign w:val="center"/>
          </w:tcPr>
          <w:p w:rsidR="00950892" w:rsidRPr="00296650" w:rsidRDefault="00950892" w:rsidP="007600F6">
            <w:pPr>
              <w:spacing w:line="360" w:lineRule="exact"/>
              <w:jc w:val="center"/>
              <w:rPr>
                <w:rFonts w:ascii="Times New Roman" w:hAnsi="Times New Roman"/>
                <w:szCs w:val="21"/>
              </w:rPr>
            </w:pPr>
            <w:r>
              <w:rPr>
                <w:rFonts w:ascii="Times New Roman" w:hAnsi="Times New Roman" w:hint="eastAsia"/>
                <w:szCs w:val="21"/>
              </w:rPr>
              <w:t>生产经理</w:t>
            </w:r>
          </w:p>
        </w:tc>
        <w:tc>
          <w:tcPr>
            <w:tcW w:w="6104" w:type="dxa"/>
            <w:vAlign w:val="center"/>
          </w:tcPr>
          <w:p w:rsidR="00950892" w:rsidRPr="00296650" w:rsidRDefault="00950892">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配合副组长安排工作，全程跟进，并审核清洁生产审核报告。</w:t>
            </w:r>
          </w:p>
        </w:tc>
      </w:tr>
      <w:tr w:rsidR="00296650" w:rsidRPr="00296650" w:rsidTr="00296650">
        <w:tc>
          <w:tcPr>
            <w:tcW w:w="1016"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沈良</w:t>
            </w:r>
          </w:p>
        </w:tc>
        <w:tc>
          <w:tcPr>
            <w:tcW w:w="949"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kern w:val="0"/>
                <w:szCs w:val="21"/>
              </w:rPr>
              <w:t>组员</w:t>
            </w:r>
          </w:p>
        </w:tc>
        <w:tc>
          <w:tcPr>
            <w:tcW w:w="1287"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生产</w:t>
            </w:r>
            <w:r w:rsidR="00950892">
              <w:rPr>
                <w:rFonts w:ascii="Times New Roman" w:hAnsi="Times New Roman" w:hint="eastAsia"/>
                <w:szCs w:val="21"/>
              </w:rPr>
              <w:t>副</w:t>
            </w:r>
            <w:r w:rsidRPr="00296650">
              <w:rPr>
                <w:rFonts w:ascii="Times New Roman" w:hAnsi="Times New Roman" w:hint="eastAsia"/>
                <w:szCs w:val="21"/>
              </w:rPr>
              <w:t>经理</w:t>
            </w:r>
          </w:p>
        </w:tc>
        <w:tc>
          <w:tcPr>
            <w:tcW w:w="6104" w:type="dxa"/>
            <w:vAlign w:val="center"/>
          </w:tcPr>
          <w:p w:rsidR="004C4B15" w:rsidRPr="00296650" w:rsidRDefault="004C4B15">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配合副组长安排工作，全程跟进，并审核清洁生产审核报告。</w:t>
            </w:r>
          </w:p>
        </w:tc>
      </w:tr>
      <w:tr w:rsidR="00296650" w:rsidRPr="00296650" w:rsidTr="00296650">
        <w:trPr>
          <w:trHeight w:val="462"/>
        </w:trPr>
        <w:tc>
          <w:tcPr>
            <w:tcW w:w="1016"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丁月红</w:t>
            </w:r>
          </w:p>
        </w:tc>
        <w:tc>
          <w:tcPr>
            <w:tcW w:w="949"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kern w:val="0"/>
                <w:szCs w:val="21"/>
              </w:rPr>
              <w:t>组员</w:t>
            </w:r>
          </w:p>
        </w:tc>
        <w:tc>
          <w:tcPr>
            <w:tcW w:w="1287"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财务经理</w:t>
            </w:r>
          </w:p>
        </w:tc>
        <w:tc>
          <w:tcPr>
            <w:tcW w:w="6104" w:type="dxa"/>
            <w:vAlign w:val="center"/>
          </w:tcPr>
          <w:p w:rsidR="004C4B15" w:rsidRPr="00296650" w:rsidRDefault="004C4B15">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参与现场调研、评估，方案产生、筛选及实施，负责</w:t>
            </w:r>
            <w:r w:rsidRPr="00296650">
              <w:rPr>
                <w:rFonts w:ascii="Times New Roman" w:eastAsiaTheme="minorEastAsia" w:hAnsi="Times New Roman"/>
                <w:kern w:val="0"/>
                <w:szCs w:val="21"/>
              </w:rPr>
              <w:t>“</w:t>
            </w:r>
            <w:r w:rsidRPr="00296650">
              <w:rPr>
                <w:rFonts w:ascii="Times New Roman" w:eastAsiaTheme="minorEastAsia" w:hAnsi="Times New Roman"/>
                <w:kern w:val="0"/>
                <w:szCs w:val="21"/>
              </w:rPr>
              <w:t>三废</w:t>
            </w:r>
            <w:r w:rsidRPr="00296650">
              <w:rPr>
                <w:rFonts w:ascii="Times New Roman" w:eastAsiaTheme="minorEastAsia" w:hAnsi="Times New Roman"/>
                <w:kern w:val="0"/>
                <w:szCs w:val="21"/>
              </w:rPr>
              <w:t>”</w:t>
            </w:r>
            <w:r w:rsidRPr="00296650">
              <w:rPr>
                <w:rFonts w:ascii="Times New Roman" w:eastAsiaTheme="minorEastAsia" w:hAnsi="Times New Roman"/>
                <w:kern w:val="0"/>
                <w:szCs w:val="21"/>
              </w:rPr>
              <w:t>处理改进方案的征集、环境可行性评估和方案的实施。</w:t>
            </w:r>
          </w:p>
        </w:tc>
      </w:tr>
      <w:tr w:rsidR="00296650" w:rsidRPr="00296650" w:rsidTr="00296650">
        <w:tc>
          <w:tcPr>
            <w:tcW w:w="1016"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hint="eastAsia"/>
                <w:szCs w:val="21"/>
              </w:rPr>
              <w:t>张丽萍</w:t>
            </w:r>
          </w:p>
        </w:tc>
        <w:tc>
          <w:tcPr>
            <w:tcW w:w="949" w:type="dxa"/>
            <w:vAlign w:val="center"/>
          </w:tcPr>
          <w:p w:rsidR="00296650" w:rsidRPr="00296650" w:rsidRDefault="00296650" w:rsidP="00CF1DA7">
            <w:pPr>
              <w:spacing w:line="360" w:lineRule="exact"/>
              <w:jc w:val="center"/>
              <w:rPr>
                <w:rFonts w:ascii="Times New Roman" w:hAnsi="Times New Roman"/>
                <w:kern w:val="0"/>
                <w:szCs w:val="21"/>
              </w:rPr>
            </w:pPr>
            <w:r w:rsidRPr="00296650">
              <w:rPr>
                <w:rFonts w:ascii="Times New Roman" w:hAnsi="Times New Roman"/>
                <w:kern w:val="0"/>
                <w:szCs w:val="21"/>
              </w:rPr>
              <w:t>组员</w:t>
            </w:r>
          </w:p>
        </w:tc>
        <w:tc>
          <w:tcPr>
            <w:tcW w:w="1287"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hint="eastAsia"/>
                <w:szCs w:val="21"/>
              </w:rPr>
              <w:t>财务主管</w:t>
            </w:r>
          </w:p>
        </w:tc>
        <w:tc>
          <w:tcPr>
            <w:tcW w:w="6104" w:type="dxa"/>
            <w:vAlign w:val="center"/>
          </w:tcPr>
          <w:p w:rsidR="00296650" w:rsidRPr="00296650" w:rsidRDefault="00296650" w:rsidP="00CF1DA7">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参与现场调研、评估，方案产生、筛选及实施，负责</w:t>
            </w:r>
            <w:r w:rsidRPr="00296650">
              <w:rPr>
                <w:rFonts w:ascii="Times New Roman" w:eastAsiaTheme="minorEastAsia" w:hAnsi="Times New Roman"/>
                <w:kern w:val="0"/>
                <w:szCs w:val="21"/>
              </w:rPr>
              <w:t>“</w:t>
            </w:r>
            <w:r w:rsidRPr="00296650">
              <w:rPr>
                <w:rFonts w:ascii="Times New Roman" w:eastAsiaTheme="minorEastAsia" w:hAnsi="Times New Roman"/>
                <w:kern w:val="0"/>
                <w:szCs w:val="21"/>
              </w:rPr>
              <w:t>三废</w:t>
            </w:r>
            <w:r w:rsidRPr="00296650">
              <w:rPr>
                <w:rFonts w:ascii="Times New Roman" w:eastAsiaTheme="minorEastAsia" w:hAnsi="Times New Roman"/>
                <w:kern w:val="0"/>
                <w:szCs w:val="21"/>
              </w:rPr>
              <w:t>”</w:t>
            </w:r>
            <w:r w:rsidRPr="00296650">
              <w:rPr>
                <w:rFonts w:ascii="Times New Roman" w:eastAsiaTheme="minorEastAsia" w:hAnsi="Times New Roman"/>
                <w:kern w:val="0"/>
                <w:szCs w:val="21"/>
              </w:rPr>
              <w:t>处理改进方案的征集、环境可行性评估和方案的实施。</w:t>
            </w:r>
          </w:p>
        </w:tc>
      </w:tr>
      <w:tr w:rsidR="00296650" w:rsidRPr="00296650" w:rsidTr="00296650">
        <w:tc>
          <w:tcPr>
            <w:tcW w:w="1016"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hint="eastAsia"/>
                <w:szCs w:val="21"/>
              </w:rPr>
              <w:t>丁雪峰</w:t>
            </w:r>
          </w:p>
        </w:tc>
        <w:tc>
          <w:tcPr>
            <w:tcW w:w="949"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kern w:val="0"/>
                <w:szCs w:val="21"/>
              </w:rPr>
              <w:t>组员</w:t>
            </w:r>
          </w:p>
        </w:tc>
        <w:tc>
          <w:tcPr>
            <w:tcW w:w="1287" w:type="dxa"/>
            <w:vAlign w:val="center"/>
          </w:tcPr>
          <w:p w:rsidR="00296650" w:rsidRPr="00296650" w:rsidRDefault="00296650" w:rsidP="00CF1DA7">
            <w:pPr>
              <w:spacing w:line="360" w:lineRule="exact"/>
              <w:jc w:val="center"/>
              <w:rPr>
                <w:rFonts w:ascii="Times New Roman" w:hAnsi="Times New Roman"/>
                <w:szCs w:val="21"/>
              </w:rPr>
            </w:pPr>
            <w:r w:rsidRPr="00296650">
              <w:rPr>
                <w:rFonts w:ascii="Times New Roman" w:hAnsi="Times New Roman" w:hint="eastAsia"/>
                <w:szCs w:val="21"/>
              </w:rPr>
              <w:t>品质经理</w:t>
            </w:r>
          </w:p>
        </w:tc>
        <w:tc>
          <w:tcPr>
            <w:tcW w:w="6104" w:type="dxa"/>
            <w:vAlign w:val="center"/>
          </w:tcPr>
          <w:p w:rsidR="00296650" w:rsidRPr="00296650" w:rsidRDefault="00296650" w:rsidP="00CF1DA7">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负责清洁生产方案可行性分析中经济评估，方案实施中的建帐跟踪和经济评价分析；清洁生产审核资金的筹集落实。</w:t>
            </w:r>
          </w:p>
        </w:tc>
      </w:tr>
      <w:tr w:rsidR="00296650" w:rsidRPr="00296650" w:rsidTr="00296650">
        <w:trPr>
          <w:trHeight w:val="362"/>
        </w:trPr>
        <w:tc>
          <w:tcPr>
            <w:tcW w:w="1016"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郭芳莉</w:t>
            </w:r>
          </w:p>
        </w:tc>
        <w:tc>
          <w:tcPr>
            <w:tcW w:w="949"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kern w:val="0"/>
                <w:szCs w:val="21"/>
              </w:rPr>
              <w:t>组员</w:t>
            </w:r>
          </w:p>
        </w:tc>
        <w:tc>
          <w:tcPr>
            <w:tcW w:w="1287"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人事经理</w:t>
            </w:r>
          </w:p>
        </w:tc>
        <w:tc>
          <w:tcPr>
            <w:tcW w:w="6104" w:type="dxa"/>
            <w:vAlign w:val="center"/>
          </w:tcPr>
          <w:p w:rsidR="004C4B15" w:rsidRPr="00296650" w:rsidRDefault="004C4B15">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负责审核工作的质量成本管理，负责审核工作的过程优化控制。</w:t>
            </w:r>
          </w:p>
        </w:tc>
      </w:tr>
      <w:tr w:rsidR="00296650" w:rsidRPr="00296650" w:rsidTr="00296650">
        <w:tc>
          <w:tcPr>
            <w:tcW w:w="1016"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朱建林</w:t>
            </w:r>
          </w:p>
        </w:tc>
        <w:tc>
          <w:tcPr>
            <w:tcW w:w="949" w:type="dxa"/>
            <w:vAlign w:val="center"/>
          </w:tcPr>
          <w:p w:rsidR="004C4B15" w:rsidRPr="00296650" w:rsidRDefault="004C4B15" w:rsidP="007600F6">
            <w:pPr>
              <w:spacing w:line="360" w:lineRule="exact"/>
              <w:jc w:val="center"/>
              <w:rPr>
                <w:rFonts w:ascii="Times New Roman" w:hAnsi="Times New Roman"/>
                <w:kern w:val="0"/>
                <w:szCs w:val="21"/>
              </w:rPr>
            </w:pPr>
            <w:r w:rsidRPr="00296650">
              <w:rPr>
                <w:rFonts w:ascii="Times New Roman" w:hAnsi="Times New Roman"/>
                <w:kern w:val="0"/>
                <w:szCs w:val="21"/>
              </w:rPr>
              <w:t>组员</w:t>
            </w:r>
          </w:p>
        </w:tc>
        <w:tc>
          <w:tcPr>
            <w:tcW w:w="1287" w:type="dxa"/>
            <w:vAlign w:val="center"/>
          </w:tcPr>
          <w:p w:rsidR="004C4B15" w:rsidRPr="00296650" w:rsidRDefault="004C4B15" w:rsidP="007600F6">
            <w:pPr>
              <w:spacing w:line="360" w:lineRule="exact"/>
              <w:jc w:val="center"/>
              <w:rPr>
                <w:rFonts w:ascii="Times New Roman" w:hAnsi="Times New Roman"/>
                <w:szCs w:val="21"/>
              </w:rPr>
            </w:pPr>
            <w:r w:rsidRPr="00296650">
              <w:rPr>
                <w:rFonts w:ascii="Times New Roman" w:hAnsi="Times New Roman" w:hint="eastAsia"/>
                <w:szCs w:val="21"/>
              </w:rPr>
              <w:t>安全员</w:t>
            </w:r>
          </w:p>
        </w:tc>
        <w:tc>
          <w:tcPr>
            <w:tcW w:w="6104" w:type="dxa"/>
            <w:vAlign w:val="center"/>
          </w:tcPr>
          <w:p w:rsidR="004C4B15" w:rsidRPr="00296650" w:rsidRDefault="004C4B15">
            <w:pPr>
              <w:snapToGrid w:val="0"/>
              <w:spacing w:line="360" w:lineRule="exact"/>
              <w:jc w:val="left"/>
              <w:rPr>
                <w:rFonts w:ascii="Times New Roman" w:eastAsiaTheme="minorEastAsia" w:hAnsi="Times New Roman"/>
                <w:kern w:val="0"/>
                <w:szCs w:val="21"/>
              </w:rPr>
            </w:pPr>
            <w:r w:rsidRPr="00296650">
              <w:rPr>
                <w:rFonts w:ascii="Times New Roman" w:eastAsiaTheme="minorEastAsia" w:hAnsi="Times New Roman"/>
                <w:kern w:val="0"/>
                <w:szCs w:val="21"/>
              </w:rPr>
              <w:t>负责资料整理、汇总。</w:t>
            </w:r>
          </w:p>
        </w:tc>
      </w:tr>
    </w:tbl>
    <w:p w:rsidR="00474C42" w:rsidRPr="000B60BF" w:rsidRDefault="002C3AB5">
      <w:pPr>
        <w:widowControl/>
        <w:spacing w:line="520" w:lineRule="exact"/>
        <w:ind w:firstLineChars="200" w:firstLine="560"/>
        <w:jc w:val="left"/>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审核小组人员的基本任务：</w:t>
      </w:r>
    </w:p>
    <w:p w:rsidR="00474C42" w:rsidRPr="000B60BF" w:rsidRDefault="002C3AB5">
      <w:pPr>
        <w:widowControl/>
        <w:spacing w:line="520" w:lineRule="exact"/>
        <w:ind w:firstLineChars="200" w:firstLine="560"/>
        <w:jc w:val="left"/>
        <w:textAlignment w:val="baseline"/>
        <w:rPr>
          <w:rFonts w:ascii="Times New Roman" w:eastAsiaTheme="minorEastAsia" w:hAnsi="Times New Roman"/>
          <w:kern w:val="0"/>
          <w:sz w:val="28"/>
          <w:szCs w:val="28"/>
          <w:u w:color="000000"/>
        </w:rPr>
      </w:pPr>
      <w:r w:rsidRPr="000B60BF">
        <w:rPr>
          <w:rFonts w:ascii="Times New Roman" w:eastAsiaTheme="minorEastAsia" w:hAnsi="Times New Roman"/>
          <w:kern w:val="0"/>
          <w:sz w:val="28"/>
          <w:szCs w:val="28"/>
          <w:u w:color="000000"/>
        </w:rPr>
        <w:t>（</w:t>
      </w:r>
      <w:r w:rsidRPr="000B60BF">
        <w:rPr>
          <w:rFonts w:ascii="Times New Roman" w:eastAsiaTheme="minorEastAsia" w:hAnsi="Times New Roman"/>
          <w:kern w:val="0"/>
          <w:sz w:val="28"/>
          <w:szCs w:val="28"/>
          <w:u w:color="000000"/>
        </w:rPr>
        <w:t>1</w:t>
      </w:r>
      <w:r w:rsidRPr="000B60BF">
        <w:rPr>
          <w:rFonts w:ascii="Times New Roman" w:eastAsiaTheme="minorEastAsia" w:hAnsi="Times New Roman"/>
          <w:kern w:val="0"/>
          <w:sz w:val="28"/>
          <w:szCs w:val="28"/>
          <w:u w:color="000000"/>
        </w:rPr>
        <w:t>）制定清洁生产审核工作计划；</w:t>
      </w:r>
    </w:p>
    <w:p w:rsidR="00474C42" w:rsidRPr="000B60BF" w:rsidRDefault="002C3AB5">
      <w:pPr>
        <w:widowControl/>
        <w:spacing w:line="520" w:lineRule="exact"/>
        <w:ind w:firstLineChars="200" w:firstLine="560"/>
        <w:jc w:val="left"/>
        <w:textAlignment w:val="baseline"/>
        <w:rPr>
          <w:rFonts w:ascii="Times New Roman" w:eastAsiaTheme="minorEastAsia" w:hAnsi="Times New Roman"/>
          <w:kern w:val="0"/>
          <w:sz w:val="28"/>
          <w:szCs w:val="28"/>
          <w:u w:color="000000"/>
        </w:rPr>
      </w:pPr>
      <w:r w:rsidRPr="000B60BF">
        <w:rPr>
          <w:rFonts w:ascii="Times New Roman" w:eastAsiaTheme="minorEastAsia" w:hAnsi="Times New Roman"/>
          <w:kern w:val="0"/>
          <w:sz w:val="28"/>
          <w:szCs w:val="28"/>
          <w:u w:color="000000"/>
        </w:rPr>
        <w:t>（</w:t>
      </w:r>
      <w:r w:rsidRPr="000B60BF">
        <w:rPr>
          <w:rFonts w:ascii="Times New Roman" w:eastAsiaTheme="minorEastAsia" w:hAnsi="Times New Roman"/>
          <w:kern w:val="0"/>
          <w:sz w:val="28"/>
          <w:szCs w:val="28"/>
          <w:u w:color="000000"/>
        </w:rPr>
        <w:t>2</w:t>
      </w:r>
      <w:r w:rsidRPr="000B60BF">
        <w:rPr>
          <w:rFonts w:ascii="Times New Roman" w:eastAsiaTheme="minorEastAsia" w:hAnsi="Times New Roman"/>
          <w:kern w:val="0"/>
          <w:sz w:val="28"/>
          <w:szCs w:val="28"/>
          <w:u w:color="000000"/>
        </w:rPr>
        <w:t>）开展宣传教育，普及清洁生产知识；</w:t>
      </w:r>
    </w:p>
    <w:p w:rsidR="00474C42" w:rsidRPr="000B60BF" w:rsidRDefault="002C3AB5">
      <w:pPr>
        <w:widowControl/>
        <w:spacing w:line="520" w:lineRule="exact"/>
        <w:ind w:firstLineChars="200" w:firstLine="560"/>
        <w:jc w:val="left"/>
        <w:textAlignment w:val="baseline"/>
        <w:rPr>
          <w:rFonts w:ascii="Times New Roman" w:eastAsiaTheme="minorEastAsia" w:hAnsi="Times New Roman"/>
          <w:kern w:val="0"/>
          <w:sz w:val="28"/>
          <w:szCs w:val="28"/>
          <w:u w:color="000000"/>
        </w:rPr>
      </w:pPr>
      <w:r w:rsidRPr="000B60BF">
        <w:rPr>
          <w:rFonts w:ascii="Times New Roman" w:eastAsiaTheme="minorEastAsia" w:hAnsi="Times New Roman"/>
          <w:kern w:val="0"/>
          <w:sz w:val="28"/>
          <w:szCs w:val="28"/>
          <w:u w:color="000000"/>
        </w:rPr>
        <w:t>（</w:t>
      </w:r>
      <w:r w:rsidRPr="000B60BF">
        <w:rPr>
          <w:rFonts w:ascii="Times New Roman" w:eastAsiaTheme="minorEastAsia" w:hAnsi="Times New Roman"/>
          <w:kern w:val="0"/>
          <w:sz w:val="28"/>
          <w:szCs w:val="28"/>
          <w:u w:color="000000"/>
        </w:rPr>
        <w:t>3</w:t>
      </w:r>
      <w:r w:rsidRPr="000B60BF">
        <w:rPr>
          <w:rFonts w:ascii="Times New Roman" w:eastAsiaTheme="minorEastAsia" w:hAnsi="Times New Roman"/>
          <w:kern w:val="0"/>
          <w:sz w:val="28"/>
          <w:szCs w:val="28"/>
          <w:u w:color="000000"/>
        </w:rPr>
        <w:t>）确定清洁生产审核重点和目标；</w:t>
      </w:r>
    </w:p>
    <w:p w:rsidR="00474C42" w:rsidRPr="000B60BF" w:rsidRDefault="002C3AB5">
      <w:pPr>
        <w:widowControl/>
        <w:spacing w:line="520" w:lineRule="exact"/>
        <w:ind w:firstLineChars="200" w:firstLine="560"/>
        <w:jc w:val="left"/>
        <w:textAlignment w:val="baseline"/>
        <w:rPr>
          <w:rFonts w:ascii="Times New Roman" w:eastAsiaTheme="minorEastAsia" w:hAnsi="Times New Roman"/>
          <w:kern w:val="0"/>
          <w:sz w:val="28"/>
          <w:szCs w:val="28"/>
          <w:u w:color="000000"/>
        </w:rPr>
      </w:pPr>
      <w:r w:rsidRPr="000B60BF">
        <w:rPr>
          <w:rFonts w:ascii="Times New Roman" w:eastAsiaTheme="minorEastAsia" w:hAnsi="Times New Roman"/>
          <w:kern w:val="0"/>
          <w:sz w:val="28"/>
          <w:szCs w:val="28"/>
          <w:u w:color="000000"/>
        </w:rPr>
        <w:t>（</w:t>
      </w:r>
      <w:r w:rsidRPr="000B60BF">
        <w:rPr>
          <w:rFonts w:ascii="Times New Roman" w:eastAsiaTheme="minorEastAsia" w:hAnsi="Times New Roman"/>
          <w:kern w:val="0"/>
          <w:sz w:val="28"/>
          <w:szCs w:val="28"/>
          <w:u w:color="000000"/>
        </w:rPr>
        <w:t>4</w:t>
      </w:r>
      <w:r w:rsidRPr="000B60BF">
        <w:rPr>
          <w:rFonts w:ascii="Times New Roman" w:eastAsiaTheme="minorEastAsia" w:hAnsi="Times New Roman"/>
          <w:kern w:val="0"/>
          <w:sz w:val="28"/>
          <w:szCs w:val="28"/>
          <w:u w:color="000000"/>
        </w:rPr>
        <w:t>）组织、实施清洁生产审核并及时向公司领导汇报实施情况；</w:t>
      </w:r>
    </w:p>
    <w:p w:rsidR="00474C42" w:rsidRPr="000B60BF" w:rsidRDefault="002C3AB5">
      <w:pPr>
        <w:widowControl/>
        <w:spacing w:line="520" w:lineRule="exact"/>
        <w:ind w:firstLineChars="200" w:firstLine="560"/>
        <w:jc w:val="left"/>
        <w:textAlignment w:val="baseline"/>
        <w:rPr>
          <w:rFonts w:ascii="Times New Roman" w:eastAsiaTheme="minorEastAsia" w:hAnsi="Times New Roman"/>
          <w:kern w:val="0"/>
          <w:sz w:val="28"/>
          <w:szCs w:val="28"/>
          <w:u w:color="000000"/>
        </w:rPr>
      </w:pPr>
      <w:r w:rsidRPr="000B60BF">
        <w:rPr>
          <w:rFonts w:ascii="Times New Roman" w:eastAsiaTheme="minorEastAsia" w:hAnsi="Times New Roman"/>
          <w:kern w:val="0"/>
          <w:sz w:val="28"/>
          <w:szCs w:val="28"/>
          <w:u w:color="000000"/>
        </w:rPr>
        <w:t>（</w:t>
      </w:r>
      <w:r w:rsidRPr="000B60BF">
        <w:rPr>
          <w:rFonts w:ascii="Times New Roman" w:eastAsiaTheme="minorEastAsia" w:hAnsi="Times New Roman"/>
          <w:kern w:val="0"/>
          <w:sz w:val="28"/>
          <w:szCs w:val="28"/>
          <w:u w:color="000000"/>
        </w:rPr>
        <w:t>5</w:t>
      </w:r>
      <w:r w:rsidRPr="000B60BF">
        <w:rPr>
          <w:rFonts w:ascii="Times New Roman" w:eastAsiaTheme="minorEastAsia" w:hAnsi="Times New Roman"/>
          <w:kern w:val="0"/>
          <w:sz w:val="28"/>
          <w:szCs w:val="28"/>
          <w:u w:color="000000"/>
        </w:rPr>
        <w:t>）收集和筛选清洁生产方案并组织实施；</w:t>
      </w:r>
    </w:p>
    <w:p w:rsidR="00474C42" w:rsidRPr="000B60BF" w:rsidRDefault="002C3AB5">
      <w:pPr>
        <w:widowControl/>
        <w:spacing w:line="520" w:lineRule="exact"/>
        <w:ind w:firstLineChars="200" w:firstLine="560"/>
        <w:jc w:val="left"/>
        <w:textAlignment w:val="baseline"/>
        <w:rPr>
          <w:rFonts w:ascii="Times New Roman" w:eastAsiaTheme="minorEastAsia" w:hAnsi="Times New Roman"/>
          <w:kern w:val="0"/>
          <w:sz w:val="28"/>
          <w:szCs w:val="28"/>
          <w:u w:color="000000"/>
        </w:rPr>
      </w:pPr>
      <w:r w:rsidRPr="000B60BF">
        <w:rPr>
          <w:rFonts w:ascii="Times New Roman" w:eastAsiaTheme="minorEastAsia" w:hAnsi="Times New Roman"/>
          <w:kern w:val="0"/>
          <w:sz w:val="28"/>
          <w:szCs w:val="28"/>
          <w:u w:color="000000"/>
        </w:rPr>
        <w:lastRenderedPageBreak/>
        <w:t>（</w:t>
      </w:r>
      <w:r w:rsidRPr="000B60BF">
        <w:rPr>
          <w:rFonts w:ascii="Times New Roman" w:eastAsiaTheme="minorEastAsia" w:hAnsi="Times New Roman"/>
          <w:kern w:val="0"/>
          <w:sz w:val="28"/>
          <w:szCs w:val="28"/>
          <w:u w:color="000000"/>
        </w:rPr>
        <w:t>6</w:t>
      </w:r>
      <w:r w:rsidRPr="000B60BF">
        <w:rPr>
          <w:rFonts w:ascii="Times New Roman" w:eastAsiaTheme="minorEastAsia" w:hAnsi="Times New Roman"/>
          <w:kern w:val="0"/>
          <w:sz w:val="28"/>
          <w:szCs w:val="28"/>
          <w:u w:color="000000"/>
        </w:rPr>
        <w:t>）编写清洁生产审核报告；</w:t>
      </w:r>
    </w:p>
    <w:p w:rsidR="00474C42" w:rsidRPr="000B60BF" w:rsidRDefault="002C3AB5">
      <w:pPr>
        <w:widowControl/>
        <w:spacing w:line="520" w:lineRule="exact"/>
        <w:ind w:firstLineChars="200" w:firstLine="560"/>
        <w:jc w:val="left"/>
        <w:textAlignment w:val="baseline"/>
        <w:rPr>
          <w:rFonts w:ascii="Times New Roman" w:eastAsiaTheme="minorEastAsia" w:hAnsi="Times New Roman"/>
          <w:kern w:val="0"/>
          <w:sz w:val="28"/>
          <w:szCs w:val="28"/>
          <w:u w:color="000000"/>
        </w:rPr>
      </w:pPr>
      <w:r w:rsidRPr="000B60BF">
        <w:rPr>
          <w:rFonts w:ascii="Times New Roman" w:eastAsiaTheme="minorEastAsia" w:hAnsi="Times New Roman"/>
          <w:kern w:val="0"/>
          <w:sz w:val="28"/>
          <w:szCs w:val="28"/>
          <w:u w:color="000000"/>
        </w:rPr>
        <w:t>（</w:t>
      </w:r>
      <w:r w:rsidRPr="000B60BF">
        <w:rPr>
          <w:rFonts w:ascii="Times New Roman" w:eastAsiaTheme="minorEastAsia" w:hAnsi="Times New Roman"/>
          <w:kern w:val="0"/>
          <w:sz w:val="28"/>
          <w:szCs w:val="28"/>
          <w:u w:color="000000"/>
        </w:rPr>
        <w:t>7</w:t>
      </w:r>
      <w:r w:rsidRPr="000B60BF">
        <w:rPr>
          <w:rFonts w:ascii="Times New Roman" w:eastAsiaTheme="minorEastAsia" w:hAnsi="Times New Roman"/>
          <w:kern w:val="0"/>
          <w:sz w:val="28"/>
          <w:szCs w:val="28"/>
          <w:u w:color="000000"/>
        </w:rPr>
        <w:t>）总结经验，制定持续清洁生产计划。</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46" w:name="_Toc345404090"/>
      <w:bookmarkStart w:id="47" w:name="_Toc497203485"/>
      <w:r w:rsidRPr="000B60BF">
        <w:rPr>
          <w:rFonts w:ascii="Times New Roman" w:hAnsi="Times New Roman"/>
          <w:b/>
          <w:bCs/>
          <w:kern w:val="0"/>
          <w:sz w:val="28"/>
          <w:szCs w:val="28"/>
          <w:u w:color="000000"/>
        </w:rPr>
        <w:t xml:space="preserve">2.3 </w:t>
      </w:r>
      <w:r w:rsidRPr="000B60BF">
        <w:rPr>
          <w:rFonts w:ascii="Times New Roman" w:hAnsi="Times New Roman"/>
          <w:b/>
          <w:bCs/>
          <w:kern w:val="0"/>
          <w:sz w:val="28"/>
          <w:szCs w:val="28"/>
          <w:u w:color="000000"/>
        </w:rPr>
        <w:t>制定工作计划</w:t>
      </w:r>
      <w:bookmarkEnd w:id="46"/>
      <w:bookmarkEnd w:id="47"/>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根据企业清洁生产审核要求，审核小组编制了较为详细的清洁生产审核工作计划，详见表</w:t>
      </w:r>
      <w:r w:rsidRPr="000B60BF">
        <w:rPr>
          <w:rFonts w:ascii="Times New Roman" w:hAnsi="Times New Roman"/>
          <w:kern w:val="0"/>
          <w:sz w:val="28"/>
          <w:szCs w:val="28"/>
          <w:u w:color="000000"/>
        </w:rPr>
        <w:t>2.3-1</w:t>
      </w:r>
      <w:r w:rsidRPr="000B60BF">
        <w:rPr>
          <w:rFonts w:ascii="Times New Roman" w:hAnsi="Times New Roman"/>
          <w:kern w:val="0"/>
          <w:sz w:val="28"/>
          <w:szCs w:val="28"/>
          <w:u w:color="000000"/>
        </w:rPr>
        <w:t>。该工作计划在获到企业领导的批准后，审核小组依据该工作计划开展了清洁生产审核工作。</w:t>
      </w:r>
    </w:p>
    <w:p w:rsidR="00474C42" w:rsidRPr="000B60BF" w:rsidRDefault="002C3AB5">
      <w:pPr>
        <w:widowControl/>
        <w:spacing w:line="520" w:lineRule="exact"/>
        <w:jc w:val="center"/>
        <w:textAlignment w:val="baseline"/>
        <w:rPr>
          <w:rFonts w:ascii="Times New Roman" w:hAnsi="Times New Roman"/>
          <w:b/>
          <w:bCs/>
          <w:kern w:val="0"/>
          <w:sz w:val="24"/>
          <w:szCs w:val="24"/>
          <w:u w:color="000000"/>
        </w:rPr>
      </w:pPr>
      <w:r w:rsidRPr="000B60BF">
        <w:rPr>
          <w:rFonts w:ascii="Times New Roman" w:hAnsi="Times New Roman"/>
          <w:b/>
          <w:bCs/>
          <w:kern w:val="0"/>
          <w:sz w:val="24"/>
          <w:szCs w:val="24"/>
          <w:u w:color="000000"/>
        </w:rPr>
        <w:t>表</w:t>
      </w:r>
      <w:r w:rsidRPr="000B60BF">
        <w:rPr>
          <w:rFonts w:ascii="Times New Roman" w:hAnsi="Times New Roman"/>
          <w:b/>
          <w:bCs/>
          <w:kern w:val="0"/>
          <w:sz w:val="24"/>
          <w:szCs w:val="24"/>
          <w:u w:color="000000"/>
        </w:rPr>
        <w:t xml:space="preserve">2.3-1 </w:t>
      </w:r>
      <w:r w:rsidR="007E791A">
        <w:rPr>
          <w:rFonts w:ascii="Times New Roman" w:hAnsi="Times New Roman"/>
          <w:b/>
          <w:bCs/>
          <w:kern w:val="0"/>
          <w:sz w:val="24"/>
          <w:szCs w:val="24"/>
          <w:u w:color="000000"/>
        </w:rPr>
        <w:t>苏州市兴邦化学建材有限公司</w:t>
      </w:r>
      <w:r w:rsidRPr="000B60BF">
        <w:rPr>
          <w:rFonts w:ascii="Times New Roman" w:hAnsi="Times New Roman"/>
          <w:b/>
          <w:bCs/>
          <w:kern w:val="0"/>
          <w:sz w:val="24"/>
          <w:szCs w:val="24"/>
          <w:u w:color="000000"/>
        </w:rPr>
        <w:t>清洁生产审核工作计划表</w:t>
      </w:r>
    </w:p>
    <w:tbl>
      <w:tblPr>
        <w:tblW w:w="9356" w:type="dxa"/>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CellMar>
          <w:left w:w="57" w:type="dxa"/>
          <w:right w:w="57" w:type="dxa"/>
        </w:tblCellMar>
        <w:tblLook w:val="04A0"/>
      </w:tblPr>
      <w:tblGrid>
        <w:gridCol w:w="507"/>
        <w:gridCol w:w="927"/>
        <w:gridCol w:w="5514"/>
        <w:gridCol w:w="1230"/>
        <w:gridCol w:w="1178"/>
      </w:tblGrid>
      <w:tr w:rsidR="00474C42" w:rsidRPr="000B60BF" w:rsidTr="000E704A">
        <w:trPr>
          <w:trHeight w:val="268"/>
          <w:tblHeader/>
          <w:jc w:val="center"/>
        </w:trPr>
        <w:tc>
          <w:tcPr>
            <w:tcW w:w="507" w:type="dxa"/>
            <w:tcBorders>
              <w:top w:val="single" w:sz="12" w:space="0" w:color="000000"/>
              <w:bottom w:val="single" w:sz="4" w:space="0" w:color="000000"/>
            </w:tcBorders>
            <w:vAlign w:val="center"/>
          </w:tcPr>
          <w:p w:rsidR="00474C42" w:rsidRPr="000B60BF" w:rsidRDefault="002C3AB5">
            <w:pPr>
              <w:widowControl/>
              <w:spacing w:line="360" w:lineRule="exact"/>
              <w:ind w:leftChars="-16" w:left="-34" w:rightChars="-16" w:right="-34"/>
              <w:jc w:val="center"/>
              <w:textAlignment w:val="baseline"/>
              <w:rPr>
                <w:rFonts w:ascii="Times New Roman" w:hAnsi="Times New Roman"/>
                <w:b/>
                <w:kern w:val="0"/>
                <w:szCs w:val="21"/>
                <w:u w:color="000000"/>
              </w:rPr>
            </w:pPr>
            <w:r w:rsidRPr="000B60BF">
              <w:rPr>
                <w:rFonts w:ascii="Times New Roman" w:hAnsi="Times New Roman"/>
                <w:b/>
                <w:kern w:val="0"/>
                <w:szCs w:val="21"/>
                <w:u w:color="000000"/>
              </w:rPr>
              <w:t>序号</w:t>
            </w:r>
          </w:p>
        </w:tc>
        <w:tc>
          <w:tcPr>
            <w:tcW w:w="927" w:type="dxa"/>
            <w:tcBorders>
              <w:top w:val="single" w:sz="12" w:space="0" w:color="000000"/>
              <w:bottom w:val="single" w:sz="4" w:space="0" w:color="000000"/>
            </w:tcBorders>
            <w:vAlign w:val="center"/>
          </w:tcPr>
          <w:p w:rsidR="00474C42" w:rsidRPr="000B60BF" w:rsidRDefault="002C3AB5">
            <w:pPr>
              <w:widowControl/>
              <w:spacing w:line="360" w:lineRule="exact"/>
              <w:ind w:left="-16" w:right="-16"/>
              <w:jc w:val="center"/>
              <w:textAlignment w:val="baseline"/>
              <w:rPr>
                <w:rFonts w:ascii="Times New Roman" w:hAnsi="Times New Roman"/>
                <w:b/>
                <w:kern w:val="0"/>
                <w:szCs w:val="21"/>
                <w:u w:color="000000"/>
              </w:rPr>
            </w:pPr>
            <w:r w:rsidRPr="000B60BF">
              <w:rPr>
                <w:rFonts w:ascii="Times New Roman" w:hAnsi="Times New Roman"/>
                <w:b/>
                <w:kern w:val="0"/>
                <w:szCs w:val="21"/>
                <w:u w:color="000000"/>
              </w:rPr>
              <w:t>工作</w:t>
            </w:r>
          </w:p>
          <w:p w:rsidR="00474C42" w:rsidRPr="000B60BF" w:rsidRDefault="002C3AB5">
            <w:pPr>
              <w:widowControl/>
              <w:spacing w:line="360" w:lineRule="exact"/>
              <w:ind w:left="-16" w:right="-16"/>
              <w:jc w:val="center"/>
              <w:textAlignment w:val="baseline"/>
              <w:rPr>
                <w:rFonts w:ascii="Times New Roman" w:hAnsi="Times New Roman"/>
                <w:b/>
                <w:kern w:val="0"/>
                <w:szCs w:val="21"/>
                <w:u w:color="000000"/>
              </w:rPr>
            </w:pPr>
            <w:r w:rsidRPr="000B60BF">
              <w:rPr>
                <w:rFonts w:ascii="Times New Roman" w:hAnsi="Times New Roman"/>
                <w:b/>
                <w:kern w:val="0"/>
                <w:szCs w:val="21"/>
                <w:u w:color="000000"/>
              </w:rPr>
              <w:t>阶段</w:t>
            </w:r>
          </w:p>
        </w:tc>
        <w:tc>
          <w:tcPr>
            <w:tcW w:w="5514" w:type="dxa"/>
            <w:tcBorders>
              <w:top w:val="single" w:sz="12" w:space="0" w:color="000000"/>
              <w:bottom w:val="single" w:sz="4" w:space="0" w:color="000000"/>
            </w:tcBorders>
            <w:vAlign w:val="center"/>
          </w:tcPr>
          <w:p w:rsidR="00474C42" w:rsidRPr="000B60BF" w:rsidRDefault="002C3AB5">
            <w:pPr>
              <w:widowControl/>
              <w:spacing w:line="360" w:lineRule="exact"/>
              <w:ind w:left="-16" w:right="-16"/>
              <w:jc w:val="center"/>
              <w:textAlignment w:val="baseline"/>
              <w:rPr>
                <w:rFonts w:ascii="Times New Roman" w:hAnsi="Times New Roman"/>
                <w:b/>
                <w:kern w:val="0"/>
                <w:szCs w:val="21"/>
                <w:u w:color="000000"/>
              </w:rPr>
            </w:pPr>
            <w:r w:rsidRPr="000B60BF">
              <w:rPr>
                <w:rFonts w:ascii="Times New Roman" w:hAnsi="Times New Roman"/>
                <w:b/>
                <w:kern w:val="0"/>
                <w:szCs w:val="21"/>
                <w:u w:color="000000"/>
              </w:rPr>
              <w:t>工作内容</w:t>
            </w:r>
          </w:p>
        </w:tc>
        <w:tc>
          <w:tcPr>
            <w:tcW w:w="1230" w:type="dxa"/>
            <w:tcBorders>
              <w:top w:val="single" w:sz="12" w:space="0" w:color="000000"/>
              <w:bottom w:val="single" w:sz="4" w:space="0" w:color="000000"/>
            </w:tcBorders>
            <w:vAlign w:val="center"/>
          </w:tcPr>
          <w:p w:rsidR="00474C42" w:rsidRPr="000B60BF" w:rsidRDefault="002C3AB5">
            <w:pPr>
              <w:widowControl/>
              <w:spacing w:line="360" w:lineRule="exact"/>
              <w:ind w:left="-16" w:right="-16"/>
              <w:jc w:val="center"/>
              <w:textAlignment w:val="baseline"/>
              <w:rPr>
                <w:rFonts w:ascii="Times New Roman" w:hAnsi="Times New Roman"/>
                <w:b/>
                <w:bCs/>
                <w:kern w:val="0"/>
                <w:szCs w:val="21"/>
                <w:u w:color="000000"/>
              </w:rPr>
            </w:pPr>
            <w:r w:rsidRPr="000B60BF">
              <w:rPr>
                <w:rFonts w:ascii="Times New Roman" w:hAnsi="Times New Roman"/>
                <w:b/>
                <w:bCs/>
                <w:kern w:val="0"/>
                <w:szCs w:val="21"/>
                <w:u w:color="000000"/>
              </w:rPr>
              <w:t>计划时间</w:t>
            </w:r>
          </w:p>
        </w:tc>
        <w:tc>
          <w:tcPr>
            <w:tcW w:w="1178" w:type="dxa"/>
            <w:tcBorders>
              <w:top w:val="single" w:sz="12" w:space="0" w:color="000000"/>
              <w:bottom w:val="single" w:sz="4" w:space="0" w:color="000000"/>
            </w:tcBorders>
            <w:vAlign w:val="center"/>
          </w:tcPr>
          <w:p w:rsidR="00474C42" w:rsidRPr="000B60BF" w:rsidRDefault="002C3AB5">
            <w:pPr>
              <w:widowControl/>
              <w:spacing w:line="360" w:lineRule="exact"/>
              <w:ind w:left="-16" w:right="-16"/>
              <w:jc w:val="center"/>
              <w:textAlignment w:val="baseline"/>
              <w:rPr>
                <w:rFonts w:ascii="Times New Roman" w:hAnsi="Times New Roman"/>
                <w:b/>
                <w:bCs/>
                <w:kern w:val="0"/>
                <w:szCs w:val="21"/>
                <w:u w:color="000000"/>
              </w:rPr>
            </w:pPr>
            <w:r w:rsidRPr="000B60BF">
              <w:rPr>
                <w:rFonts w:ascii="Times New Roman" w:hAnsi="Times New Roman"/>
                <w:b/>
                <w:bCs/>
                <w:kern w:val="0"/>
                <w:szCs w:val="21"/>
                <w:u w:color="000000"/>
              </w:rPr>
              <w:t>相关人员</w:t>
            </w:r>
          </w:p>
        </w:tc>
      </w:tr>
      <w:tr w:rsidR="00474C42" w:rsidRPr="000B60BF" w:rsidTr="000E704A">
        <w:trPr>
          <w:trHeight w:val="1265"/>
          <w:jc w:val="center"/>
        </w:trPr>
        <w:tc>
          <w:tcPr>
            <w:tcW w:w="507" w:type="dxa"/>
            <w:vMerge w:val="restart"/>
            <w:tcBorders>
              <w:top w:val="single" w:sz="4" w:space="0" w:color="000000"/>
            </w:tcBorders>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1</w:t>
            </w:r>
          </w:p>
        </w:tc>
        <w:tc>
          <w:tcPr>
            <w:tcW w:w="927" w:type="dxa"/>
            <w:vMerge w:val="restart"/>
            <w:tcBorders>
              <w:top w:val="single" w:sz="4" w:space="0" w:color="000000"/>
            </w:tcBorders>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筹划和组织</w:t>
            </w:r>
          </w:p>
        </w:tc>
        <w:tc>
          <w:tcPr>
            <w:tcW w:w="5514" w:type="dxa"/>
            <w:tcBorders>
              <w:top w:val="single" w:sz="4" w:space="0" w:color="000000"/>
            </w:tcBorders>
            <w:vAlign w:val="center"/>
          </w:tcPr>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①</w:t>
            </w:r>
            <w:r w:rsidRPr="000B60BF">
              <w:rPr>
                <w:rFonts w:ascii="Times New Roman" w:hAnsi="Times New Roman"/>
                <w:szCs w:val="21"/>
              </w:rPr>
              <w:t>调查汇总基本情况；</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②</w:t>
            </w:r>
            <w:r w:rsidRPr="000B60BF">
              <w:rPr>
                <w:rFonts w:ascii="Times New Roman" w:hAnsi="Times New Roman"/>
                <w:szCs w:val="21"/>
              </w:rPr>
              <w:t>争取得到各级领导支持、在咨询专家组的指导下成立审核小组；</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③</w:t>
            </w:r>
            <w:r w:rsidRPr="000B60BF">
              <w:rPr>
                <w:rFonts w:ascii="Times New Roman" w:hAnsi="Times New Roman"/>
                <w:szCs w:val="21"/>
              </w:rPr>
              <w:t>启动会：由审核咨询单位专家组对公司进行清洁生产审核知识培训。公司领导动员、宣布清洁生产审核工作开始</w:t>
            </w:r>
          </w:p>
        </w:tc>
        <w:tc>
          <w:tcPr>
            <w:tcW w:w="1230" w:type="dxa"/>
            <w:vMerge w:val="restart"/>
            <w:tcBorders>
              <w:top w:val="single" w:sz="4" w:space="0" w:color="000000"/>
            </w:tcBorders>
            <w:vAlign w:val="center"/>
          </w:tcPr>
          <w:p w:rsidR="00474C42" w:rsidRPr="000B60BF" w:rsidRDefault="004C4B15" w:rsidP="00CD67BA">
            <w:pPr>
              <w:widowControl/>
              <w:spacing w:line="360" w:lineRule="exact"/>
              <w:ind w:left="-16" w:right="-16"/>
              <w:jc w:val="center"/>
              <w:textAlignment w:val="baseline"/>
              <w:rPr>
                <w:rFonts w:ascii="Times New Roman" w:hAnsi="Times New Roman"/>
                <w:kern w:val="0"/>
                <w:szCs w:val="21"/>
                <w:u w:color="000000"/>
              </w:rPr>
            </w:pPr>
            <w:r>
              <w:rPr>
                <w:rFonts w:ascii="Times New Roman" w:hAnsi="Times New Roman"/>
                <w:kern w:val="0"/>
                <w:szCs w:val="21"/>
                <w:u w:color="000000"/>
              </w:rPr>
              <w:t>2017</w:t>
            </w:r>
            <w:r w:rsidR="002C3AB5" w:rsidRPr="000B60BF">
              <w:rPr>
                <w:rFonts w:ascii="Times New Roman" w:hAnsi="Times New Roman"/>
                <w:kern w:val="0"/>
                <w:szCs w:val="21"/>
                <w:u w:color="000000"/>
              </w:rPr>
              <w:t>.5.18~</w:t>
            </w:r>
            <w:r>
              <w:rPr>
                <w:rFonts w:ascii="Times New Roman" w:hAnsi="Times New Roman"/>
                <w:kern w:val="0"/>
                <w:szCs w:val="21"/>
                <w:u w:color="000000"/>
              </w:rPr>
              <w:t>2017</w:t>
            </w:r>
            <w:r w:rsidR="002C3AB5" w:rsidRPr="000B60BF">
              <w:rPr>
                <w:rFonts w:ascii="Times New Roman" w:hAnsi="Times New Roman"/>
                <w:kern w:val="0"/>
                <w:szCs w:val="21"/>
                <w:u w:color="000000"/>
              </w:rPr>
              <w:t>.</w:t>
            </w:r>
            <w:r w:rsidR="00CD67BA">
              <w:rPr>
                <w:rFonts w:ascii="Times New Roman" w:hAnsi="Times New Roman" w:hint="eastAsia"/>
                <w:kern w:val="0"/>
                <w:szCs w:val="21"/>
                <w:u w:color="000000"/>
              </w:rPr>
              <w:t>5</w:t>
            </w:r>
            <w:r w:rsidR="002C3AB5" w:rsidRPr="000B60BF">
              <w:rPr>
                <w:rFonts w:ascii="Times New Roman" w:hAnsi="Times New Roman"/>
                <w:kern w:val="0"/>
                <w:szCs w:val="21"/>
                <w:u w:color="000000"/>
              </w:rPr>
              <w:t>.</w:t>
            </w:r>
            <w:r w:rsidR="00CD67BA">
              <w:rPr>
                <w:rFonts w:ascii="Times New Roman" w:hAnsi="Times New Roman" w:hint="eastAsia"/>
                <w:kern w:val="0"/>
                <w:szCs w:val="21"/>
                <w:u w:color="000000"/>
              </w:rPr>
              <w:t>2</w:t>
            </w:r>
            <w:r w:rsidR="002C3AB5" w:rsidRPr="000B60BF">
              <w:rPr>
                <w:rFonts w:ascii="Times New Roman" w:hAnsi="Times New Roman"/>
                <w:kern w:val="0"/>
                <w:szCs w:val="21"/>
                <w:u w:color="000000"/>
              </w:rPr>
              <w:t>8</w:t>
            </w:r>
          </w:p>
        </w:tc>
        <w:tc>
          <w:tcPr>
            <w:tcW w:w="1178" w:type="dxa"/>
            <w:tcBorders>
              <w:top w:val="single" w:sz="4" w:space="0" w:color="000000"/>
            </w:tcBorders>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审核小组</w:t>
            </w:r>
          </w:p>
        </w:tc>
      </w:tr>
      <w:tr w:rsidR="00474C42" w:rsidRPr="000B60BF" w:rsidTr="000E704A">
        <w:trPr>
          <w:trHeight w:val="1192"/>
          <w:jc w:val="center"/>
        </w:trPr>
        <w:tc>
          <w:tcPr>
            <w:tcW w:w="50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92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5514" w:type="dxa"/>
            <w:vAlign w:val="center"/>
          </w:tcPr>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t>④</w:t>
            </w:r>
            <w:r w:rsidRPr="000B60BF">
              <w:rPr>
                <w:rFonts w:ascii="Times New Roman" w:hAnsi="Times New Roman"/>
                <w:szCs w:val="21"/>
              </w:rPr>
              <w:t>在专家组的培训和指导下制定审核工作计划；</w:t>
            </w:r>
          </w:p>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t>⑤</w:t>
            </w:r>
            <w:r w:rsidRPr="000B60BF">
              <w:rPr>
                <w:rFonts w:ascii="Times New Roman" w:hAnsi="Times New Roman"/>
                <w:szCs w:val="21"/>
              </w:rPr>
              <w:t>宣传培训：制定宣传培训计划</w:t>
            </w:r>
            <w:r w:rsidRPr="000B60BF">
              <w:rPr>
                <w:rFonts w:ascii="Times New Roman" w:hAnsi="Times New Roman"/>
                <w:szCs w:val="21"/>
              </w:rPr>
              <w:t>;</w:t>
            </w:r>
            <w:r w:rsidRPr="000B60BF">
              <w:rPr>
                <w:rFonts w:ascii="Times New Roman" w:hAnsi="Times New Roman"/>
                <w:szCs w:val="21"/>
              </w:rPr>
              <w:t>布置、安排、落实宣传培训计划；</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⑥</w:t>
            </w:r>
            <w:r w:rsidRPr="000B60BF">
              <w:rPr>
                <w:rFonts w:ascii="Times New Roman" w:hAnsi="Times New Roman"/>
                <w:szCs w:val="21"/>
              </w:rPr>
              <w:t>征集无低费方案</w:t>
            </w:r>
          </w:p>
        </w:tc>
        <w:tc>
          <w:tcPr>
            <w:tcW w:w="1230"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1178" w:type="dxa"/>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全厂</w:t>
            </w:r>
          </w:p>
        </w:tc>
      </w:tr>
      <w:tr w:rsidR="00474C42" w:rsidRPr="000B60BF" w:rsidTr="000E704A">
        <w:trPr>
          <w:trHeight w:val="910"/>
          <w:jc w:val="center"/>
        </w:trPr>
        <w:tc>
          <w:tcPr>
            <w:tcW w:w="507" w:type="dxa"/>
            <w:vMerge w:val="restart"/>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2</w:t>
            </w:r>
          </w:p>
        </w:tc>
        <w:tc>
          <w:tcPr>
            <w:tcW w:w="927" w:type="dxa"/>
            <w:vMerge w:val="restart"/>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预评估</w:t>
            </w:r>
          </w:p>
        </w:tc>
        <w:tc>
          <w:tcPr>
            <w:tcW w:w="5514" w:type="dxa"/>
            <w:vAlign w:val="center"/>
          </w:tcPr>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t>①</w:t>
            </w:r>
            <w:r w:rsidRPr="000B60BF">
              <w:rPr>
                <w:rFonts w:ascii="Times New Roman" w:hAnsi="Times New Roman"/>
                <w:szCs w:val="21"/>
              </w:rPr>
              <w:t>组织现状调研；设备布置、管理、维修资料；生产操作管理；原辅材料管理；水资源消耗及废物排放和回用情况；行业及公司经济技术指标；</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Times New Roman" w:hAnsi="Times New Roman"/>
                <w:kern w:val="0"/>
                <w:szCs w:val="21"/>
                <w:u w:color="000000"/>
              </w:rPr>
              <w:t>②</w:t>
            </w:r>
            <w:r w:rsidRPr="000B60BF">
              <w:rPr>
                <w:rFonts w:ascii="Times New Roman" w:hAnsi="Times New Roman"/>
                <w:kern w:val="0"/>
                <w:szCs w:val="21"/>
                <w:u w:color="000000"/>
              </w:rPr>
              <w:t>现场考察；</w:t>
            </w:r>
            <w:r w:rsidRPr="000B60BF">
              <w:rPr>
                <w:rFonts w:ascii="Times New Roman" w:hAnsi="Times New Roman"/>
                <w:kern w:val="0"/>
                <w:szCs w:val="21"/>
                <w:u w:color="000000"/>
              </w:rPr>
              <w:t xml:space="preserve"> </w:t>
            </w:r>
            <w:r w:rsidRPr="000B60BF">
              <w:rPr>
                <w:rFonts w:ascii="Times New Roman" w:hAnsi="Times New Roman"/>
                <w:kern w:val="0"/>
                <w:szCs w:val="21"/>
                <w:u w:color="000000"/>
              </w:rPr>
              <w:t>制定现场考察工作计划；进行现场考察；汇总考察结果；</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③</w:t>
            </w:r>
            <w:r w:rsidRPr="000B60BF">
              <w:rPr>
                <w:rFonts w:ascii="Times New Roman" w:hAnsi="Times New Roman"/>
                <w:szCs w:val="21"/>
              </w:rPr>
              <w:t>评价产污排污状况；对比国内外同类组织产污排污状况；初步分析产污原因；评价组织环保执法状况；作出评价结论</w:t>
            </w:r>
          </w:p>
        </w:tc>
        <w:tc>
          <w:tcPr>
            <w:tcW w:w="1230" w:type="dxa"/>
            <w:vMerge w:val="restart"/>
            <w:vAlign w:val="center"/>
          </w:tcPr>
          <w:p w:rsidR="00474C42" w:rsidRPr="000B60BF" w:rsidRDefault="004C4B15" w:rsidP="00CD67BA">
            <w:pPr>
              <w:widowControl/>
              <w:spacing w:line="360" w:lineRule="exact"/>
              <w:ind w:left="-16" w:right="-16"/>
              <w:jc w:val="center"/>
              <w:textAlignment w:val="baseline"/>
              <w:rPr>
                <w:rFonts w:ascii="Times New Roman" w:hAnsi="Times New Roman"/>
                <w:kern w:val="0"/>
                <w:szCs w:val="21"/>
                <w:u w:color="000000"/>
              </w:rPr>
            </w:pPr>
            <w:r>
              <w:rPr>
                <w:rFonts w:ascii="Times New Roman" w:hAnsi="Times New Roman"/>
                <w:kern w:val="0"/>
                <w:szCs w:val="21"/>
                <w:u w:color="000000"/>
              </w:rPr>
              <w:t>2017</w:t>
            </w:r>
            <w:r w:rsidR="002C3AB5" w:rsidRPr="000B60BF">
              <w:rPr>
                <w:rFonts w:ascii="Times New Roman" w:hAnsi="Times New Roman"/>
                <w:kern w:val="0"/>
                <w:szCs w:val="21"/>
                <w:u w:color="000000"/>
              </w:rPr>
              <w:t>.</w:t>
            </w:r>
            <w:r w:rsidR="00CD67BA">
              <w:rPr>
                <w:rFonts w:ascii="Times New Roman" w:hAnsi="Times New Roman" w:hint="eastAsia"/>
                <w:kern w:val="0"/>
                <w:szCs w:val="21"/>
                <w:u w:color="000000"/>
              </w:rPr>
              <w:t>5</w:t>
            </w:r>
            <w:r w:rsidR="002C3AB5" w:rsidRPr="000B60BF">
              <w:rPr>
                <w:rFonts w:ascii="Times New Roman" w:hAnsi="Times New Roman"/>
                <w:kern w:val="0"/>
                <w:szCs w:val="21"/>
                <w:u w:color="000000"/>
              </w:rPr>
              <w:t>.</w:t>
            </w:r>
            <w:r w:rsidR="00CD67BA">
              <w:rPr>
                <w:rFonts w:ascii="Times New Roman" w:hAnsi="Times New Roman" w:hint="eastAsia"/>
                <w:kern w:val="0"/>
                <w:szCs w:val="21"/>
                <w:u w:color="000000"/>
              </w:rPr>
              <w:t>2</w:t>
            </w:r>
            <w:r w:rsidR="002C3AB5" w:rsidRPr="000B60BF">
              <w:rPr>
                <w:rFonts w:ascii="Times New Roman" w:hAnsi="Times New Roman"/>
                <w:kern w:val="0"/>
                <w:szCs w:val="21"/>
                <w:u w:color="000000"/>
              </w:rPr>
              <w:t>9~</w:t>
            </w:r>
            <w:r>
              <w:rPr>
                <w:rFonts w:ascii="Times New Roman" w:hAnsi="Times New Roman"/>
                <w:kern w:val="0"/>
                <w:szCs w:val="21"/>
                <w:u w:color="000000"/>
              </w:rPr>
              <w:t>2017</w:t>
            </w:r>
            <w:r w:rsidR="002C3AB5" w:rsidRPr="000B60BF">
              <w:rPr>
                <w:rFonts w:ascii="Times New Roman" w:hAnsi="Times New Roman"/>
                <w:kern w:val="0"/>
                <w:szCs w:val="21"/>
                <w:u w:color="000000"/>
              </w:rPr>
              <w:t>.6.29</w:t>
            </w:r>
          </w:p>
        </w:tc>
        <w:tc>
          <w:tcPr>
            <w:tcW w:w="1178" w:type="dxa"/>
            <w:vAlign w:val="center"/>
          </w:tcPr>
          <w:p w:rsidR="00474C42" w:rsidRPr="000B60BF" w:rsidRDefault="002C3AB5">
            <w:pPr>
              <w:widowControl/>
              <w:spacing w:line="360" w:lineRule="exact"/>
              <w:ind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审核小组</w:t>
            </w:r>
          </w:p>
        </w:tc>
      </w:tr>
      <w:tr w:rsidR="00474C42" w:rsidRPr="000B60BF" w:rsidTr="000E704A">
        <w:trPr>
          <w:trHeight w:val="935"/>
          <w:jc w:val="center"/>
        </w:trPr>
        <w:tc>
          <w:tcPr>
            <w:tcW w:w="50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92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5514" w:type="dxa"/>
            <w:vAlign w:val="center"/>
          </w:tcPr>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④</w:t>
            </w:r>
            <w:r w:rsidRPr="000B60BF">
              <w:rPr>
                <w:rFonts w:ascii="Times New Roman" w:hAnsi="Times New Roman"/>
                <w:kern w:val="0"/>
                <w:szCs w:val="21"/>
                <w:u w:color="000000"/>
              </w:rPr>
              <w:t>结合生产的实际情况进行分析讨论，确定审核重点，制定相关措施；</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⑤</w:t>
            </w:r>
            <w:r w:rsidRPr="000B60BF">
              <w:rPr>
                <w:rFonts w:ascii="Times New Roman" w:hAnsi="Times New Roman"/>
                <w:kern w:val="0"/>
                <w:szCs w:val="21"/>
                <w:u w:color="000000"/>
              </w:rPr>
              <w:t>制定清洁生产目标；</w:t>
            </w:r>
          </w:p>
        </w:tc>
        <w:tc>
          <w:tcPr>
            <w:tcW w:w="1230" w:type="dxa"/>
            <w:vMerge/>
            <w:vAlign w:val="center"/>
          </w:tcPr>
          <w:p w:rsidR="00474C42" w:rsidRPr="000B60BF" w:rsidRDefault="00474C42">
            <w:pPr>
              <w:spacing w:line="360" w:lineRule="exact"/>
              <w:ind w:left="-16" w:right="-16"/>
              <w:jc w:val="center"/>
              <w:textAlignment w:val="baseline"/>
              <w:rPr>
                <w:rFonts w:ascii="Times New Roman" w:hAnsi="Times New Roman"/>
                <w:kern w:val="0"/>
                <w:szCs w:val="21"/>
                <w:u w:color="000000"/>
              </w:rPr>
            </w:pPr>
          </w:p>
        </w:tc>
        <w:tc>
          <w:tcPr>
            <w:tcW w:w="1178" w:type="dxa"/>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审核小组</w:t>
            </w:r>
          </w:p>
        </w:tc>
      </w:tr>
      <w:tr w:rsidR="00474C42" w:rsidRPr="000B60BF" w:rsidTr="000E704A">
        <w:trPr>
          <w:trHeight w:val="422"/>
          <w:jc w:val="center"/>
        </w:trPr>
        <w:tc>
          <w:tcPr>
            <w:tcW w:w="50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92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⑥</w:t>
            </w:r>
            <w:r w:rsidRPr="000B60BF">
              <w:rPr>
                <w:rFonts w:ascii="Times New Roman" w:hAnsi="Times New Roman"/>
                <w:szCs w:val="21"/>
              </w:rPr>
              <w:t>提出</w:t>
            </w:r>
            <w:r w:rsidRPr="000B60BF">
              <w:rPr>
                <w:rFonts w:ascii="Times New Roman" w:hAnsi="Times New Roman"/>
                <w:kern w:val="0"/>
                <w:szCs w:val="21"/>
                <w:u w:color="000000"/>
              </w:rPr>
              <w:t>实施无低费方案；</w:t>
            </w:r>
          </w:p>
        </w:tc>
        <w:tc>
          <w:tcPr>
            <w:tcW w:w="1230"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1178"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全厂</w:t>
            </w:r>
          </w:p>
        </w:tc>
      </w:tr>
      <w:tr w:rsidR="00474C42" w:rsidRPr="000B60BF" w:rsidTr="000E704A">
        <w:trPr>
          <w:trHeight w:val="1244"/>
          <w:jc w:val="center"/>
        </w:trPr>
        <w:tc>
          <w:tcPr>
            <w:tcW w:w="507" w:type="dxa"/>
            <w:vMerge w:val="restart"/>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3</w:t>
            </w:r>
          </w:p>
        </w:tc>
        <w:tc>
          <w:tcPr>
            <w:tcW w:w="927" w:type="dxa"/>
            <w:vMerge w:val="restart"/>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评估</w:t>
            </w: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①</w:t>
            </w:r>
            <w:r w:rsidRPr="000B60BF">
              <w:rPr>
                <w:rFonts w:ascii="Times New Roman" w:hAnsi="Times New Roman"/>
                <w:szCs w:val="21"/>
              </w:rPr>
              <w:t>收集审核重点资料并编制审核重点的工艺流程图和设备流程图；</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②</w:t>
            </w:r>
            <w:r w:rsidRPr="000B60BF">
              <w:rPr>
                <w:rFonts w:ascii="Times New Roman" w:hAnsi="Times New Roman"/>
                <w:szCs w:val="21"/>
              </w:rPr>
              <w:t>制定实测工作计划</w:t>
            </w:r>
            <w:r w:rsidRPr="000B60BF">
              <w:rPr>
                <w:rFonts w:ascii="Times New Roman" w:hAnsi="Times New Roman"/>
                <w:kern w:val="0"/>
                <w:szCs w:val="21"/>
                <w:u w:color="000000"/>
              </w:rPr>
              <w:t>；</w:t>
            </w:r>
          </w:p>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t>③</w:t>
            </w:r>
            <w:r w:rsidRPr="000B60BF">
              <w:rPr>
                <w:rFonts w:ascii="Times New Roman" w:hAnsi="Times New Roman"/>
                <w:szCs w:val="21"/>
              </w:rPr>
              <w:t>进行输入、输出物流的理论测算；</w:t>
            </w:r>
          </w:p>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t>④</w:t>
            </w:r>
            <w:r w:rsidRPr="000B60BF">
              <w:rPr>
                <w:rFonts w:ascii="Times New Roman" w:hAnsi="Times New Roman"/>
                <w:szCs w:val="21"/>
              </w:rPr>
              <w:t>进行实测的物质准备</w:t>
            </w:r>
          </w:p>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lastRenderedPageBreak/>
              <w:t>⑤</w:t>
            </w:r>
            <w:r w:rsidRPr="000B60BF">
              <w:rPr>
                <w:rFonts w:ascii="Times New Roman" w:hAnsi="Times New Roman"/>
                <w:szCs w:val="21"/>
              </w:rPr>
              <w:t>实测物料、水和能量的输入和输出</w:t>
            </w:r>
          </w:p>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t>⑥</w:t>
            </w:r>
            <w:r w:rsidRPr="000B60BF">
              <w:rPr>
                <w:rFonts w:ascii="Times New Roman" w:hAnsi="Times New Roman"/>
                <w:szCs w:val="21"/>
              </w:rPr>
              <w:t>建立物料平衡</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⑦</w:t>
            </w:r>
            <w:r w:rsidRPr="000B60BF">
              <w:rPr>
                <w:rFonts w:ascii="Times New Roman" w:hAnsi="Times New Roman"/>
                <w:szCs w:val="21"/>
              </w:rPr>
              <w:t>进行废物产生原因的分析</w:t>
            </w:r>
          </w:p>
        </w:tc>
        <w:tc>
          <w:tcPr>
            <w:tcW w:w="1230" w:type="dxa"/>
            <w:vMerge w:val="restart"/>
            <w:vAlign w:val="center"/>
          </w:tcPr>
          <w:p w:rsidR="00474C42" w:rsidRPr="000B60BF" w:rsidRDefault="004C4B15">
            <w:pPr>
              <w:widowControl/>
              <w:spacing w:line="360" w:lineRule="exact"/>
              <w:ind w:left="-16" w:right="-16"/>
              <w:jc w:val="center"/>
              <w:textAlignment w:val="baseline"/>
              <w:rPr>
                <w:rFonts w:ascii="Times New Roman" w:hAnsi="Times New Roman"/>
                <w:kern w:val="0"/>
                <w:szCs w:val="21"/>
                <w:u w:color="000000"/>
              </w:rPr>
            </w:pPr>
            <w:r>
              <w:rPr>
                <w:rFonts w:ascii="Times New Roman" w:hAnsi="Times New Roman"/>
                <w:kern w:val="0"/>
                <w:szCs w:val="21"/>
                <w:u w:color="000000"/>
              </w:rPr>
              <w:lastRenderedPageBreak/>
              <w:t>2017</w:t>
            </w:r>
            <w:r w:rsidR="002C3AB5" w:rsidRPr="000B60BF">
              <w:rPr>
                <w:rFonts w:ascii="Times New Roman" w:hAnsi="Times New Roman"/>
                <w:kern w:val="0"/>
                <w:szCs w:val="21"/>
                <w:u w:color="000000"/>
              </w:rPr>
              <w:t>.6.30~</w:t>
            </w:r>
            <w:r>
              <w:rPr>
                <w:rFonts w:ascii="Times New Roman" w:hAnsi="Times New Roman"/>
                <w:kern w:val="0"/>
                <w:szCs w:val="21"/>
                <w:u w:color="000000"/>
              </w:rPr>
              <w:t>2017</w:t>
            </w:r>
            <w:r w:rsidR="002C3AB5" w:rsidRPr="000B60BF">
              <w:rPr>
                <w:rFonts w:ascii="Times New Roman" w:hAnsi="Times New Roman"/>
                <w:kern w:val="0"/>
                <w:szCs w:val="21"/>
                <w:u w:color="000000"/>
              </w:rPr>
              <w:t>.7.10</w:t>
            </w:r>
          </w:p>
        </w:tc>
        <w:tc>
          <w:tcPr>
            <w:tcW w:w="1178" w:type="dxa"/>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审核小组</w:t>
            </w:r>
          </w:p>
          <w:p w:rsidR="00C246EF" w:rsidRPr="000B60BF" w:rsidRDefault="00C246EF">
            <w:pPr>
              <w:widowControl/>
              <w:spacing w:line="360" w:lineRule="exact"/>
              <w:ind w:right="-16" w:firstLineChars="50" w:firstLine="105"/>
              <w:jc w:val="center"/>
              <w:textAlignment w:val="baseline"/>
              <w:rPr>
                <w:rFonts w:ascii="Times New Roman" w:hAnsi="Times New Roman"/>
                <w:kern w:val="0"/>
                <w:szCs w:val="21"/>
                <w:u w:color="000000"/>
              </w:rPr>
            </w:pPr>
          </w:p>
        </w:tc>
      </w:tr>
      <w:tr w:rsidR="00474C42" w:rsidRPr="000B60BF" w:rsidTr="000E704A">
        <w:trPr>
          <w:trHeight w:val="613"/>
          <w:jc w:val="center"/>
        </w:trPr>
        <w:tc>
          <w:tcPr>
            <w:tcW w:w="50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92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⑧</w:t>
            </w:r>
            <w:r w:rsidRPr="000B60BF">
              <w:rPr>
                <w:rFonts w:ascii="Times New Roman" w:hAnsi="Times New Roman"/>
                <w:szCs w:val="21"/>
              </w:rPr>
              <w:t>编写实测和分析报告，报专家组</w:t>
            </w:r>
          </w:p>
        </w:tc>
        <w:tc>
          <w:tcPr>
            <w:tcW w:w="1230" w:type="dxa"/>
            <w:vMerge/>
            <w:vAlign w:val="center"/>
          </w:tcPr>
          <w:p w:rsidR="00474C42" w:rsidRPr="000B60BF" w:rsidRDefault="00474C42">
            <w:pPr>
              <w:spacing w:line="360" w:lineRule="exact"/>
              <w:ind w:left="-16" w:right="-16"/>
              <w:jc w:val="center"/>
              <w:textAlignment w:val="baseline"/>
              <w:rPr>
                <w:rFonts w:ascii="Times New Roman" w:hAnsi="Times New Roman"/>
                <w:kern w:val="0"/>
                <w:szCs w:val="21"/>
                <w:u w:color="000000"/>
              </w:rPr>
            </w:pPr>
          </w:p>
        </w:tc>
        <w:tc>
          <w:tcPr>
            <w:tcW w:w="1178" w:type="dxa"/>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审核小组</w:t>
            </w:r>
          </w:p>
        </w:tc>
      </w:tr>
      <w:tr w:rsidR="00474C42" w:rsidRPr="000B60BF" w:rsidTr="000E704A">
        <w:trPr>
          <w:trHeight w:val="621"/>
          <w:jc w:val="center"/>
        </w:trPr>
        <w:tc>
          <w:tcPr>
            <w:tcW w:w="50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927"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⑨</w:t>
            </w:r>
            <w:r w:rsidRPr="000B60BF">
              <w:rPr>
                <w:rFonts w:ascii="Times New Roman" w:hAnsi="Times New Roman"/>
                <w:szCs w:val="21"/>
              </w:rPr>
              <w:t>提出与实施无低费方案</w:t>
            </w:r>
          </w:p>
        </w:tc>
        <w:tc>
          <w:tcPr>
            <w:tcW w:w="1230" w:type="dxa"/>
            <w:vMerge/>
            <w:vAlign w:val="center"/>
          </w:tcPr>
          <w:p w:rsidR="00474C42" w:rsidRPr="000B60BF" w:rsidRDefault="00474C42">
            <w:pPr>
              <w:widowControl/>
              <w:spacing w:line="360" w:lineRule="exact"/>
              <w:ind w:left="-16" w:right="-16"/>
              <w:jc w:val="center"/>
              <w:textAlignment w:val="baseline"/>
              <w:rPr>
                <w:rFonts w:ascii="Times New Roman" w:hAnsi="Times New Roman"/>
                <w:kern w:val="0"/>
                <w:szCs w:val="21"/>
                <w:u w:color="000000"/>
              </w:rPr>
            </w:pPr>
          </w:p>
        </w:tc>
        <w:tc>
          <w:tcPr>
            <w:tcW w:w="1178" w:type="dxa"/>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审核重点部门</w:t>
            </w:r>
          </w:p>
        </w:tc>
      </w:tr>
      <w:tr w:rsidR="00474C42" w:rsidRPr="000B60BF" w:rsidTr="000E704A">
        <w:trPr>
          <w:trHeight w:val="2110"/>
          <w:jc w:val="center"/>
        </w:trPr>
        <w:tc>
          <w:tcPr>
            <w:tcW w:w="50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4</w:t>
            </w:r>
          </w:p>
        </w:tc>
        <w:tc>
          <w:tcPr>
            <w:tcW w:w="92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方案产生</w:t>
            </w:r>
          </w:p>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和筛选</w:t>
            </w: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①</w:t>
            </w:r>
            <w:r w:rsidRPr="000B60BF">
              <w:rPr>
                <w:rFonts w:ascii="Times New Roman" w:hAnsi="Times New Roman"/>
                <w:kern w:val="0"/>
                <w:szCs w:val="21"/>
                <w:u w:color="000000"/>
              </w:rPr>
              <w:t>协助审核小组进行中高费方案的收集</w:t>
            </w:r>
          </w:p>
          <w:p w:rsidR="00474C42" w:rsidRPr="000B60BF" w:rsidRDefault="002C3AB5">
            <w:pPr>
              <w:widowControl/>
              <w:spacing w:line="360" w:lineRule="exact"/>
              <w:ind w:leftChars="-8" w:left="193" w:right="-16" w:hangingChars="100" w:hanging="210"/>
              <w:textAlignment w:val="baseline"/>
              <w:rPr>
                <w:rFonts w:ascii="Times New Roman" w:hAnsi="Times New Roman"/>
                <w:szCs w:val="21"/>
              </w:rPr>
            </w:pPr>
            <w:r w:rsidRPr="000B60BF">
              <w:rPr>
                <w:rFonts w:ascii="宋体" w:hAnsi="Times New Roman"/>
                <w:szCs w:val="21"/>
              </w:rPr>
              <w:t>②</w:t>
            </w:r>
            <w:r w:rsidRPr="000B60BF">
              <w:rPr>
                <w:rFonts w:ascii="Times New Roman" w:hAnsi="Times New Roman"/>
                <w:szCs w:val="21"/>
              </w:rPr>
              <w:t>组织全厂职工提出清洁生产方案</w:t>
            </w:r>
          </w:p>
          <w:p w:rsidR="00474C42" w:rsidRPr="000B60BF" w:rsidRDefault="002C3AB5">
            <w:pPr>
              <w:widowControl/>
              <w:spacing w:line="360" w:lineRule="exact"/>
              <w:ind w:leftChars="-8" w:left="193" w:right="-16" w:hangingChars="100" w:hanging="210"/>
              <w:textAlignment w:val="baseline"/>
              <w:rPr>
                <w:rFonts w:ascii="Times New Roman" w:hAnsi="Times New Roman"/>
                <w:kern w:val="0"/>
                <w:szCs w:val="21"/>
                <w:u w:color="000000"/>
              </w:rPr>
            </w:pPr>
            <w:r w:rsidRPr="000B60BF">
              <w:rPr>
                <w:rFonts w:ascii="宋体" w:hAnsi="Times New Roman"/>
                <w:szCs w:val="21"/>
              </w:rPr>
              <w:t>③</w:t>
            </w:r>
            <w:r w:rsidRPr="000B60BF">
              <w:rPr>
                <w:rFonts w:ascii="Times New Roman" w:hAnsi="Times New Roman"/>
                <w:szCs w:val="21"/>
              </w:rPr>
              <w:t>进行方案汇总和初步筛选；各部门进行方案汇总和初步筛选；全厂进行方案汇总和初步筛选</w:t>
            </w:r>
          </w:p>
          <w:p w:rsidR="00474C42" w:rsidRPr="000B60BF" w:rsidRDefault="002C3AB5">
            <w:pPr>
              <w:widowControl/>
              <w:spacing w:line="360" w:lineRule="exact"/>
              <w:ind w:left="-16" w:right="-16"/>
              <w:textAlignment w:val="baseline"/>
              <w:rPr>
                <w:rFonts w:ascii="Times New Roman" w:hAnsi="Times New Roman"/>
                <w:szCs w:val="21"/>
              </w:rPr>
            </w:pPr>
            <w:r w:rsidRPr="000B60BF">
              <w:rPr>
                <w:rFonts w:ascii="宋体" w:hAnsi="Times New Roman"/>
                <w:szCs w:val="21"/>
              </w:rPr>
              <w:t>④</w:t>
            </w:r>
            <w:r w:rsidRPr="000B60BF">
              <w:rPr>
                <w:rFonts w:ascii="Times New Roman" w:hAnsi="Times New Roman"/>
                <w:szCs w:val="21"/>
              </w:rPr>
              <w:t>研制方案</w:t>
            </w:r>
          </w:p>
          <w:p w:rsidR="00474C42" w:rsidRPr="000B60BF" w:rsidRDefault="002C3AB5">
            <w:pPr>
              <w:widowControl/>
              <w:spacing w:line="360" w:lineRule="exact"/>
              <w:ind w:left="-16" w:right="-16"/>
              <w:textAlignment w:val="baseline"/>
              <w:rPr>
                <w:rFonts w:ascii="Times New Roman" w:hAnsi="Times New Roman"/>
                <w:szCs w:val="21"/>
              </w:rPr>
            </w:pPr>
            <w:r w:rsidRPr="000B60BF">
              <w:rPr>
                <w:rFonts w:ascii="宋体" w:hAnsi="Times New Roman"/>
                <w:szCs w:val="21"/>
              </w:rPr>
              <w:t>⑤</w:t>
            </w:r>
            <w:r w:rsidRPr="000B60BF">
              <w:rPr>
                <w:rFonts w:ascii="Times New Roman" w:hAnsi="Times New Roman"/>
                <w:szCs w:val="21"/>
              </w:rPr>
              <w:t>继续实施无低费方案</w:t>
            </w:r>
          </w:p>
          <w:p w:rsidR="00474C42" w:rsidRPr="000B60BF" w:rsidRDefault="002C3AB5">
            <w:pPr>
              <w:widowControl/>
              <w:spacing w:line="360" w:lineRule="exact"/>
              <w:ind w:left="-16" w:right="-16"/>
              <w:textAlignment w:val="baseline"/>
              <w:rPr>
                <w:rFonts w:ascii="Times New Roman" w:hAnsi="Times New Roman"/>
                <w:szCs w:val="21"/>
              </w:rPr>
            </w:pPr>
            <w:r w:rsidRPr="000B60BF">
              <w:rPr>
                <w:rFonts w:ascii="宋体" w:hAnsi="Times New Roman"/>
                <w:szCs w:val="21"/>
              </w:rPr>
              <w:t>⑥</w:t>
            </w:r>
            <w:r w:rsidRPr="000B60BF">
              <w:rPr>
                <w:rFonts w:ascii="Times New Roman" w:hAnsi="Times New Roman"/>
                <w:szCs w:val="21"/>
              </w:rPr>
              <w:t>核定并汇总无低费方案实施效果</w:t>
            </w:r>
          </w:p>
          <w:p w:rsidR="00474C42" w:rsidRPr="000B60BF" w:rsidRDefault="002C3AB5">
            <w:pPr>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⑦</w:t>
            </w:r>
            <w:r w:rsidRPr="000B60BF">
              <w:rPr>
                <w:rFonts w:ascii="Times New Roman" w:hAnsi="Times New Roman"/>
                <w:szCs w:val="21"/>
              </w:rPr>
              <w:t>编写清洁生产审核中期报告并报咨询专家组</w:t>
            </w:r>
          </w:p>
        </w:tc>
        <w:tc>
          <w:tcPr>
            <w:tcW w:w="1230" w:type="dxa"/>
            <w:vAlign w:val="center"/>
          </w:tcPr>
          <w:p w:rsidR="00474C42" w:rsidRPr="000B60BF" w:rsidRDefault="004C4B15">
            <w:pPr>
              <w:widowControl/>
              <w:spacing w:line="360" w:lineRule="exact"/>
              <w:ind w:left="-16" w:right="-16"/>
              <w:jc w:val="center"/>
              <w:textAlignment w:val="baseline"/>
              <w:rPr>
                <w:rFonts w:ascii="Times New Roman" w:hAnsi="Times New Roman"/>
                <w:kern w:val="0"/>
                <w:szCs w:val="21"/>
                <w:u w:color="000000"/>
              </w:rPr>
            </w:pPr>
            <w:r>
              <w:rPr>
                <w:rFonts w:ascii="Times New Roman" w:hAnsi="Times New Roman"/>
                <w:kern w:val="0"/>
                <w:szCs w:val="21"/>
                <w:u w:color="000000"/>
              </w:rPr>
              <w:t>2017</w:t>
            </w:r>
            <w:r w:rsidR="002C3AB5" w:rsidRPr="000B60BF">
              <w:rPr>
                <w:rFonts w:ascii="Times New Roman" w:hAnsi="Times New Roman"/>
                <w:kern w:val="0"/>
                <w:szCs w:val="21"/>
                <w:u w:color="000000"/>
              </w:rPr>
              <w:t>.7.11~</w:t>
            </w:r>
            <w:r>
              <w:rPr>
                <w:rFonts w:ascii="Times New Roman" w:hAnsi="Times New Roman"/>
                <w:kern w:val="0"/>
                <w:szCs w:val="21"/>
                <w:u w:color="000000"/>
              </w:rPr>
              <w:t>2017</w:t>
            </w:r>
            <w:r w:rsidR="002C3AB5" w:rsidRPr="000B60BF">
              <w:rPr>
                <w:rFonts w:ascii="Times New Roman" w:hAnsi="Times New Roman"/>
                <w:kern w:val="0"/>
                <w:szCs w:val="21"/>
                <w:u w:color="000000"/>
              </w:rPr>
              <w:t>.7.21</w:t>
            </w:r>
          </w:p>
        </w:tc>
        <w:tc>
          <w:tcPr>
            <w:tcW w:w="1178" w:type="dxa"/>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审核小组</w:t>
            </w:r>
          </w:p>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办公室及相关部门</w:t>
            </w:r>
          </w:p>
        </w:tc>
      </w:tr>
      <w:tr w:rsidR="00474C42" w:rsidRPr="000B60BF" w:rsidTr="000E704A">
        <w:trPr>
          <w:trHeight w:val="268"/>
          <w:jc w:val="center"/>
        </w:trPr>
        <w:tc>
          <w:tcPr>
            <w:tcW w:w="50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5</w:t>
            </w:r>
          </w:p>
        </w:tc>
        <w:tc>
          <w:tcPr>
            <w:tcW w:w="92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方案可行性分析</w:t>
            </w: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①</w:t>
            </w:r>
            <w:r w:rsidRPr="000B60BF">
              <w:rPr>
                <w:rFonts w:ascii="Times New Roman" w:hAnsi="Times New Roman"/>
                <w:kern w:val="0"/>
                <w:szCs w:val="21"/>
                <w:u w:color="000000"/>
              </w:rPr>
              <w:t>进行市场调研</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②</w:t>
            </w:r>
            <w:r w:rsidRPr="000B60BF">
              <w:rPr>
                <w:rFonts w:ascii="Times New Roman" w:hAnsi="Times New Roman"/>
                <w:kern w:val="0"/>
                <w:szCs w:val="21"/>
                <w:u w:color="000000"/>
              </w:rPr>
              <w:t>对方案进行技术、环境、经济评估及可行性分析</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③</w:t>
            </w:r>
            <w:r w:rsidRPr="000B60BF">
              <w:rPr>
                <w:rFonts w:ascii="Times New Roman" w:hAnsi="Times New Roman"/>
                <w:kern w:val="0"/>
                <w:szCs w:val="21"/>
                <w:u w:color="000000"/>
              </w:rPr>
              <w:t>对中高费方案进行可行性分析</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④</w:t>
            </w:r>
            <w:r w:rsidRPr="000B60BF">
              <w:rPr>
                <w:rFonts w:ascii="Times New Roman" w:hAnsi="Times New Roman"/>
                <w:kern w:val="0"/>
                <w:szCs w:val="21"/>
                <w:u w:color="000000"/>
              </w:rPr>
              <w:t>推荐可实施的清洁生产方案</w:t>
            </w:r>
          </w:p>
        </w:tc>
        <w:tc>
          <w:tcPr>
            <w:tcW w:w="1230" w:type="dxa"/>
            <w:vAlign w:val="center"/>
          </w:tcPr>
          <w:p w:rsidR="00474C42" w:rsidRPr="000B60BF" w:rsidRDefault="004C4B15">
            <w:pPr>
              <w:widowControl/>
              <w:spacing w:line="360" w:lineRule="exact"/>
              <w:ind w:left="-16" w:right="-16"/>
              <w:jc w:val="center"/>
              <w:textAlignment w:val="baseline"/>
              <w:rPr>
                <w:rFonts w:ascii="Times New Roman" w:hAnsi="Times New Roman"/>
                <w:kern w:val="0"/>
                <w:szCs w:val="21"/>
                <w:u w:color="000000"/>
              </w:rPr>
            </w:pPr>
            <w:r>
              <w:rPr>
                <w:rFonts w:ascii="Times New Roman" w:hAnsi="Times New Roman"/>
                <w:kern w:val="0"/>
                <w:szCs w:val="21"/>
                <w:u w:color="000000"/>
              </w:rPr>
              <w:t>2017</w:t>
            </w:r>
            <w:r w:rsidR="002C3AB5" w:rsidRPr="000B60BF">
              <w:rPr>
                <w:rFonts w:ascii="Times New Roman" w:hAnsi="Times New Roman"/>
                <w:kern w:val="0"/>
                <w:szCs w:val="21"/>
                <w:u w:color="000000"/>
              </w:rPr>
              <w:t>.7.22~</w:t>
            </w:r>
            <w:r>
              <w:rPr>
                <w:rFonts w:ascii="Times New Roman" w:hAnsi="Times New Roman"/>
                <w:kern w:val="0"/>
                <w:szCs w:val="21"/>
                <w:u w:color="000000"/>
              </w:rPr>
              <w:t>2017</w:t>
            </w:r>
            <w:r w:rsidR="002C3AB5" w:rsidRPr="000B60BF">
              <w:rPr>
                <w:rFonts w:ascii="Times New Roman" w:hAnsi="Times New Roman"/>
                <w:kern w:val="0"/>
                <w:szCs w:val="21"/>
                <w:u w:color="000000"/>
              </w:rPr>
              <w:t>.8.2</w:t>
            </w:r>
          </w:p>
        </w:tc>
        <w:tc>
          <w:tcPr>
            <w:tcW w:w="1178" w:type="dxa"/>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审核小组</w:t>
            </w:r>
          </w:p>
        </w:tc>
      </w:tr>
      <w:tr w:rsidR="00474C42" w:rsidRPr="000B60BF" w:rsidTr="000E704A">
        <w:trPr>
          <w:trHeight w:val="769"/>
          <w:jc w:val="center"/>
        </w:trPr>
        <w:tc>
          <w:tcPr>
            <w:tcW w:w="50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6</w:t>
            </w:r>
          </w:p>
        </w:tc>
        <w:tc>
          <w:tcPr>
            <w:tcW w:w="92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方案</w:t>
            </w:r>
          </w:p>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实施</w:t>
            </w: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①</w:t>
            </w:r>
            <w:r w:rsidRPr="000B60BF">
              <w:rPr>
                <w:rFonts w:ascii="Times New Roman" w:hAnsi="Times New Roman"/>
                <w:kern w:val="0"/>
                <w:szCs w:val="21"/>
                <w:u w:color="000000"/>
              </w:rPr>
              <w:t>制定方案实施计划，组织实施推荐方案；</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②</w:t>
            </w:r>
            <w:r w:rsidRPr="000B60BF">
              <w:rPr>
                <w:rFonts w:ascii="Times New Roman" w:hAnsi="Times New Roman"/>
                <w:kern w:val="0"/>
                <w:szCs w:val="21"/>
                <w:u w:color="000000"/>
              </w:rPr>
              <w:t>汇总已实施的无低费方案的成果；</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③</w:t>
            </w:r>
            <w:r w:rsidRPr="000B60BF">
              <w:rPr>
                <w:rFonts w:ascii="Times New Roman" w:hAnsi="Times New Roman"/>
                <w:kern w:val="0"/>
                <w:szCs w:val="21"/>
                <w:u w:color="000000"/>
              </w:rPr>
              <w:t>分析总结已实施方案对企业的影响；</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④</w:t>
            </w:r>
            <w:r w:rsidRPr="000B60BF">
              <w:rPr>
                <w:rFonts w:ascii="Times New Roman" w:hAnsi="Times New Roman"/>
                <w:kern w:val="0"/>
                <w:szCs w:val="21"/>
                <w:u w:color="000000"/>
              </w:rPr>
              <w:t>编写审核报告初稿，报审核专家组；</w:t>
            </w:r>
          </w:p>
        </w:tc>
        <w:tc>
          <w:tcPr>
            <w:tcW w:w="1230" w:type="dxa"/>
            <w:vAlign w:val="center"/>
          </w:tcPr>
          <w:p w:rsidR="00474C42" w:rsidRPr="000B60BF" w:rsidRDefault="004C4B15">
            <w:pPr>
              <w:widowControl/>
              <w:spacing w:line="360" w:lineRule="exact"/>
              <w:ind w:left="-16" w:right="-16"/>
              <w:jc w:val="center"/>
              <w:textAlignment w:val="baseline"/>
              <w:rPr>
                <w:rFonts w:ascii="Times New Roman" w:hAnsi="Times New Roman"/>
                <w:kern w:val="0"/>
                <w:szCs w:val="21"/>
                <w:u w:color="000000"/>
              </w:rPr>
            </w:pPr>
            <w:r>
              <w:rPr>
                <w:rFonts w:ascii="Times New Roman" w:hAnsi="Times New Roman"/>
                <w:kern w:val="0"/>
                <w:szCs w:val="21"/>
                <w:u w:color="000000"/>
              </w:rPr>
              <w:t>2017</w:t>
            </w:r>
            <w:r w:rsidR="002C3AB5" w:rsidRPr="000B60BF">
              <w:rPr>
                <w:rFonts w:ascii="Times New Roman" w:hAnsi="Times New Roman"/>
                <w:kern w:val="0"/>
                <w:szCs w:val="21"/>
                <w:u w:color="000000"/>
              </w:rPr>
              <w:t>.9.3~</w:t>
            </w:r>
          </w:p>
          <w:p w:rsidR="00474C42" w:rsidRPr="000B60BF" w:rsidRDefault="004C4B15">
            <w:pPr>
              <w:widowControl/>
              <w:spacing w:line="360" w:lineRule="exact"/>
              <w:ind w:left="-16" w:right="-16"/>
              <w:jc w:val="center"/>
              <w:textAlignment w:val="baseline"/>
              <w:rPr>
                <w:rFonts w:ascii="Times New Roman" w:hAnsi="Times New Roman"/>
                <w:kern w:val="0"/>
                <w:szCs w:val="21"/>
                <w:u w:color="000000"/>
              </w:rPr>
            </w:pPr>
            <w:r>
              <w:rPr>
                <w:rFonts w:ascii="Times New Roman" w:hAnsi="Times New Roman"/>
                <w:kern w:val="0"/>
                <w:szCs w:val="21"/>
                <w:u w:color="000000"/>
              </w:rPr>
              <w:t>2017</w:t>
            </w:r>
            <w:r w:rsidR="002C3AB5" w:rsidRPr="000B60BF">
              <w:rPr>
                <w:rFonts w:ascii="Times New Roman" w:hAnsi="Times New Roman"/>
                <w:kern w:val="0"/>
                <w:szCs w:val="21"/>
                <w:u w:color="000000"/>
              </w:rPr>
              <w:t>.11.31</w:t>
            </w:r>
          </w:p>
        </w:tc>
        <w:tc>
          <w:tcPr>
            <w:tcW w:w="1178"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全厂</w:t>
            </w:r>
          </w:p>
        </w:tc>
      </w:tr>
      <w:tr w:rsidR="00474C42" w:rsidRPr="000B60BF" w:rsidTr="000E704A">
        <w:trPr>
          <w:trHeight w:val="779"/>
          <w:jc w:val="center"/>
        </w:trPr>
        <w:tc>
          <w:tcPr>
            <w:tcW w:w="50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7</w:t>
            </w:r>
          </w:p>
        </w:tc>
        <w:tc>
          <w:tcPr>
            <w:tcW w:w="927"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持续清</w:t>
            </w:r>
          </w:p>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洁生产</w:t>
            </w:r>
          </w:p>
        </w:tc>
        <w:tc>
          <w:tcPr>
            <w:tcW w:w="5514" w:type="dxa"/>
            <w:vAlign w:val="center"/>
          </w:tcPr>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①</w:t>
            </w:r>
            <w:r w:rsidRPr="000B60BF">
              <w:rPr>
                <w:rFonts w:ascii="Times New Roman" w:hAnsi="Times New Roman"/>
                <w:kern w:val="0"/>
                <w:szCs w:val="21"/>
                <w:u w:color="000000"/>
              </w:rPr>
              <w:t>建立与完善持续清洁生产组织；</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②</w:t>
            </w:r>
            <w:r w:rsidRPr="000B60BF">
              <w:rPr>
                <w:rFonts w:ascii="Times New Roman" w:hAnsi="Times New Roman"/>
                <w:kern w:val="0"/>
                <w:szCs w:val="21"/>
                <w:u w:color="000000"/>
              </w:rPr>
              <w:t>建立与完善持续清洁生产管理制度；</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③</w:t>
            </w:r>
            <w:r w:rsidRPr="000B60BF">
              <w:rPr>
                <w:rFonts w:ascii="Times New Roman" w:hAnsi="Times New Roman"/>
                <w:kern w:val="0"/>
                <w:szCs w:val="21"/>
                <w:u w:color="000000"/>
              </w:rPr>
              <w:t>制定持续清洁生产计划；</w:t>
            </w:r>
          </w:p>
          <w:p w:rsidR="00474C42" w:rsidRPr="000B60BF" w:rsidRDefault="002C3AB5">
            <w:pPr>
              <w:widowControl/>
              <w:spacing w:line="360" w:lineRule="exact"/>
              <w:ind w:left="-16" w:right="-16"/>
              <w:textAlignment w:val="baseline"/>
              <w:rPr>
                <w:rFonts w:ascii="Times New Roman" w:hAnsi="Times New Roman"/>
                <w:kern w:val="0"/>
                <w:szCs w:val="21"/>
                <w:u w:color="000000"/>
              </w:rPr>
            </w:pPr>
            <w:r w:rsidRPr="000B60BF">
              <w:rPr>
                <w:rFonts w:ascii="宋体" w:hAnsi="Times New Roman"/>
                <w:szCs w:val="21"/>
              </w:rPr>
              <w:t>④</w:t>
            </w:r>
            <w:r w:rsidRPr="000B60BF">
              <w:rPr>
                <w:rFonts w:ascii="Times New Roman" w:hAnsi="Times New Roman"/>
                <w:kern w:val="0"/>
                <w:szCs w:val="21"/>
                <w:u w:color="000000"/>
              </w:rPr>
              <w:t>编写审核报告终稿，报审核专家组。</w:t>
            </w:r>
          </w:p>
        </w:tc>
        <w:tc>
          <w:tcPr>
            <w:tcW w:w="1230" w:type="dxa"/>
            <w:vAlign w:val="center"/>
          </w:tcPr>
          <w:p w:rsidR="00474C42" w:rsidRPr="000B60BF" w:rsidRDefault="002C3AB5">
            <w:pPr>
              <w:widowControl/>
              <w:spacing w:line="360" w:lineRule="exact"/>
              <w:ind w:left="-16" w:right="-16"/>
              <w:jc w:val="center"/>
              <w:textAlignment w:val="baseline"/>
              <w:rPr>
                <w:rFonts w:ascii="Times New Roman" w:hAnsi="Times New Roman"/>
                <w:kern w:val="0"/>
                <w:szCs w:val="21"/>
                <w:u w:color="000000"/>
              </w:rPr>
            </w:pPr>
            <w:r w:rsidRPr="000B60BF">
              <w:rPr>
                <w:rFonts w:ascii="Times New Roman" w:hAnsi="Times New Roman"/>
                <w:kern w:val="0"/>
                <w:szCs w:val="21"/>
                <w:u w:color="000000"/>
              </w:rPr>
              <w:t>长期</w:t>
            </w:r>
          </w:p>
        </w:tc>
        <w:tc>
          <w:tcPr>
            <w:tcW w:w="1178" w:type="dxa"/>
            <w:vAlign w:val="center"/>
          </w:tcPr>
          <w:p w:rsidR="00474C42" w:rsidRPr="000B60BF" w:rsidRDefault="002C3AB5">
            <w:pPr>
              <w:widowControl/>
              <w:spacing w:line="360" w:lineRule="exact"/>
              <w:ind w:right="-16" w:firstLineChars="50" w:firstLine="105"/>
              <w:jc w:val="center"/>
              <w:textAlignment w:val="baseline"/>
              <w:rPr>
                <w:rFonts w:ascii="Times New Roman" w:hAnsi="Times New Roman"/>
                <w:kern w:val="0"/>
                <w:szCs w:val="21"/>
                <w:u w:color="000000"/>
              </w:rPr>
            </w:pPr>
            <w:r w:rsidRPr="000B60BF">
              <w:rPr>
                <w:rFonts w:ascii="Times New Roman" w:hAnsi="Times New Roman"/>
                <w:kern w:val="0"/>
                <w:szCs w:val="21"/>
                <w:u w:color="000000"/>
              </w:rPr>
              <w:t>审核小组</w:t>
            </w:r>
          </w:p>
        </w:tc>
      </w:tr>
    </w:tbl>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48" w:name="_Toc345404091"/>
      <w:bookmarkStart w:id="49" w:name="_Toc497203486"/>
      <w:r w:rsidRPr="000B60BF">
        <w:rPr>
          <w:rFonts w:ascii="Times New Roman" w:hAnsi="Times New Roman"/>
          <w:b/>
          <w:bCs/>
          <w:kern w:val="0"/>
          <w:sz w:val="28"/>
          <w:szCs w:val="28"/>
          <w:u w:color="000000"/>
        </w:rPr>
        <w:t xml:space="preserve">2.4 </w:t>
      </w:r>
      <w:r w:rsidRPr="000B60BF">
        <w:rPr>
          <w:rFonts w:ascii="Times New Roman" w:hAnsi="Times New Roman"/>
          <w:b/>
          <w:bCs/>
          <w:kern w:val="0"/>
          <w:sz w:val="28"/>
          <w:szCs w:val="28"/>
          <w:u w:color="000000"/>
        </w:rPr>
        <w:t>开展宣传教育与发动</w:t>
      </w:r>
      <w:bookmarkEnd w:id="48"/>
      <w:bookmarkEnd w:id="49"/>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清洁生产是一种新的思维、新的生产方式、新的管理模式，企业的员工对清洁生产需要一个认识、理解的过程。只有广泛开展宣传教育活动，充分获得各部门和员工的支持，尤其是一线员工的积极参与，企业清洁生产审核工作才能顺利进行。只有通过宣传教育，才能提高思想认识，促进观念的转变，形成有利于开展清洁生产的良好氛围，增强全体员工将清洁</w:t>
      </w:r>
      <w:r w:rsidRPr="000B60BF">
        <w:rPr>
          <w:rFonts w:ascii="Times New Roman" w:hAnsi="Times New Roman"/>
          <w:kern w:val="0"/>
          <w:sz w:val="28"/>
          <w:szCs w:val="28"/>
          <w:u w:color="000000"/>
        </w:rPr>
        <w:lastRenderedPageBreak/>
        <w:t>生产思想自觉转化为指导本岗位生产操作实践活动的观念，才能使清洁生产的思想在企业扎根，使清洁生产审核能够持久地开展下去。审核小组通过会议、培训、向员工发放宣传材料和交流沟通等多种形式，向员工宣传清洁生产概念和内容。</w:t>
      </w:r>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清洁生产宣传的主要内容包括以下四个方面：</w:t>
      </w:r>
    </w:p>
    <w:p w:rsidR="00474C42" w:rsidRPr="000B60BF" w:rsidRDefault="002C3AB5">
      <w:pPr>
        <w:widowControl/>
        <w:adjustRightInd w:val="0"/>
        <w:snapToGrid w:val="0"/>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w:t>
      </w:r>
      <w:r w:rsidRPr="000B60BF">
        <w:rPr>
          <w:rFonts w:ascii="Times New Roman" w:hAnsi="Times New Roman"/>
          <w:kern w:val="0"/>
          <w:sz w:val="28"/>
          <w:szCs w:val="20"/>
          <w:u w:color="000000"/>
        </w:rPr>
        <w:t>1</w:t>
      </w:r>
      <w:r w:rsidRPr="000B60BF">
        <w:rPr>
          <w:rFonts w:ascii="Times New Roman" w:hAnsi="Times New Roman"/>
          <w:kern w:val="0"/>
          <w:sz w:val="28"/>
          <w:szCs w:val="20"/>
          <w:u w:color="000000"/>
        </w:rPr>
        <w:t>）技术发展、清洁生产以及清洁生产审核的概念；</w:t>
      </w:r>
    </w:p>
    <w:p w:rsidR="00474C42" w:rsidRPr="000B60BF" w:rsidRDefault="002C3AB5">
      <w:pPr>
        <w:widowControl/>
        <w:adjustRightInd w:val="0"/>
        <w:snapToGrid w:val="0"/>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w:t>
      </w:r>
      <w:r w:rsidRPr="000B60BF">
        <w:rPr>
          <w:rFonts w:ascii="Times New Roman" w:hAnsi="Times New Roman"/>
          <w:kern w:val="0"/>
          <w:sz w:val="28"/>
          <w:szCs w:val="20"/>
          <w:u w:color="000000"/>
        </w:rPr>
        <w:t>2</w:t>
      </w:r>
      <w:r w:rsidRPr="000B60BF">
        <w:rPr>
          <w:rFonts w:ascii="Times New Roman" w:hAnsi="Times New Roman"/>
          <w:kern w:val="0"/>
          <w:sz w:val="28"/>
          <w:szCs w:val="20"/>
          <w:u w:color="000000"/>
        </w:rPr>
        <w:t>）清洁生产和末端治理的内容及其利与弊；</w:t>
      </w:r>
    </w:p>
    <w:p w:rsidR="00474C42" w:rsidRPr="000B60BF" w:rsidRDefault="002C3AB5">
      <w:pPr>
        <w:widowControl/>
        <w:adjustRightInd w:val="0"/>
        <w:snapToGrid w:val="0"/>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w:t>
      </w:r>
      <w:r w:rsidRPr="000B60BF">
        <w:rPr>
          <w:rFonts w:ascii="Times New Roman" w:hAnsi="Times New Roman"/>
          <w:kern w:val="0"/>
          <w:sz w:val="28"/>
          <w:szCs w:val="20"/>
          <w:u w:color="000000"/>
        </w:rPr>
        <w:t>3</w:t>
      </w:r>
      <w:r w:rsidRPr="000B60BF">
        <w:rPr>
          <w:rFonts w:ascii="Times New Roman" w:hAnsi="Times New Roman"/>
          <w:kern w:val="0"/>
          <w:sz w:val="28"/>
          <w:szCs w:val="20"/>
          <w:u w:color="000000"/>
        </w:rPr>
        <w:t>）国内外企业清洁生产审核的成功实例；</w:t>
      </w:r>
    </w:p>
    <w:p w:rsidR="00474C42" w:rsidRPr="000B60BF" w:rsidRDefault="002C3AB5">
      <w:pPr>
        <w:widowControl/>
        <w:adjustRightInd w:val="0"/>
        <w:snapToGrid w:val="0"/>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w:t>
      </w:r>
      <w:r w:rsidRPr="000B60BF">
        <w:rPr>
          <w:rFonts w:ascii="Times New Roman" w:hAnsi="Times New Roman"/>
          <w:kern w:val="0"/>
          <w:sz w:val="28"/>
          <w:szCs w:val="20"/>
          <w:u w:color="000000"/>
        </w:rPr>
        <w:t>4</w:t>
      </w:r>
      <w:r w:rsidRPr="000B60BF">
        <w:rPr>
          <w:rFonts w:ascii="Times New Roman" w:hAnsi="Times New Roman"/>
          <w:kern w:val="0"/>
          <w:sz w:val="28"/>
          <w:szCs w:val="20"/>
          <w:u w:color="000000"/>
        </w:rPr>
        <w:t>）清洁生产审核工作的内容与要求。</w:t>
      </w:r>
    </w:p>
    <w:p w:rsidR="00474C42" w:rsidRPr="000B60BF" w:rsidRDefault="002C3AB5">
      <w:pPr>
        <w:widowControl/>
        <w:adjustRightInd w:val="0"/>
        <w:snapToGrid w:val="0"/>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企业清洁生产动员及培训现场宣传图</w:t>
      </w:r>
      <w:r w:rsidRPr="000B60BF">
        <w:rPr>
          <w:rFonts w:ascii="Times New Roman" w:hAnsi="Times New Roman"/>
          <w:kern w:val="0"/>
          <w:sz w:val="28"/>
          <w:szCs w:val="20"/>
          <w:u w:color="000000"/>
        </w:rPr>
        <w:t>2.4-1</w:t>
      </w:r>
      <w:r w:rsidRPr="000B60BF">
        <w:rPr>
          <w:rFonts w:ascii="Times New Roman" w:hAnsi="Times New Roman"/>
          <w:kern w:val="0"/>
          <w:sz w:val="28"/>
          <w:szCs w:val="20"/>
          <w:u w:color="000000"/>
        </w:rPr>
        <w:t>如下：</w:t>
      </w:r>
    </w:p>
    <w:p w:rsidR="00474C42" w:rsidRPr="00A45742" w:rsidRDefault="007B0B65" w:rsidP="00020A59">
      <w:pPr>
        <w:widowControl/>
        <w:adjustRightInd w:val="0"/>
        <w:snapToGrid w:val="0"/>
        <w:ind w:firstLineChars="200" w:firstLine="420"/>
        <w:jc w:val="center"/>
        <w:textAlignment w:val="baseline"/>
        <w:rPr>
          <w:rFonts w:ascii="Times New Roman" w:hAnsi="Times New Roman"/>
          <w:b/>
          <w:bCs/>
          <w:kern w:val="0"/>
          <w:sz w:val="24"/>
          <w:szCs w:val="24"/>
        </w:rPr>
      </w:pPr>
      <w:ins w:id="50" w:author="Administrator" w:date="2017-08-30T08:46:00Z">
        <w:r>
          <w:rPr>
            <w:noProof/>
          </w:rPr>
          <w:drawing>
            <wp:inline distT="0" distB="0" distL="0" distR="0">
              <wp:extent cx="5743575" cy="4305300"/>
              <wp:effectExtent l="19050" t="0" r="9525" b="0"/>
              <wp:docPr id="16" name="图片 16" descr="C:\Users\Administrator\AppData\Local\Microsoft\Windows\INetCache\Content.Word\IMG_20170610_1001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INetCache\Content.Word\IMG_20170610_100114_1.jpg"/>
                      <pic:cNvPicPr>
                        <a:picLocks noChangeAspect="1" noChangeArrowheads="1"/>
                      </pic:cNvPicPr>
                    </pic:nvPicPr>
                    <pic:blipFill>
                      <a:blip r:embed="rId16" cstate="print"/>
                      <a:srcRect/>
                      <a:stretch>
                        <a:fillRect/>
                      </a:stretch>
                    </pic:blipFill>
                    <pic:spPr bwMode="auto">
                      <a:xfrm>
                        <a:off x="0" y="0"/>
                        <a:ext cx="5743575" cy="4305300"/>
                      </a:xfrm>
                      <a:prstGeom prst="rect">
                        <a:avLst/>
                      </a:prstGeom>
                      <a:noFill/>
                      <a:ln w="9525">
                        <a:noFill/>
                        <a:miter lim="800000"/>
                        <a:headEnd/>
                        <a:tailEnd/>
                      </a:ln>
                    </pic:spPr>
                  </pic:pic>
                </a:graphicData>
              </a:graphic>
            </wp:inline>
          </w:drawing>
        </w:r>
      </w:ins>
    </w:p>
    <w:p w:rsidR="00474C42" w:rsidRPr="000B60BF" w:rsidRDefault="002C3AB5">
      <w:pPr>
        <w:widowControl/>
        <w:adjustRightInd w:val="0"/>
        <w:snapToGrid w:val="0"/>
        <w:spacing w:line="520" w:lineRule="exact"/>
        <w:ind w:firstLineChars="200" w:firstLine="482"/>
        <w:jc w:val="center"/>
        <w:textAlignment w:val="baseline"/>
        <w:rPr>
          <w:rFonts w:ascii="Times New Roman" w:hAnsi="Times New Roman"/>
          <w:kern w:val="0"/>
          <w:sz w:val="28"/>
          <w:szCs w:val="20"/>
          <w:u w:color="000000"/>
        </w:rPr>
      </w:pPr>
      <w:r w:rsidRPr="000B60BF">
        <w:rPr>
          <w:rFonts w:ascii="Times New Roman" w:hAnsi="Times New Roman"/>
          <w:b/>
          <w:bCs/>
          <w:kern w:val="0"/>
          <w:sz w:val="24"/>
          <w:szCs w:val="24"/>
          <w:u w:color="000000"/>
        </w:rPr>
        <w:t>图</w:t>
      </w:r>
      <w:r w:rsidRPr="000B60BF">
        <w:rPr>
          <w:rFonts w:ascii="Times New Roman" w:hAnsi="Times New Roman"/>
          <w:b/>
          <w:bCs/>
          <w:kern w:val="0"/>
          <w:sz w:val="24"/>
          <w:szCs w:val="24"/>
          <w:u w:color="000000"/>
        </w:rPr>
        <w:t xml:space="preserve">2.4-1 </w:t>
      </w:r>
      <w:r w:rsidRPr="000B60BF">
        <w:rPr>
          <w:rFonts w:ascii="Times New Roman" w:hAnsi="Times New Roman"/>
          <w:b/>
          <w:bCs/>
          <w:kern w:val="0"/>
          <w:sz w:val="24"/>
          <w:szCs w:val="24"/>
          <w:u w:color="000000"/>
        </w:rPr>
        <w:t>清洁生产培训照片</w:t>
      </w:r>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此次清洁生产宣传动员大会于</w:t>
      </w:r>
      <w:r w:rsidR="004C4B15">
        <w:rPr>
          <w:rFonts w:ascii="Times New Roman" w:hAnsi="Times New Roman"/>
          <w:kern w:val="0"/>
          <w:sz w:val="28"/>
          <w:szCs w:val="28"/>
          <w:u w:color="000000"/>
        </w:rPr>
        <w:t>2017</w:t>
      </w:r>
      <w:r w:rsidRPr="000B60BF">
        <w:rPr>
          <w:rFonts w:ascii="Times New Roman" w:hAnsi="Times New Roman"/>
          <w:kern w:val="0"/>
          <w:sz w:val="28"/>
          <w:szCs w:val="28"/>
          <w:u w:color="000000"/>
        </w:rPr>
        <w:t>年</w:t>
      </w:r>
      <w:r w:rsidRPr="000B60BF">
        <w:rPr>
          <w:rFonts w:ascii="Times New Roman" w:hAnsi="Times New Roman"/>
          <w:kern w:val="0"/>
          <w:sz w:val="28"/>
          <w:szCs w:val="28"/>
          <w:u w:color="000000"/>
        </w:rPr>
        <w:t>6</w:t>
      </w:r>
      <w:r w:rsidRPr="000B60BF">
        <w:rPr>
          <w:rFonts w:ascii="Times New Roman" w:hAnsi="Times New Roman"/>
          <w:kern w:val="0"/>
          <w:sz w:val="28"/>
          <w:szCs w:val="28"/>
          <w:u w:color="000000"/>
        </w:rPr>
        <w:t>月</w:t>
      </w:r>
      <w:r w:rsidR="00BE0FE8">
        <w:rPr>
          <w:rFonts w:ascii="Times New Roman" w:hAnsi="Times New Roman" w:hint="eastAsia"/>
          <w:kern w:val="0"/>
          <w:sz w:val="28"/>
          <w:szCs w:val="28"/>
          <w:u w:color="000000"/>
        </w:rPr>
        <w:t>10</w:t>
      </w:r>
      <w:r w:rsidRPr="000B60BF">
        <w:rPr>
          <w:rFonts w:ascii="Times New Roman" w:hAnsi="Times New Roman"/>
          <w:kern w:val="0"/>
          <w:sz w:val="28"/>
          <w:szCs w:val="28"/>
          <w:u w:color="000000"/>
        </w:rPr>
        <w:t>日召开，主要是动员骨干员工结合本岗位工作从原料、能源、技术工艺、过程控制、设备、产品</w:t>
      </w:r>
      <w:r w:rsidRPr="000B60BF">
        <w:rPr>
          <w:rFonts w:ascii="Times New Roman" w:hAnsi="Times New Roman"/>
          <w:kern w:val="0"/>
          <w:sz w:val="28"/>
          <w:szCs w:val="28"/>
          <w:u w:color="000000"/>
        </w:rPr>
        <w:lastRenderedPageBreak/>
        <w:t>管理、员工、废弃物等八个方面讨论并提出清洁生产的合理化建议，审核小组收集汇总并经过讨论后，从中筛选出予以采纳的清洁生产方案。</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51" w:name="_Toc345404092"/>
      <w:bookmarkStart w:id="52" w:name="_Toc497203487"/>
      <w:r w:rsidRPr="000B60BF">
        <w:rPr>
          <w:rFonts w:ascii="Times New Roman" w:hAnsi="Times New Roman"/>
          <w:b/>
          <w:bCs/>
          <w:kern w:val="0"/>
          <w:sz w:val="28"/>
          <w:szCs w:val="28"/>
          <w:u w:color="000000"/>
        </w:rPr>
        <w:t xml:space="preserve">2.5 </w:t>
      </w:r>
      <w:r w:rsidRPr="000B60BF">
        <w:rPr>
          <w:rFonts w:ascii="Times New Roman" w:hAnsi="Times New Roman"/>
          <w:b/>
          <w:bCs/>
          <w:kern w:val="0"/>
          <w:sz w:val="28"/>
          <w:szCs w:val="28"/>
          <w:u w:color="000000"/>
        </w:rPr>
        <w:t>克服障碍</w:t>
      </w:r>
      <w:bookmarkEnd w:id="51"/>
      <w:bookmarkEnd w:id="52"/>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在企业初次开展清洁生产审核工作的过程中，审核小组遇到了各种各样的障碍，如不克服这些障碍，清洁生产审核工作将难以顺利开展，企业的清洁生产审核的预期目标将难以实现。为了尽量克服清洁生产审核工作中的各种障碍，针对在清洁生产审核工作中出现概念理解上的偏差和实施上的困难等不同类型的障碍，清洁生产审核小组及时进行了分析，提出相应的解决方法和对策，其主要措施列举于表</w:t>
      </w:r>
      <w:r w:rsidRPr="000B60BF">
        <w:rPr>
          <w:rFonts w:ascii="Times New Roman" w:hAnsi="Times New Roman"/>
          <w:kern w:val="0"/>
          <w:sz w:val="28"/>
          <w:szCs w:val="28"/>
          <w:u w:color="000000"/>
        </w:rPr>
        <w:t>2.5-1</w:t>
      </w:r>
      <w:r w:rsidRPr="000B60BF">
        <w:rPr>
          <w:rFonts w:ascii="Times New Roman" w:hAnsi="Times New Roman"/>
          <w:kern w:val="0"/>
          <w:sz w:val="28"/>
          <w:szCs w:val="28"/>
          <w:u w:color="000000"/>
        </w:rPr>
        <w:t>。</w:t>
      </w:r>
    </w:p>
    <w:p w:rsidR="00474C42" w:rsidRPr="000B60BF" w:rsidRDefault="002C3AB5">
      <w:pPr>
        <w:widowControl/>
        <w:jc w:val="left"/>
        <w:rPr>
          <w:rFonts w:ascii="Times New Roman" w:hAnsi="Times New Roman"/>
          <w:b/>
          <w:bCs/>
          <w:kern w:val="0"/>
          <w:sz w:val="24"/>
          <w:szCs w:val="24"/>
          <w:u w:color="000000"/>
        </w:rPr>
      </w:pPr>
      <w:r w:rsidRPr="000B60BF">
        <w:rPr>
          <w:rFonts w:ascii="Times New Roman" w:hAnsi="Times New Roman"/>
          <w:b/>
          <w:bCs/>
          <w:kern w:val="0"/>
          <w:sz w:val="24"/>
          <w:szCs w:val="24"/>
          <w:u w:color="000000"/>
        </w:rPr>
        <w:br w:type="page"/>
      </w:r>
    </w:p>
    <w:p w:rsidR="00474C42" w:rsidRPr="000B60BF" w:rsidRDefault="002C3AB5">
      <w:pPr>
        <w:widowControl/>
        <w:spacing w:line="520" w:lineRule="exact"/>
        <w:jc w:val="center"/>
        <w:textAlignment w:val="baseline"/>
        <w:rPr>
          <w:rFonts w:ascii="Times New Roman" w:hAnsi="Times New Roman"/>
          <w:b/>
          <w:bCs/>
          <w:kern w:val="0"/>
          <w:sz w:val="24"/>
          <w:szCs w:val="24"/>
          <w:u w:color="000000"/>
        </w:rPr>
      </w:pPr>
      <w:r w:rsidRPr="000B60BF">
        <w:rPr>
          <w:rFonts w:ascii="Times New Roman" w:hAnsi="Times New Roman"/>
          <w:b/>
          <w:bCs/>
          <w:kern w:val="0"/>
          <w:sz w:val="24"/>
          <w:szCs w:val="24"/>
          <w:u w:color="000000"/>
        </w:rPr>
        <w:lastRenderedPageBreak/>
        <w:t>表</w:t>
      </w:r>
      <w:r w:rsidRPr="000B60BF">
        <w:rPr>
          <w:rFonts w:ascii="Times New Roman" w:hAnsi="Times New Roman"/>
          <w:b/>
          <w:bCs/>
          <w:kern w:val="0"/>
          <w:sz w:val="24"/>
          <w:szCs w:val="24"/>
          <w:u w:color="000000"/>
        </w:rPr>
        <w:t xml:space="preserve">2.5-1 </w:t>
      </w:r>
      <w:r w:rsidRPr="000B60BF">
        <w:rPr>
          <w:rFonts w:ascii="Times New Roman" w:hAnsi="Times New Roman"/>
          <w:b/>
          <w:bCs/>
          <w:kern w:val="0"/>
          <w:sz w:val="24"/>
          <w:szCs w:val="24"/>
          <w:u w:color="000000"/>
        </w:rPr>
        <w:t>清洁生产障碍及解决办法</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016"/>
        <w:gridCol w:w="2900"/>
        <w:gridCol w:w="5440"/>
      </w:tblGrid>
      <w:tr w:rsidR="00474C42" w:rsidRPr="000B60BF">
        <w:trPr>
          <w:trHeight w:val="324"/>
          <w:jc w:val="center"/>
        </w:trPr>
        <w:tc>
          <w:tcPr>
            <w:tcW w:w="1016" w:type="dxa"/>
            <w:tcBorders>
              <w:top w:val="single" w:sz="12" w:space="0" w:color="auto"/>
              <w:bottom w:val="double" w:sz="4" w:space="0" w:color="auto"/>
            </w:tcBorders>
            <w:vAlign w:val="center"/>
          </w:tcPr>
          <w:p w:rsidR="00474C42" w:rsidRPr="000B60BF" w:rsidRDefault="002C3AB5">
            <w:pPr>
              <w:widowControl/>
              <w:spacing w:line="360" w:lineRule="exact"/>
              <w:ind w:left="-107" w:right="-107"/>
              <w:jc w:val="center"/>
              <w:textAlignment w:val="baseline"/>
              <w:rPr>
                <w:rFonts w:ascii="Times New Roman" w:hAnsi="Times New Roman"/>
                <w:b/>
                <w:kern w:val="0"/>
                <w:szCs w:val="21"/>
                <w:u w:color="000000"/>
              </w:rPr>
            </w:pPr>
            <w:r w:rsidRPr="000B60BF">
              <w:rPr>
                <w:rFonts w:ascii="Times New Roman" w:hAnsi="Times New Roman"/>
                <w:b/>
                <w:kern w:val="0"/>
                <w:szCs w:val="21"/>
                <w:u w:color="000000"/>
              </w:rPr>
              <w:t>障碍类型</w:t>
            </w:r>
          </w:p>
        </w:tc>
        <w:tc>
          <w:tcPr>
            <w:tcW w:w="2900" w:type="dxa"/>
            <w:tcBorders>
              <w:top w:val="single" w:sz="12" w:space="0" w:color="auto"/>
              <w:bottom w:val="double" w:sz="4" w:space="0" w:color="auto"/>
            </w:tcBorders>
            <w:vAlign w:val="center"/>
          </w:tcPr>
          <w:p w:rsidR="00474C42" w:rsidRPr="000B60BF" w:rsidRDefault="002C3AB5">
            <w:pPr>
              <w:widowControl/>
              <w:spacing w:line="360" w:lineRule="exact"/>
              <w:jc w:val="center"/>
              <w:textAlignment w:val="baseline"/>
              <w:rPr>
                <w:rFonts w:ascii="Times New Roman" w:hAnsi="Times New Roman"/>
                <w:b/>
                <w:kern w:val="0"/>
                <w:szCs w:val="21"/>
                <w:u w:color="000000"/>
              </w:rPr>
            </w:pPr>
            <w:r w:rsidRPr="000B60BF">
              <w:rPr>
                <w:rFonts w:ascii="Times New Roman" w:hAnsi="Times New Roman"/>
                <w:b/>
                <w:kern w:val="0"/>
                <w:szCs w:val="21"/>
                <w:u w:color="000000"/>
              </w:rPr>
              <w:t>障碍表现</w:t>
            </w:r>
          </w:p>
        </w:tc>
        <w:tc>
          <w:tcPr>
            <w:tcW w:w="5440" w:type="dxa"/>
            <w:tcBorders>
              <w:top w:val="single" w:sz="12" w:space="0" w:color="auto"/>
              <w:bottom w:val="double" w:sz="4" w:space="0" w:color="auto"/>
            </w:tcBorders>
            <w:vAlign w:val="center"/>
          </w:tcPr>
          <w:p w:rsidR="00474C42" w:rsidRPr="000B60BF" w:rsidRDefault="002C3AB5">
            <w:pPr>
              <w:widowControl/>
              <w:spacing w:line="360" w:lineRule="exact"/>
              <w:jc w:val="center"/>
              <w:textAlignment w:val="baseline"/>
              <w:rPr>
                <w:rFonts w:ascii="Times New Roman" w:hAnsi="Times New Roman"/>
                <w:b/>
                <w:kern w:val="0"/>
                <w:szCs w:val="21"/>
                <w:u w:color="000000"/>
              </w:rPr>
            </w:pPr>
            <w:r w:rsidRPr="000B60BF">
              <w:rPr>
                <w:rFonts w:ascii="Times New Roman" w:hAnsi="Times New Roman"/>
                <w:b/>
                <w:kern w:val="0"/>
                <w:szCs w:val="21"/>
                <w:u w:color="000000"/>
              </w:rPr>
              <w:t>解决方法</w:t>
            </w:r>
          </w:p>
        </w:tc>
      </w:tr>
      <w:tr w:rsidR="00474C42" w:rsidRPr="000B60BF">
        <w:trPr>
          <w:trHeight w:val="597"/>
          <w:jc w:val="center"/>
        </w:trPr>
        <w:tc>
          <w:tcPr>
            <w:tcW w:w="1016" w:type="dxa"/>
            <w:vMerge w:val="restart"/>
            <w:tcBorders>
              <w:top w:val="double" w:sz="4" w:space="0" w:color="auto"/>
            </w:tcBorders>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思想</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观念</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障碍</w:t>
            </w:r>
          </w:p>
        </w:tc>
        <w:tc>
          <w:tcPr>
            <w:tcW w:w="2900" w:type="dxa"/>
            <w:tcBorders>
              <w:top w:val="double" w:sz="4" w:space="0" w:color="auto"/>
            </w:tcBorders>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实施清洁生产审核投入大，看不到明显的经济效益</w:t>
            </w:r>
          </w:p>
        </w:tc>
        <w:tc>
          <w:tcPr>
            <w:tcW w:w="5440" w:type="dxa"/>
            <w:tcBorders>
              <w:top w:val="double" w:sz="4" w:space="0" w:color="auto"/>
            </w:tcBorders>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宣传清洁生产审核知识，介绍实施清洁生产审核成功经验和效益情况</w:t>
            </w:r>
          </w:p>
        </w:tc>
      </w:tr>
      <w:tr w:rsidR="00474C42" w:rsidRPr="000B60BF">
        <w:trPr>
          <w:trHeight w:val="78"/>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人员少、压力大，能否按时完成审核工作无把握</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由企业领导直接参与，组建清洁生产工作班子。落实人员，明确责任，各尽其职，统筹规划，协调完成</w:t>
            </w:r>
          </w:p>
        </w:tc>
      </w:tr>
      <w:tr w:rsidR="00474C42" w:rsidRPr="000B60BF">
        <w:trPr>
          <w:trHeight w:val="70"/>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时间紧张，员工对清洁生产认识不够</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加强全员培训力度，利用多种宣传、教育形式，提高认识</w:t>
            </w:r>
          </w:p>
        </w:tc>
      </w:tr>
      <w:tr w:rsidR="00474C42" w:rsidRPr="000B60BF">
        <w:trPr>
          <w:trHeight w:val="70"/>
          <w:jc w:val="center"/>
        </w:trPr>
        <w:tc>
          <w:tcPr>
            <w:tcW w:w="1016" w:type="dxa"/>
            <w:vMerge w:val="restart"/>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技术</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障碍</w:t>
            </w: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清洁生产审核程序比较复杂，会对正常生产造成冲击</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培训清洁生产专业内审人员，理清思路，由浅入深，由易到难，由局部引向全面逐步开展工作</w:t>
            </w:r>
          </w:p>
        </w:tc>
      </w:tr>
      <w:tr w:rsidR="00474C42" w:rsidRPr="000B60BF">
        <w:trPr>
          <w:trHeight w:val="115"/>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缺乏必要的清洁生产审核技术支持</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聘请外部清洁生产审核专业人员进行全过程咨询指导</w:t>
            </w:r>
          </w:p>
        </w:tc>
      </w:tr>
      <w:tr w:rsidR="00474C42" w:rsidRPr="000B60BF">
        <w:trPr>
          <w:trHeight w:val="293"/>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工艺改革涉及设备和技术，其难度较大</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克服畏难情绪，从自我岗位的点点滴滴做起，在小改小革中体现清洁生产思想</w:t>
            </w:r>
          </w:p>
        </w:tc>
      </w:tr>
      <w:tr w:rsidR="00474C42" w:rsidRPr="000B60BF">
        <w:trPr>
          <w:trHeight w:val="301"/>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物料平衡统计较为困难</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阐明进行物料平衡的必要性，投入相应的人力、物力，详细统计分析物料平衡，确保物料平衡结果的准确性，为分析污染物产生的原因提供基础数据</w:t>
            </w:r>
          </w:p>
        </w:tc>
      </w:tr>
      <w:tr w:rsidR="00474C42" w:rsidRPr="000B60BF">
        <w:trPr>
          <w:trHeight w:val="327"/>
          <w:jc w:val="center"/>
        </w:trPr>
        <w:tc>
          <w:tcPr>
            <w:tcW w:w="1016" w:type="dxa"/>
            <w:vMerge w:val="restart"/>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资金</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物资</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障碍</w:t>
            </w: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缺少进行清洁生产审核的资金</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企业内部挖潜，协调解决部分资金问题，如通过无</w:t>
            </w:r>
            <w:r w:rsidRPr="000B60BF">
              <w:rPr>
                <w:rFonts w:ascii="Times New Roman" w:hAnsi="Times New Roman"/>
                <w:kern w:val="0"/>
                <w:szCs w:val="21"/>
                <w:u w:color="000000"/>
              </w:rPr>
              <w:t>/</w:t>
            </w:r>
            <w:r w:rsidRPr="000B60BF">
              <w:rPr>
                <w:rFonts w:ascii="Times New Roman" w:hAnsi="Times New Roman"/>
                <w:kern w:val="0"/>
                <w:szCs w:val="21"/>
                <w:u w:color="000000"/>
              </w:rPr>
              <w:t>低费方案的效益中积累资金等</w:t>
            </w:r>
          </w:p>
        </w:tc>
      </w:tr>
      <w:tr w:rsidR="00474C42" w:rsidRPr="000B60BF">
        <w:trPr>
          <w:trHeight w:val="435"/>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缺乏物料平衡现场实测的计量设备</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积极向领导汇报，力争添置必要的计量设备，或委托其它单位进行计量工作</w:t>
            </w:r>
          </w:p>
        </w:tc>
      </w:tr>
      <w:tr w:rsidR="00474C42" w:rsidRPr="000B60BF">
        <w:trPr>
          <w:trHeight w:val="794"/>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中</w:t>
            </w:r>
            <w:r w:rsidRPr="000B60BF">
              <w:rPr>
                <w:rFonts w:ascii="Times New Roman" w:hAnsi="Times New Roman"/>
                <w:kern w:val="0"/>
                <w:szCs w:val="21"/>
                <w:u w:color="000000"/>
              </w:rPr>
              <w:t>/</w:t>
            </w:r>
            <w:r w:rsidRPr="000B60BF">
              <w:rPr>
                <w:rFonts w:ascii="Times New Roman" w:hAnsi="Times New Roman"/>
                <w:kern w:val="0"/>
                <w:szCs w:val="21"/>
                <w:u w:color="000000"/>
              </w:rPr>
              <w:t>高费方案资金投入较大，很难筹集专项资金</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结合企业的生产经营发展规划，协调解决清洁生产中</w:t>
            </w:r>
            <w:r w:rsidRPr="000B60BF">
              <w:rPr>
                <w:rFonts w:ascii="Times New Roman" w:hAnsi="Times New Roman"/>
                <w:kern w:val="0"/>
                <w:szCs w:val="21"/>
                <w:u w:color="000000"/>
              </w:rPr>
              <w:t>/</w:t>
            </w:r>
            <w:r w:rsidRPr="000B60BF">
              <w:rPr>
                <w:rFonts w:ascii="Times New Roman" w:hAnsi="Times New Roman"/>
                <w:kern w:val="0"/>
                <w:szCs w:val="21"/>
                <w:u w:color="000000"/>
              </w:rPr>
              <w:t>高费方案所需资金，确保能够解决主要问题的清洁生产方案所需的资金投入</w:t>
            </w:r>
          </w:p>
        </w:tc>
      </w:tr>
      <w:tr w:rsidR="00474C42" w:rsidRPr="000B60BF">
        <w:trPr>
          <w:trHeight w:val="301"/>
          <w:jc w:val="center"/>
        </w:trPr>
        <w:tc>
          <w:tcPr>
            <w:tcW w:w="1016" w:type="dxa"/>
            <w:vMerge w:val="restart"/>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政策</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法规</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障碍</w:t>
            </w: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实行清洁生产无具体详细的政策法规</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借鉴其他企业开展清洁生产审核的成功经验，结合我厂实际情况制定相关制度</w:t>
            </w:r>
          </w:p>
        </w:tc>
      </w:tr>
      <w:tr w:rsidR="00474C42" w:rsidRPr="000B60BF">
        <w:trPr>
          <w:trHeight w:val="794"/>
          <w:jc w:val="center"/>
        </w:trPr>
        <w:tc>
          <w:tcPr>
            <w:tcW w:w="1016" w:type="dxa"/>
            <w:vMerge/>
            <w:vAlign w:val="center"/>
          </w:tcPr>
          <w:p w:rsidR="00474C42" w:rsidRPr="000B60BF" w:rsidRDefault="00474C42">
            <w:pPr>
              <w:widowControl/>
              <w:spacing w:line="360" w:lineRule="exact"/>
              <w:jc w:val="center"/>
              <w:textAlignment w:val="baseline"/>
              <w:rPr>
                <w:rFonts w:ascii="Times New Roman" w:hAnsi="Times New Roman"/>
                <w:kern w:val="0"/>
                <w:szCs w:val="21"/>
                <w:u w:color="000000"/>
              </w:rPr>
            </w:pPr>
          </w:p>
        </w:tc>
        <w:tc>
          <w:tcPr>
            <w:tcW w:w="290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在现行的法规中未充分体现对开展清洁生产审核企业的政策扶持</w:t>
            </w:r>
          </w:p>
        </w:tc>
        <w:tc>
          <w:tcPr>
            <w:tcW w:w="5440" w:type="dxa"/>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通过各种途径呼吁国家和地方尽快制定并完善相关的政策与法规，以将各级政府对开展清洁生产审核企业的支持落实到实处</w:t>
            </w:r>
          </w:p>
        </w:tc>
      </w:tr>
      <w:tr w:rsidR="00474C42" w:rsidRPr="000B60BF">
        <w:trPr>
          <w:trHeight w:val="410"/>
          <w:jc w:val="center"/>
        </w:trPr>
        <w:tc>
          <w:tcPr>
            <w:tcW w:w="1016" w:type="dxa"/>
            <w:tcBorders>
              <w:bottom w:val="single" w:sz="4" w:space="0" w:color="auto"/>
            </w:tcBorders>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其它</w:t>
            </w:r>
          </w:p>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障碍</w:t>
            </w:r>
          </w:p>
        </w:tc>
        <w:tc>
          <w:tcPr>
            <w:tcW w:w="2900" w:type="dxa"/>
            <w:tcBorders>
              <w:bottom w:val="single" w:sz="4" w:space="0" w:color="auto"/>
            </w:tcBorders>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经过教育培训后，尚有部分人员认为工作过于复杂、严格，可能会在某种程度上影响生产</w:t>
            </w:r>
          </w:p>
        </w:tc>
        <w:tc>
          <w:tcPr>
            <w:tcW w:w="5440" w:type="dxa"/>
            <w:tcBorders>
              <w:bottom w:val="single" w:sz="4" w:space="0" w:color="auto"/>
            </w:tcBorders>
            <w:vAlign w:val="center"/>
          </w:tcPr>
          <w:p w:rsidR="00474C42" w:rsidRPr="000B60BF" w:rsidRDefault="002C3AB5">
            <w:pPr>
              <w:widowControl/>
              <w:spacing w:line="360" w:lineRule="exact"/>
              <w:jc w:val="center"/>
              <w:textAlignment w:val="baseline"/>
              <w:rPr>
                <w:rFonts w:ascii="Times New Roman" w:hAnsi="Times New Roman"/>
                <w:kern w:val="0"/>
                <w:szCs w:val="21"/>
                <w:u w:color="000000"/>
              </w:rPr>
            </w:pPr>
            <w:r w:rsidRPr="000B60BF">
              <w:rPr>
                <w:rFonts w:ascii="Times New Roman" w:hAnsi="Times New Roman"/>
                <w:kern w:val="0"/>
                <w:szCs w:val="21"/>
                <w:u w:color="000000"/>
              </w:rPr>
              <w:t>保留反对意见，继续开展工作，随着审核工作的深入，真正找到生产、管理中的不足，并及时实施无费或低费方案，用清洁生产方案实施后所取得的经济和环境效益进行生动教育，从根本上消除各种顾虑，促进生产发展</w:t>
            </w:r>
          </w:p>
        </w:tc>
      </w:tr>
    </w:tbl>
    <w:p w:rsidR="00474C42" w:rsidRPr="000B60BF" w:rsidRDefault="00474C42">
      <w:pPr>
        <w:pStyle w:val="affffa"/>
        <w:rPr>
          <w:rFonts w:ascii="Times New Roman" w:hAnsi="Times New Roman"/>
          <w:kern w:val="44"/>
          <w:u w:color="000000"/>
        </w:rPr>
      </w:pPr>
      <w:bookmarkStart w:id="53" w:name="_Toc413045722"/>
    </w:p>
    <w:p w:rsidR="00474C42" w:rsidRPr="000B60BF" w:rsidRDefault="002C3AB5">
      <w:pPr>
        <w:widowControl/>
        <w:jc w:val="left"/>
        <w:rPr>
          <w:rFonts w:ascii="Times New Roman" w:eastAsiaTheme="minorEastAsia" w:hAnsi="Times New Roman"/>
          <w:b/>
          <w:bCs/>
          <w:kern w:val="44"/>
          <w:sz w:val="32"/>
          <w:szCs w:val="32"/>
          <w:u w:color="000000"/>
        </w:rPr>
      </w:pPr>
      <w:r w:rsidRPr="000B60BF">
        <w:rPr>
          <w:rFonts w:ascii="Times New Roman" w:eastAsiaTheme="minorEastAsia" w:hAnsi="Times New Roman"/>
          <w:b/>
          <w:bCs/>
          <w:kern w:val="44"/>
          <w:sz w:val="32"/>
          <w:szCs w:val="32"/>
          <w:u w:color="000000"/>
        </w:rPr>
        <w:br w:type="page"/>
      </w:r>
    </w:p>
    <w:p w:rsidR="00474C42" w:rsidRPr="000B60BF" w:rsidRDefault="002C3AB5">
      <w:pPr>
        <w:keepNext/>
        <w:keepLines/>
        <w:widowControl/>
        <w:spacing w:line="520" w:lineRule="exact"/>
        <w:textAlignment w:val="baseline"/>
        <w:outlineLvl w:val="0"/>
        <w:rPr>
          <w:rFonts w:ascii="Times New Roman" w:eastAsiaTheme="minorEastAsia" w:hAnsi="Times New Roman"/>
          <w:b/>
          <w:bCs/>
          <w:kern w:val="44"/>
          <w:sz w:val="32"/>
          <w:szCs w:val="32"/>
          <w:u w:color="000000"/>
        </w:rPr>
      </w:pPr>
      <w:bookmarkStart w:id="54" w:name="_Toc497203488"/>
      <w:r w:rsidRPr="000B60BF">
        <w:rPr>
          <w:rFonts w:ascii="Times New Roman" w:eastAsiaTheme="minorEastAsia" w:hAnsi="Times New Roman"/>
          <w:b/>
          <w:bCs/>
          <w:kern w:val="44"/>
          <w:sz w:val="32"/>
          <w:szCs w:val="32"/>
          <w:u w:color="000000"/>
        </w:rPr>
        <w:lastRenderedPageBreak/>
        <w:t xml:space="preserve">3 </w:t>
      </w:r>
      <w:r w:rsidRPr="000B60BF">
        <w:rPr>
          <w:rFonts w:ascii="Times New Roman" w:eastAsiaTheme="minorEastAsia" w:hAnsi="Times New Roman"/>
          <w:b/>
          <w:bCs/>
          <w:kern w:val="44"/>
          <w:sz w:val="32"/>
          <w:szCs w:val="32"/>
          <w:u w:color="000000"/>
        </w:rPr>
        <w:t>预评估</w:t>
      </w:r>
      <w:bookmarkEnd w:id="53"/>
      <w:bookmarkEnd w:id="54"/>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预评估是对企业全貌进行调查分析，寻找和发现清洁生产的潜力和机会，从而确定本次审核的重点。本阶段工作重点是评价企业的物耗、能耗以及产污、排污状况，确定审核重点并设置清洁生产目标，提出并着手实施简单易行的无</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低费方案。</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55" w:name="_Toc413045723"/>
      <w:bookmarkStart w:id="56" w:name="_Toc497203489"/>
      <w:r w:rsidRPr="000B60BF">
        <w:rPr>
          <w:rFonts w:ascii="Times New Roman" w:hAnsi="Times New Roman"/>
          <w:b/>
          <w:bCs/>
          <w:kern w:val="0"/>
          <w:sz w:val="28"/>
          <w:szCs w:val="28"/>
          <w:u w:color="000000"/>
        </w:rPr>
        <w:t xml:space="preserve">3.1 </w:t>
      </w:r>
      <w:r w:rsidRPr="000B60BF">
        <w:rPr>
          <w:rFonts w:ascii="Times New Roman" w:hAnsi="Times New Roman"/>
          <w:b/>
          <w:bCs/>
          <w:kern w:val="0"/>
          <w:sz w:val="28"/>
          <w:szCs w:val="28"/>
          <w:u w:color="000000"/>
        </w:rPr>
        <w:t>企业概况</w:t>
      </w:r>
      <w:bookmarkEnd w:id="55"/>
      <w:bookmarkEnd w:id="56"/>
      <w:r w:rsidRPr="000B60BF">
        <w:rPr>
          <w:rFonts w:ascii="Times New Roman" w:hAnsi="Times New Roman"/>
          <w:b/>
          <w:bCs/>
          <w:kern w:val="0"/>
          <w:sz w:val="28"/>
          <w:szCs w:val="28"/>
          <w:u w:color="000000"/>
        </w:rPr>
        <w:t xml:space="preserve"> </w:t>
      </w:r>
    </w:p>
    <w:p w:rsidR="00474C42" w:rsidRPr="000B60BF" w:rsidRDefault="002C3AB5">
      <w:pPr>
        <w:keepNext/>
        <w:keepLines/>
        <w:spacing w:line="520" w:lineRule="exact"/>
        <w:outlineLvl w:val="2"/>
        <w:rPr>
          <w:rFonts w:ascii="Times New Roman" w:hAnsi="Times New Roman"/>
          <w:b/>
          <w:bCs/>
          <w:sz w:val="28"/>
          <w:szCs w:val="28"/>
        </w:rPr>
      </w:pPr>
      <w:bookmarkStart w:id="57" w:name="_Toc459193965"/>
      <w:bookmarkStart w:id="58" w:name="_Toc459878952"/>
      <w:bookmarkStart w:id="59" w:name="_Toc460932043"/>
      <w:bookmarkStart w:id="60" w:name="_Toc497203490"/>
      <w:r w:rsidRPr="000B60BF">
        <w:rPr>
          <w:rFonts w:ascii="Times New Roman" w:hAnsi="Times New Roman"/>
          <w:b/>
          <w:bCs/>
          <w:sz w:val="28"/>
          <w:szCs w:val="28"/>
        </w:rPr>
        <w:t xml:space="preserve">3.1.1 </w:t>
      </w:r>
      <w:r w:rsidRPr="000B60BF">
        <w:rPr>
          <w:rFonts w:ascii="Times New Roman" w:hAnsi="Times New Roman"/>
          <w:b/>
          <w:bCs/>
          <w:sz w:val="28"/>
          <w:szCs w:val="28"/>
        </w:rPr>
        <w:t>企业发展简史和规模产值</w:t>
      </w:r>
      <w:bookmarkEnd w:id="57"/>
      <w:bookmarkEnd w:id="58"/>
      <w:bookmarkEnd w:id="59"/>
      <w:bookmarkEnd w:id="60"/>
    </w:p>
    <w:p w:rsidR="00474C42" w:rsidRPr="00DF0000" w:rsidRDefault="007E791A">
      <w:pPr>
        <w:spacing w:line="520" w:lineRule="exact"/>
        <w:ind w:firstLineChars="200" w:firstLine="560"/>
        <w:rPr>
          <w:rFonts w:ascii="Times New Roman" w:hAnsi="Times New Roman"/>
          <w:bCs/>
          <w:sz w:val="28"/>
          <w:szCs w:val="28"/>
        </w:rPr>
      </w:pPr>
      <w:r>
        <w:rPr>
          <w:rFonts w:ascii="Times New Roman" w:hAnsi="Times New Roman"/>
          <w:sz w:val="28"/>
          <w:szCs w:val="28"/>
        </w:rPr>
        <w:t>苏州市兴邦化学建材有限公司</w:t>
      </w:r>
      <w:r w:rsidR="002C3AB5" w:rsidRPr="000B60BF">
        <w:rPr>
          <w:rFonts w:ascii="Times New Roman" w:hAnsi="Times New Roman"/>
          <w:sz w:val="28"/>
          <w:szCs w:val="28"/>
        </w:rPr>
        <w:t>，</w:t>
      </w:r>
      <w:r w:rsidR="00316D00">
        <w:rPr>
          <w:rFonts w:ascii="Times New Roman" w:hAnsi="Times New Roman" w:hint="eastAsia"/>
          <w:sz w:val="28"/>
          <w:szCs w:val="28"/>
        </w:rPr>
        <w:t>位于</w:t>
      </w:r>
      <w:r w:rsidR="00316D00" w:rsidRPr="00316D00">
        <w:rPr>
          <w:rFonts w:ascii="Times New Roman" w:hAnsi="Times New Roman" w:hint="eastAsia"/>
          <w:sz w:val="28"/>
          <w:szCs w:val="28"/>
        </w:rPr>
        <w:t>苏州市相城区望亭镇新华</w:t>
      </w:r>
      <w:r w:rsidR="008B1FDE">
        <w:rPr>
          <w:rFonts w:ascii="Times New Roman" w:hAnsi="Times New Roman" w:hint="eastAsia"/>
          <w:sz w:val="28"/>
          <w:szCs w:val="28"/>
        </w:rPr>
        <w:t>开发区</w:t>
      </w:r>
      <w:r w:rsidR="002C3AB5" w:rsidRPr="000B60BF">
        <w:rPr>
          <w:rFonts w:ascii="Times New Roman" w:hAnsi="Times New Roman"/>
          <w:sz w:val="28"/>
          <w:szCs w:val="28"/>
        </w:rPr>
        <w:t>，</w:t>
      </w:r>
      <w:r w:rsidR="002C3AB5" w:rsidRPr="006A3160">
        <w:rPr>
          <w:rFonts w:ascii="Times New Roman" w:hAnsi="Times New Roman"/>
          <w:sz w:val="28"/>
          <w:szCs w:val="28"/>
        </w:rPr>
        <w:t>于</w:t>
      </w:r>
      <w:r w:rsidR="002C3AB5" w:rsidRPr="006A3160">
        <w:rPr>
          <w:rFonts w:ascii="Times New Roman" w:hAnsi="Times New Roman"/>
          <w:sz w:val="28"/>
          <w:szCs w:val="28"/>
        </w:rPr>
        <w:t>200</w:t>
      </w:r>
      <w:r w:rsidR="001677AB" w:rsidRPr="006A3160">
        <w:rPr>
          <w:rFonts w:ascii="Times New Roman" w:hAnsi="Times New Roman" w:hint="eastAsia"/>
          <w:sz w:val="28"/>
          <w:szCs w:val="28"/>
        </w:rPr>
        <w:t>6</w:t>
      </w:r>
      <w:r w:rsidR="002C3AB5" w:rsidRPr="006A3160">
        <w:rPr>
          <w:rFonts w:ascii="Times New Roman" w:hAnsi="Times New Roman"/>
          <w:sz w:val="28"/>
          <w:szCs w:val="28"/>
        </w:rPr>
        <w:t>年</w:t>
      </w:r>
      <w:r w:rsidR="001677AB" w:rsidRPr="006A3160">
        <w:rPr>
          <w:rFonts w:ascii="Times New Roman" w:hAnsi="Times New Roman" w:hint="eastAsia"/>
          <w:sz w:val="28"/>
          <w:szCs w:val="28"/>
        </w:rPr>
        <w:t>8</w:t>
      </w:r>
      <w:r w:rsidR="002C3AB5" w:rsidRPr="006A3160">
        <w:rPr>
          <w:rFonts w:ascii="Times New Roman" w:hAnsi="Times New Roman"/>
          <w:sz w:val="28"/>
          <w:szCs w:val="28"/>
        </w:rPr>
        <w:t>月</w:t>
      </w:r>
      <w:r w:rsidR="001677AB" w:rsidRPr="006A3160">
        <w:rPr>
          <w:rFonts w:ascii="Times New Roman" w:hAnsi="Times New Roman" w:hint="eastAsia"/>
          <w:sz w:val="28"/>
          <w:szCs w:val="28"/>
        </w:rPr>
        <w:t>8</w:t>
      </w:r>
      <w:r w:rsidR="001677AB" w:rsidRPr="006A3160">
        <w:rPr>
          <w:rFonts w:ascii="Times New Roman" w:hAnsi="Times New Roman" w:hint="eastAsia"/>
          <w:sz w:val="28"/>
          <w:szCs w:val="28"/>
        </w:rPr>
        <w:t>日</w:t>
      </w:r>
      <w:r w:rsidR="002C3AB5" w:rsidRPr="006A3160">
        <w:rPr>
          <w:rFonts w:ascii="Times New Roman" w:hAnsi="Times New Roman"/>
          <w:sz w:val="28"/>
          <w:szCs w:val="28"/>
        </w:rPr>
        <w:t>通过了</w:t>
      </w:r>
      <w:r w:rsidR="001677AB" w:rsidRPr="006A3160">
        <w:rPr>
          <w:rFonts w:ascii="Times New Roman" w:hAnsi="Times New Roman" w:hint="eastAsia"/>
          <w:sz w:val="28"/>
          <w:szCs w:val="28"/>
        </w:rPr>
        <w:t>苏州市</w:t>
      </w:r>
      <w:r w:rsidR="002C3AB5" w:rsidRPr="006A3160">
        <w:rPr>
          <w:rFonts w:ascii="Times New Roman" w:hAnsi="Times New Roman"/>
          <w:sz w:val="28"/>
          <w:szCs w:val="28"/>
        </w:rPr>
        <w:t>环保局审批（</w:t>
      </w:r>
      <w:r w:rsidR="001677AB" w:rsidRPr="006A3160">
        <w:rPr>
          <w:rFonts w:ascii="Times New Roman" w:hAnsi="Times New Roman" w:hint="eastAsia"/>
          <w:sz w:val="28"/>
          <w:szCs w:val="28"/>
        </w:rPr>
        <w:t>苏环建</w:t>
      </w:r>
      <w:r w:rsidR="002C3AB5" w:rsidRPr="006A3160">
        <w:rPr>
          <w:rFonts w:ascii="Times New Roman" w:hAnsi="Times New Roman"/>
          <w:sz w:val="28"/>
          <w:szCs w:val="28"/>
        </w:rPr>
        <w:t>[200</w:t>
      </w:r>
      <w:r w:rsidR="001677AB" w:rsidRPr="006A3160">
        <w:rPr>
          <w:rFonts w:ascii="Times New Roman" w:hAnsi="Times New Roman" w:hint="eastAsia"/>
          <w:sz w:val="28"/>
          <w:szCs w:val="28"/>
        </w:rPr>
        <w:t>6</w:t>
      </w:r>
      <w:r w:rsidR="002C3AB5" w:rsidRPr="006A3160">
        <w:rPr>
          <w:rFonts w:ascii="Times New Roman" w:hAnsi="Times New Roman"/>
          <w:sz w:val="28"/>
          <w:szCs w:val="28"/>
        </w:rPr>
        <w:t>]</w:t>
      </w:r>
      <w:r w:rsidR="001677AB" w:rsidRPr="006A3160">
        <w:rPr>
          <w:rFonts w:ascii="Times New Roman" w:hAnsi="Times New Roman" w:hint="eastAsia"/>
          <w:sz w:val="28"/>
          <w:szCs w:val="28"/>
        </w:rPr>
        <w:t>701</w:t>
      </w:r>
      <w:r w:rsidR="002C3AB5" w:rsidRPr="006A3160">
        <w:rPr>
          <w:rFonts w:ascii="Times New Roman" w:hAnsi="Times New Roman"/>
          <w:sz w:val="28"/>
          <w:szCs w:val="28"/>
        </w:rPr>
        <w:t>号），并于</w:t>
      </w:r>
      <w:r w:rsidR="002C3AB5" w:rsidRPr="006A3160">
        <w:rPr>
          <w:rFonts w:ascii="Times New Roman" w:hAnsi="Times New Roman"/>
          <w:sz w:val="28"/>
          <w:szCs w:val="28"/>
        </w:rPr>
        <w:t>2009</w:t>
      </w:r>
      <w:r w:rsidR="002C3AB5" w:rsidRPr="006A3160">
        <w:rPr>
          <w:rFonts w:ascii="Times New Roman" w:hAnsi="Times New Roman"/>
          <w:sz w:val="28"/>
          <w:szCs w:val="28"/>
        </w:rPr>
        <w:t>年</w:t>
      </w:r>
      <w:r w:rsidR="002C3AB5" w:rsidRPr="006A3160">
        <w:rPr>
          <w:rFonts w:ascii="Times New Roman" w:hAnsi="Times New Roman"/>
          <w:sz w:val="28"/>
          <w:szCs w:val="28"/>
        </w:rPr>
        <w:t>2</w:t>
      </w:r>
      <w:r w:rsidR="002C3AB5" w:rsidRPr="006A3160">
        <w:rPr>
          <w:rFonts w:ascii="Times New Roman" w:hAnsi="Times New Roman"/>
          <w:sz w:val="28"/>
          <w:szCs w:val="28"/>
        </w:rPr>
        <w:t>月通过了</w:t>
      </w:r>
      <w:r w:rsidR="00076921" w:rsidRPr="006A3160">
        <w:rPr>
          <w:rFonts w:ascii="Times New Roman" w:hAnsi="Times New Roman"/>
          <w:sz w:val="28"/>
          <w:szCs w:val="28"/>
        </w:rPr>
        <w:t>相城区</w:t>
      </w:r>
      <w:r w:rsidR="002C3AB5" w:rsidRPr="006A3160">
        <w:rPr>
          <w:rFonts w:ascii="Times New Roman" w:hAnsi="Times New Roman"/>
          <w:sz w:val="28"/>
          <w:szCs w:val="28"/>
        </w:rPr>
        <w:t>环保局工程验收。</w:t>
      </w:r>
      <w:r w:rsidR="000E704A" w:rsidRPr="000B60BF">
        <w:rPr>
          <w:rFonts w:ascii="Times New Roman" w:hAnsi="Times New Roman"/>
          <w:sz w:val="28"/>
          <w:szCs w:val="28"/>
        </w:rPr>
        <w:t>企业</w:t>
      </w:r>
      <w:r w:rsidR="002C3AB5" w:rsidRPr="000B60BF">
        <w:rPr>
          <w:rFonts w:ascii="Times New Roman" w:hAnsi="Times New Roman"/>
          <w:sz w:val="28"/>
          <w:szCs w:val="28"/>
        </w:rPr>
        <w:t>目前投资总额</w:t>
      </w:r>
      <w:r w:rsidR="00BE0FE8">
        <w:rPr>
          <w:rFonts w:ascii="Times New Roman" w:hAnsi="Times New Roman" w:hint="eastAsia"/>
          <w:sz w:val="28"/>
          <w:szCs w:val="28"/>
        </w:rPr>
        <w:t>3000</w:t>
      </w:r>
      <w:r w:rsidR="002C3AB5" w:rsidRPr="000B60BF">
        <w:rPr>
          <w:rFonts w:ascii="Times New Roman" w:hAnsi="Times New Roman"/>
          <w:sz w:val="28"/>
          <w:szCs w:val="28"/>
        </w:rPr>
        <w:t>万元，注册资本额</w:t>
      </w:r>
      <w:r w:rsidR="004157E9">
        <w:rPr>
          <w:rFonts w:ascii="Times New Roman" w:hAnsi="Times New Roman" w:hint="eastAsia"/>
          <w:sz w:val="28"/>
          <w:szCs w:val="28"/>
        </w:rPr>
        <w:t>800</w:t>
      </w:r>
      <w:r w:rsidR="002C3AB5" w:rsidRPr="000B60BF">
        <w:rPr>
          <w:rFonts w:ascii="Times New Roman" w:hAnsi="Times New Roman"/>
          <w:sz w:val="28"/>
          <w:szCs w:val="28"/>
        </w:rPr>
        <w:t>万元，</w:t>
      </w:r>
      <w:r w:rsidR="002C3AB5" w:rsidRPr="00856730">
        <w:rPr>
          <w:rFonts w:ascii="Times New Roman" w:hAnsi="Times New Roman"/>
          <w:sz w:val="28"/>
          <w:szCs w:val="28"/>
          <w:highlight w:val="yellow"/>
          <w:rPrChange w:id="61" w:author="user" w:date="2017-11-25T17:46:00Z">
            <w:rPr>
              <w:rFonts w:ascii="Times New Roman" w:hAnsi="Times New Roman"/>
              <w:sz w:val="28"/>
              <w:szCs w:val="28"/>
            </w:rPr>
          </w:rPrChange>
        </w:rPr>
        <w:t>主要从事</w:t>
      </w:r>
      <w:r w:rsidR="00BE0FE8" w:rsidRPr="00856730">
        <w:rPr>
          <w:rFonts w:ascii="Times New Roman" w:hAnsi="Times New Roman" w:hint="eastAsia"/>
          <w:sz w:val="28"/>
          <w:szCs w:val="28"/>
          <w:highlight w:val="yellow"/>
          <w:rPrChange w:id="62" w:author="user" w:date="2017-11-25T17:46:00Z">
            <w:rPr>
              <w:rFonts w:ascii="Times New Roman" w:hAnsi="Times New Roman" w:hint="eastAsia"/>
              <w:sz w:val="28"/>
              <w:szCs w:val="28"/>
            </w:rPr>
          </w:rPrChange>
        </w:rPr>
        <w:t>生产混凝土</w:t>
      </w:r>
      <w:r w:rsidR="004A7249" w:rsidRPr="00856730">
        <w:rPr>
          <w:rFonts w:ascii="Times New Roman" w:hAnsi="Times New Roman" w:hint="eastAsia"/>
          <w:sz w:val="28"/>
          <w:szCs w:val="28"/>
          <w:highlight w:val="yellow"/>
          <w:rPrChange w:id="63" w:author="user" w:date="2017-11-25T17:46:00Z">
            <w:rPr>
              <w:rFonts w:ascii="Times New Roman" w:hAnsi="Times New Roman" w:hint="eastAsia"/>
              <w:sz w:val="28"/>
              <w:szCs w:val="28"/>
            </w:rPr>
          </w:rPrChange>
        </w:rPr>
        <w:t>添</w:t>
      </w:r>
      <w:r w:rsidR="00BE0FE8" w:rsidRPr="00856730">
        <w:rPr>
          <w:rFonts w:ascii="Times New Roman" w:hAnsi="Times New Roman" w:hint="eastAsia"/>
          <w:sz w:val="28"/>
          <w:szCs w:val="28"/>
          <w:highlight w:val="yellow"/>
          <w:rPrChange w:id="64" w:author="user" w:date="2017-11-25T17:46:00Z">
            <w:rPr>
              <w:rFonts w:ascii="Times New Roman" w:hAnsi="Times New Roman" w:hint="eastAsia"/>
              <w:sz w:val="28"/>
              <w:szCs w:val="28"/>
            </w:rPr>
          </w:rPrChange>
        </w:rPr>
        <w:t>加剂、钢纤维混凝土窨井盖和复合材料模压井盖</w:t>
      </w:r>
      <w:r w:rsidR="000C7019">
        <w:rPr>
          <w:rFonts w:ascii="Times New Roman" w:hAnsi="Times New Roman"/>
          <w:sz w:val="28"/>
          <w:szCs w:val="28"/>
        </w:rPr>
        <w:t>，最终形成</w:t>
      </w:r>
      <w:r w:rsidR="000C7019">
        <w:rPr>
          <w:rFonts w:ascii="Times New Roman" w:hAnsi="Times New Roman" w:hint="eastAsia"/>
          <w:sz w:val="28"/>
          <w:szCs w:val="28"/>
        </w:rPr>
        <w:t>年生产</w:t>
      </w:r>
      <w:commentRangeStart w:id="65"/>
      <w:r w:rsidR="000C7019" w:rsidRPr="00856730">
        <w:rPr>
          <w:rFonts w:ascii="Times New Roman" w:hAnsi="Times New Roman" w:hint="eastAsia"/>
          <w:sz w:val="28"/>
          <w:szCs w:val="28"/>
          <w:highlight w:val="yellow"/>
          <w:rPrChange w:id="66" w:author="user" w:date="2017-11-25T17:46:00Z">
            <w:rPr>
              <w:rFonts w:ascii="Times New Roman" w:hAnsi="Times New Roman" w:hint="eastAsia"/>
              <w:sz w:val="28"/>
              <w:szCs w:val="28"/>
            </w:rPr>
          </w:rPrChange>
        </w:rPr>
        <w:t>混凝土外加剂</w:t>
      </w:r>
      <w:r w:rsidR="000C7019" w:rsidRPr="00856730">
        <w:rPr>
          <w:rFonts w:ascii="Times New Roman" w:hAnsi="Times New Roman" w:hint="eastAsia"/>
          <w:sz w:val="28"/>
          <w:szCs w:val="28"/>
          <w:highlight w:val="yellow"/>
          <w:rPrChange w:id="67" w:author="user" w:date="2017-11-25T17:46:00Z">
            <w:rPr>
              <w:rFonts w:ascii="Times New Roman" w:hAnsi="Times New Roman" w:hint="eastAsia"/>
              <w:sz w:val="28"/>
              <w:szCs w:val="28"/>
            </w:rPr>
          </w:rPrChange>
        </w:rPr>
        <w:t>1500</w:t>
      </w:r>
      <w:r w:rsidR="002C3AB5" w:rsidRPr="00856730">
        <w:rPr>
          <w:rFonts w:ascii="Times New Roman" w:hAnsi="Times New Roman"/>
          <w:sz w:val="28"/>
          <w:szCs w:val="28"/>
          <w:highlight w:val="yellow"/>
          <w:rPrChange w:id="68" w:author="user" w:date="2017-11-25T17:46:00Z">
            <w:rPr>
              <w:rFonts w:ascii="Times New Roman" w:hAnsi="Times New Roman"/>
              <w:sz w:val="28"/>
              <w:szCs w:val="28"/>
            </w:rPr>
          </w:rPrChange>
        </w:rPr>
        <w:t>吨的生产规模</w:t>
      </w:r>
      <w:commentRangeEnd w:id="65"/>
      <w:r w:rsidR="00856730">
        <w:rPr>
          <w:rStyle w:val="afe"/>
          <w:rFonts w:ascii="宋体" w:eastAsia="全真楷書" w:hAnsi="Times New Roman"/>
          <w:color w:val="000000"/>
          <w:kern w:val="0"/>
          <w:u w:color="000000"/>
        </w:rPr>
        <w:commentReference w:id="65"/>
      </w:r>
      <w:r w:rsidR="002C3AB5" w:rsidRPr="000B60BF">
        <w:rPr>
          <w:rFonts w:ascii="Times New Roman" w:hAnsi="Times New Roman"/>
          <w:sz w:val="28"/>
          <w:szCs w:val="28"/>
        </w:rPr>
        <w:t>。</w:t>
      </w:r>
      <w:r w:rsidR="000C7019">
        <w:rPr>
          <w:rFonts w:ascii="Times New Roman" w:hAnsi="Times New Roman"/>
          <w:bCs/>
          <w:sz w:val="28"/>
          <w:szCs w:val="28"/>
        </w:rPr>
        <w:t>201</w:t>
      </w:r>
      <w:r w:rsidR="000C7019">
        <w:rPr>
          <w:rFonts w:ascii="Times New Roman" w:hAnsi="Times New Roman" w:hint="eastAsia"/>
          <w:bCs/>
          <w:sz w:val="28"/>
          <w:szCs w:val="28"/>
        </w:rPr>
        <w:t>6</w:t>
      </w:r>
      <w:r w:rsidR="000C7019">
        <w:rPr>
          <w:rFonts w:ascii="Times New Roman" w:hAnsi="Times New Roman"/>
          <w:bCs/>
          <w:sz w:val="28"/>
          <w:szCs w:val="28"/>
        </w:rPr>
        <w:t>年公司</w:t>
      </w:r>
      <w:r w:rsidR="000C7019">
        <w:rPr>
          <w:rFonts w:ascii="Times New Roman" w:hAnsi="Times New Roman" w:hint="eastAsia"/>
          <w:bCs/>
          <w:sz w:val="28"/>
          <w:szCs w:val="28"/>
        </w:rPr>
        <w:t>生产混凝土外加剂</w:t>
      </w:r>
      <w:r w:rsidR="000C7019">
        <w:rPr>
          <w:rFonts w:ascii="Times New Roman" w:hAnsi="Times New Roman" w:hint="eastAsia"/>
          <w:bCs/>
          <w:sz w:val="28"/>
          <w:szCs w:val="28"/>
        </w:rPr>
        <w:t>1500</w:t>
      </w:r>
      <w:r w:rsidR="002C3AB5" w:rsidRPr="000B60BF">
        <w:rPr>
          <w:rFonts w:ascii="Times New Roman" w:hAnsi="Times New Roman"/>
          <w:bCs/>
          <w:sz w:val="28"/>
          <w:szCs w:val="28"/>
        </w:rPr>
        <w:t>t</w:t>
      </w:r>
      <w:r w:rsidR="000C7019">
        <w:rPr>
          <w:rFonts w:ascii="Times New Roman" w:hAnsi="Times New Roman"/>
          <w:bCs/>
          <w:sz w:val="28"/>
          <w:szCs w:val="28"/>
        </w:rPr>
        <w:t>，</w:t>
      </w:r>
      <w:r w:rsidR="002C3AB5" w:rsidRPr="000B60BF">
        <w:rPr>
          <w:rFonts w:ascii="Times New Roman" w:hAnsi="Times New Roman"/>
          <w:bCs/>
          <w:sz w:val="28"/>
          <w:szCs w:val="28"/>
        </w:rPr>
        <w:t>实现</w:t>
      </w:r>
      <w:r w:rsidR="000E704A" w:rsidRPr="000B60BF">
        <w:rPr>
          <w:rFonts w:ascii="Times New Roman" w:hAnsi="Times New Roman"/>
          <w:bCs/>
          <w:sz w:val="28"/>
          <w:szCs w:val="28"/>
        </w:rPr>
        <w:t>产值</w:t>
      </w:r>
      <w:r w:rsidR="000C7019">
        <w:rPr>
          <w:rFonts w:ascii="Times New Roman" w:hAnsi="Times New Roman" w:hint="eastAsia"/>
          <w:bCs/>
          <w:sz w:val="28"/>
          <w:szCs w:val="28"/>
        </w:rPr>
        <w:t>6823</w:t>
      </w:r>
      <w:r w:rsidR="002C3AB5" w:rsidRPr="000B60BF">
        <w:rPr>
          <w:rFonts w:ascii="Times New Roman" w:hAnsi="Times New Roman"/>
          <w:bCs/>
          <w:sz w:val="28"/>
          <w:szCs w:val="28"/>
        </w:rPr>
        <w:t>万元，利润</w:t>
      </w:r>
      <w:r w:rsidR="000C7019">
        <w:rPr>
          <w:rFonts w:ascii="Times New Roman" w:hAnsi="Times New Roman" w:hint="eastAsia"/>
          <w:bCs/>
          <w:sz w:val="28"/>
          <w:szCs w:val="28"/>
        </w:rPr>
        <w:t>205</w:t>
      </w:r>
      <w:r w:rsidR="002C3AB5" w:rsidRPr="000B60BF">
        <w:rPr>
          <w:rFonts w:ascii="Times New Roman" w:hAnsi="Times New Roman"/>
          <w:bCs/>
          <w:sz w:val="28"/>
          <w:szCs w:val="28"/>
        </w:rPr>
        <w:t>万元。</w:t>
      </w:r>
      <w:r w:rsidR="000C7019" w:rsidRPr="000C7019">
        <w:rPr>
          <w:rFonts w:ascii="Times New Roman" w:hAnsi="Times New Roman" w:hint="eastAsia"/>
          <w:bCs/>
          <w:sz w:val="28"/>
          <w:szCs w:val="28"/>
        </w:rPr>
        <w:t>公司共有员工</w:t>
      </w:r>
      <w:r w:rsidR="00755042">
        <w:rPr>
          <w:rFonts w:ascii="Times New Roman" w:hAnsi="Times New Roman" w:hint="eastAsia"/>
          <w:bCs/>
          <w:sz w:val="28"/>
          <w:szCs w:val="28"/>
        </w:rPr>
        <w:t>1</w:t>
      </w:r>
      <w:r w:rsidR="00296650">
        <w:rPr>
          <w:rFonts w:ascii="Times New Roman" w:hAnsi="Times New Roman" w:hint="eastAsia"/>
          <w:bCs/>
          <w:sz w:val="28"/>
          <w:szCs w:val="28"/>
        </w:rPr>
        <w:t>20</w:t>
      </w:r>
      <w:r w:rsidR="000C7019" w:rsidRPr="000C7019">
        <w:rPr>
          <w:rFonts w:ascii="Times New Roman" w:hAnsi="Times New Roman" w:hint="eastAsia"/>
          <w:bCs/>
          <w:sz w:val="28"/>
          <w:szCs w:val="28"/>
        </w:rPr>
        <w:t>名，实行</w:t>
      </w:r>
      <w:r w:rsidR="000C7019" w:rsidRPr="000C7019">
        <w:rPr>
          <w:rFonts w:ascii="Times New Roman" w:hAnsi="Times New Roman" w:hint="eastAsia"/>
          <w:bCs/>
          <w:sz w:val="28"/>
          <w:szCs w:val="28"/>
        </w:rPr>
        <w:t>2</w:t>
      </w:r>
      <w:r w:rsidR="000C7019" w:rsidRPr="000C7019">
        <w:rPr>
          <w:rFonts w:ascii="Times New Roman" w:hAnsi="Times New Roman" w:hint="eastAsia"/>
          <w:bCs/>
          <w:sz w:val="28"/>
          <w:szCs w:val="28"/>
        </w:rPr>
        <w:t>班制，每天工作</w:t>
      </w:r>
      <w:r w:rsidR="000C7019" w:rsidRPr="000C7019">
        <w:rPr>
          <w:rFonts w:ascii="Times New Roman" w:hAnsi="Times New Roman" w:hint="eastAsia"/>
          <w:bCs/>
          <w:sz w:val="28"/>
          <w:szCs w:val="28"/>
        </w:rPr>
        <w:t>8h</w:t>
      </w:r>
      <w:r w:rsidR="000C7019" w:rsidRPr="000C7019">
        <w:rPr>
          <w:rFonts w:ascii="Times New Roman" w:hAnsi="Times New Roman" w:hint="eastAsia"/>
          <w:bCs/>
          <w:sz w:val="28"/>
          <w:szCs w:val="28"/>
        </w:rPr>
        <w:t>，</w:t>
      </w:r>
      <w:r w:rsidR="000C7019" w:rsidRPr="00DF0000">
        <w:rPr>
          <w:rFonts w:ascii="Times New Roman" w:hAnsi="Times New Roman" w:hint="eastAsia"/>
          <w:bCs/>
          <w:sz w:val="28"/>
          <w:szCs w:val="28"/>
        </w:rPr>
        <w:t>每年工作</w:t>
      </w:r>
      <w:r w:rsidR="000C7019" w:rsidRPr="00DF0000">
        <w:rPr>
          <w:rFonts w:ascii="Times New Roman" w:hAnsi="Times New Roman" w:hint="eastAsia"/>
          <w:bCs/>
          <w:sz w:val="28"/>
          <w:szCs w:val="28"/>
        </w:rPr>
        <w:t>260</w:t>
      </w:r>
      <w:r w:rsidR="000C7019" w:rsidRPr="00DF0000">
        <w:rPr>
          <w:rFonts w:ascii="Times New Roman" w:hAnsi="Times New Roman" w:hint="eastAsia"/>
          <w:bCs/>
          <w:sz w:val="28"/>
          <w:szCs w:val="28"/>
        </w:rPr>
        <w:t>天</w:t>
      </w:r>
      <w:r w:rsidR="002C3AB5" w:rsidRPr="00DF0000">
        <w:rPr>
          <w:rFonts w:ascii="Times New Roman" w:hAnsi="Times New Roman"/>
          <w:bCs/>
          <w:sz w:val="28"/>
          <w:szCs w:val="28"/>
        </w:rPr>
        <w:t>。</w:t>
      </w:r>
    </w:p>
    <w:p w:rsidR="00474C42" w:rsidRPr="000B60BF" w:rsidRDefault="002C3AB5">
      <w:pPr>
        <w:keepNext/>
        <w:keepLines/>
        <w:spacing w:line="520" w:lineRule="exact"/>
        <w:outlineLvl w:val="2"/>
        <w:rPr>
          <w:rFonts w:ascii="Times New Roman" w:hAnsi="Times New Roman"/>
          <w:b/>
          <w:bCs/>
          <w:sz w:val="28"/>
          <w:szCs w:val="28"/>
        </w:rPr>
      </w:pPr>
      <w:bookmarkStart w:id="69" w:name="_Toc459193966"/>
      <w:bookmarkStart w:id="70" w:name="_Toc459878953"/>
      <w:bookmarkStart w:id="71" w:name="_Toc460932044"/>
      <w:bookmarkStart w:id="72" w:name="_Toc497203491"/>
      <w:r w:rsidRPr="000B60BF">
        <w:rPr>
          <w:rFonts w:ascii="Times New Roman" w:hAnsi="Times New Roman"/>
          <w:b/>
          <w:bCs/>
          <w:sz w:val="28"/>
          <w:szCs w:val="28"/>
        </w:rPr>
        <w:t xml:space="preserve">3.1.2 </w:t>
      </w:r>
      <w:r w:rsidRPr="000B60BF">
        <w:rPr>
          <w:rFonts w:ascii="Times New Roman" w:hAnsi="Times New Roman"/>
          <w:b/>
          <w:bCs/>
          <w:sz w:val="28"/>
          <w:szCs w:val="28"/>
        </w:rPr>
        <w:t>企业组织机构和人员状况</w:t>
      </w:r>
      <w:bookmarkEnd w:id="69"/>
      <w:bookmarkEnd w:id="70"/>
      <w:bookmarkEnd w:id="71"/>
      <w:bookmarkEnd w:id="72"/>
    </w:p>
    <w:p w:rsidR="00474C42" w:rsidRPr="000C7019" w:rsidRDefault="002C3AB5" w:rsidP="000C7019">
      <w:pPr>
        <w:spacing w:line="520" w:lineRule="exact"/>
        <w:ind w:firstLineChars="200" w:firstLine="560"/>
        <w:rPr>
          <w:rFonts w:ascii="Times New Roman" w:hAnsi="Times New Roman"/>
          <w:bCs/>
          <w:sz w:val="28"/>
          <w:szCs w:val="28"/>
        </w:rPr>
      </w:pPr>
      <w:r w:rsidRPr="000B60BF">
        <w:rPr>
          <w:rFonts w:ascii="Times New Roman" w:hAnsi="Times New Roman"/>
          <w:bCs/>
          <w:sz w:val="28"/>
          <w:szCs w:val="28"/>
        </w:rPr>
        <w:t>企业实行总经理负责制，下设</w:t>
      </w:r>
      <w:r w:rsidR="000C7019">
        <w:rPr>
          <w:rFonts w:ascii="Times New Roman" w:hAnsi="Times New Roman" w:hint="eastAsia"/>
          <w:bCs/>
          <w:sz w:val="28"/>
          <w:szCs w:val="28"/>
        </w:rPr>
        <w:t>安环、销售、</w:t>
      </w:r>
      <w:r w:rsidR="0018195A">
        <w:rPr>
          <w:rFonts w:ascii="Times New Roman" w:hAnsi="Times New Roman" w:hint="eastAsia"/>
          <w:bCs/>
          <w:sz w:val="28"/>
          <w:szCs w:val="28"/>
        </w:rPr>
        <w:t>技术</w:t>
      </w:r>
      <w:r w:rsidR="00217DB9">
        <w:rPr>
          <w:rFonts w:ascii="Times New Roman" w:hAnsi="Times New Roman" w:hint="eastAsia"/>
          <w:bCs/>
          <w:sz w:val="28"/>
          <w:szCs w:val="28"/>
        </w:rPr>
        <w:t>研发</w:t>
      </w:r>
      <w:r w:rsidR="000C7019">
        <w:rPr>
          <w:rFonts w:ascii="Times New Roman" w:hAnsi="Times New Roman" w:hint="eastAsia"/>
          <w:bCs/>
          <w:sz w:val="28"/>
          <w:szCs w:val="28"/>
        </w:rPr>
        <w:t>、品质、生产、财务、人事</w:t>
      </w:r>
      <w:r w:rsidR="0018195A">
        <w:rPr>
          <w:rFonts w:ascii="Times New Roman" w:hAnsi="Times New Roman" w:hint="eastAsia"/>
          <w:bCs/>
          <w:sz w:val="28"/>
          <w:szCs w:val="28"/>
        </w:rPr>
        <w:t>行政</w:t>
      </w:r>
      <w:r w:rsidRPr="000B60BF">
        <w:rPr>
          <w:rFonts w:ascii="Times New Roman" w:hAnsi="Times New Roman"/>
          <w:bCs/>
          <w:sz w:val="28"/>
          <w:szCs w:val="28"/>
        </w:rPr>
        <w:t>等</w:t>
      </w:r>
      <w:r w:rsidRPr="000B60BF">
        <w:rPr>
          <w:rFonts w:ascii="Times New Roman" w:hAnsi="Times New Roman"/>
          <w:bCs/>
          <w:sz w:val="28"/>
          <w:szCs w:val="28"/>
        </w:rPr>
        <w:t>7</w:t>
      </w:r>
      <w:r w:rsidRPr="000B60BF">
        <w:rPr>
          <w:rFonts w:ascii="Times New Roman" w:hAnsi="Times New Roman"/>
          <w:bCs/>
          <w:sz w:val="28"/>
          <w:szCs w:val="28"/>
        </w:rPr>
        <w:t>个主要职能部门，行政管理机构如图</w:t>
      </w:r>
      <w:r w:rsidRPr="000B60BF">
        <w:rPr>
          <w:rFonts w:ascii="Times New Roman" w:hAnsi="Times New Roman"/>
          <w:bCs/>
          <w:sz w:val="28"/>
          <w:szCs w:val="28"/>
        </w:rPr>
        <w:t>3.1</w:t>
      </w:r>
      <w:r w:rsidR="00773735">
        <w:rPr>
          <w:rFonts w:ascii="Times New Roman" w:hAnsi="Times New Roman" w:hint="eastAsia"/>
          <w:bCs/>
          <w:sz w:val="28"/>
          <w:szCs w:val="28"/>
        </w:rPr>
        <w:t>.2</w:t>
      </w:r>
      <w:r w:rsidRPr="000B60BF">
        <w:rPr>
          <w:rFonts w:ascii="Times New Roman" w:hAnsi="Times New Roman"/>
          <w:bCs/>
          <w:sz w:val="28"/>
          <w:szCs w:val="28"/>
        </w:rPr>
        <w:t>-1</w:t>
      </w:r>
      <w:r w:rsidRPr="000B60BF">
        <w:rPr>
          <w:rFonts w:ascii="Times New Roman" w:hAnsi="Times New Roman"/>
          <w:bCs/>
          <w:sz w:val="28"/>
          <w:szCs w:val="28"/>
        </w:rPr>
        <w:t>所示。</w:t>
      </w:r>
    </w:p>
    <w:p w:rsidR="00474C42" w:rsidRPr="000B60BF" w:rsidRDefault="000C6D43" w:rsidP="002213AF">
      <w:pPr>
        <w:spacing w:line="360" w:lineRule="auto"/>
        <w:rPr>
          <w:rFonts w:ascii="Times New Roman" w:hAnsi="Times New Roman"/>
          <w:bCs/>
          <w:sz w:val="28"/>
          <w:szCs w:val="28"/>
        </w:rPr>
      </w:pPr>
      <w:r>
        <w:rPr>
          <w:rFonts w:ascii="Times New Roman" w:hAnsi="Times New Roman"/>
          <w:bCs/>
          <w:noProof/>
          <w:sz w:val="28"/>
          <w:szCs w:val="28"/>
        </w:rPr>
        <w:pict>
          <v:group id="Group 1077" o:spid="_x0000_s1043" style="position:absolute;left:0;text-align:left;margin-left:1pt;margin-top:9.45pt;width:446.3pt;height:203.5pt;z-index:251799552" coordorigin="1488,9773" coordsize="8926,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">
            <v:group id="Group 1078" o:spid="_x0000_s1044" style="position:absolute;left:5102;top:9773;width:1539;height:2113" coordorigin="2839,9699" coordsize="1539,2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zc8QAAADcAAAADwAAAGRycy9kb3ducmV2LnhtbESPQYvCMBSE78L+h/CE&#10;vWnaXZS1GkXEXTyIoC6It0fzbIvNS2liW/+9EQSPw8x8w8wWnSlFQ7UrLCuIhxEI4tTqgjMF/8ff&#10;wQ8I55E1lpZJwZ0cLOYfvRkm2ra8p+bgMxEg7BJUkHtfJVK6NCeDbmgr4uBdbG3QB1lnUtfYBrgp&#10;5VcUjaXBgsNCjhWtckqvh5tR8Ndiu/yO1832elndz8fR7rSNSanPfrecgvDU+Xf41d5oBZ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zzc8QAAADcAAAA&#10;DwAAAAAAAAAAAAAAAACqAgAAZHJzL2Rvd25yZXYueG1sUEsFBgAAAAAEAAQA+gAAAJsDAAAAAA==&#10;">
              <v:rect id="Rectangle 1079" o:spid="_x0000_s1045" style="position:absolute;left:2839;top:9699;width:1539;height: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QcUA&#10;AADdAAAADwAAAGRycy9kb3ducmV2LnhtbESPQW/CMAyF70j8h8hIu0ECkxDrCAgxMW1HKJfdvMZr&#10;OxqnagJ0+/X4gMTN1nt+7/Ny3ftGXaiLdWAL04kBRVwEV3Np4ZjvxgtQMSE7bAKThT+KsF4NB0vM&#10;XLjyni6HVCoJ4ZihhSqlNtM6FhV5jJPQEov2EzqPSdau1K7Dq4T7Rs+MmWuPNUtDhS1tKypOh7O3&#10;8F3Pjvi/z9+Nf9k9p88+/z1/vVn7NOo3r6AS9elhvl9/OME3C8GVb2QE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hlBxQAAAN0AAAAPAAAAAAAAAAAAAAAAAJgCAABkcnMv&#10;ZG93bnJldi54bWxQSwUGAAAAAAQABAD1AAAAigMAAAAA&#10;">
                <v:textbox>
                  <w:txbxContent>
                    <w:p w:rsidR="007B0B65" w:rsidRPr="00E77236" w:rsidRDefault="007B0B65" w:rsidP="000E704A">
                      <w:pPr>
                        <w:jc w:val="center"/>
                        <w:rPr>
                          <w:b/>
                          <w:sz w:val="24"/>
                          <w:szCs w:val="24"/>
                        </w:rPr>
                      </w:pPr>
                      <w:r>
                        <w:rPr>
                          <w:rFonts w:hint="eastAsia"/>
                          <w:b/>
                          <w:sz w:val="24"/>
                          <w:szCs w:val="24"/>
                        </w:rPr>
                        <w:t>总经理</w:t>
                      </w:r>
                    </w:p>
                  </w:txbxContent>
                </v:textbox>
              </v:rect>
              <v:rect id="Rectangle 1080" o:spid="_x0000_s1046" style="position:absolute;left:2839;top:10754;width:1539;height: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82sMA&#10;AADdAAAADwAAAGRycy9kb3ducmV2LnhtbERPTWvCQBC9F/wPywi91V1TKBpdpVhS7FHjpbcxOyax&#10;2dmQ3cTYX98tFHqbx/uc9Xa0jRio87VjDfOZAkFcOFNzqeGUZ08LED4gG2wck4Y7edhuJg9rTI27&#10;8YGGYyhFDGGfooYqhDaV0hcVWfQz1xJH7uI6iyHCrpSmw1sMt41MlHqRFmuODRW2tKuo+Dr2VsO5&#10;Tk74fcjflV1mz+FjzK/955vWj9PxdQUi0Bj+xX/uvYnz1WIJ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82sMAAADdAAAADwAAAAAAAAAAAAAAAACYAgAAZHJzL2Rv&#10;d25yZXYueG1sUEsFBgAAAAAEAAQA9QAAAIgDAAAAAA==&#10;">
                <v:textbox>
                  <w:txbxContent>
                    <w:p w:rsidR="007B0B65" w:rsidRPr="00E77236" w:rsidRDefault="007B0B65" w:rsidP="000E704A">
                      <w:pPr>
                        <w:jc w:val="center"/>
                        <w:rPr>
                          <w:b/>
                          <w:sz w:val="24"/>
                          <w:szCs w:val="24"/>
                        </w:rPr>
                      </w:pPr>
                      <w:r>
                        <w:rPr>
                          <w:rFonts w:hint="eastAsia"/>
                          <w:b/>
                          <w:sz w:val="24"/>
                          <w:szCs w:val="24"/>
                        </w:rPr>
                        <w:t>副总经理</w:t>
                      </w:r>
                    </w:p>
                  </w:txbxContent>
                </v:textbox>
              </v:rect>
              <v:shapetype id="_x0000_t32" coordsize="21600,21600" o:spt="32" o:oned="t" path="m,l21600,21600e" filled="f">
                <v:path arrowok="t" fillok="f" o:connecttype="none"/>
                <o:lock v:ext="edit" shapetype="t"/>
              </v:shapetype>
              <v:shape id="AutoShape 1081" o:spid="_x0000_s1047" type="#_x0000_t32" style="position:absolute;left:3612;top:10222;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rY8cAAADdAAAADwAAAGRycy9kb3ducmV2LnhtbESPQU8CMRCF7yb+h2ZMvBjoYqLBlUIW&#10;ExIx4QDIfdyO28btdNkWWP+9czDhNpP35r1vZoshtOpMffKRDUzGBSjiOlrPjYHP/Wo0BZUyssU2&#10;Mhn4pQSL+e3NDEsbL7yl8y43SkI4lWjA5dyVWqfaUcA0jh2xaN+xD5hl7Rtte7xIeGj1Y1E864Ce&#10;pcFhR2+O6p/dKRjYrCfL6sv59cf26DdPq6o9NQ8HY+7vhuoVVKYhX83/1+9W8IsX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K2tjxwAAAN0AAAAPAAAAAAAA&#10;AAAAAAAAAKECAABkcnMvZG93bnJldi54bWxQSwUGAAAAAAQABAD5AAAAlQMAAAAA&#10;"/>
              <v:shape id="AutoShape 1082" o:spid="_x0000_s1048" type="#_x0000_t32" style="position:absolute;left:3612;top:11280;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fO+MQAAADdAAAADwAAAGRycy9kb3ducmV2LnhtbERPS2sCMRC+F/wPYYReima30FJXo6wF&#10;oRY8+LqPm3ET3Ey2m6jbf98UCr3Nx/ec2aJ3jbhRF6xnBfk4A0FceW25VnDYr0ZvIEJE1th4JgXf&#10;FGAxHzzMsND+zlu67WItUgiHAhWYGNtCylAZchjGviVO3Nl3DmOCXS11h/cU7hr5nGWv0qHl1GCw&#10;pXdD1WV3dQo263xZnoxdf26/7OZlVTbX+umo1OOwL6cgIvXxX/zn/tBpfjbJ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Z874xAAAAN0AAAAPAAAAAAAAAAAA&#10;AAAAAKECAABkcnMvZG93bnJldi54bWxQSwUGAAAAAAQABAD5AAAAkgMAAAAA&#10;"/>
            </v:group>
            <v:group id="Group 1083" o:spid="_x0000_s1049" style="position:absolute;left:1488;top:11886;width:8926;height:1957" coordorigin="1488,11886" coordsize="8926,1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rect id="Rectangle 1084" o:spid="_x0000_s1050" style="position:absolute;left:5559;top:12418;width:540;height:1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7B0B65" w:rsidRDefault="007B0B65" w:rsidP="007B0B65">
                      <w:pPr>
                        <w:spacing w:beforeLines="100"/>
                        <w:rPr>
                          <w:b/>
                          <w:sz w:val="24"/>
                          <w:szCs w:val="24"/>
                        </w:rPr>
                      </w:pPr>
                      <w:r>
                        <w:rPr>
                          <w:rFonts w:hint="eastAsia"/>
                          <w:b/>
                          <w:sz w:val="24"/>
                          <w:szCs w:val="24"/>
                        </w:rPr>
                        <w:t>品</w:t>
                      </w:r>
                    </w:p>
                    <w:p w:rsidR="007B0B65" w:rsidRPr="00E77236" w:rsidRDefault="007B0B65" w:rsidP="007B0B65">
                      <w:pPr>
                        <w:spacing w:beforeLines="100"/>
                        <w:rPr>
                          <w:b/>
                          <w:sz w:val="24"/>
                          <w:szCs w:val="24"/>
                        </w:rPr>
                      </w:pPr>
                      <w:r>
                        <w:rPr>
                          <w:rFonts w:hint="eastAsia"/>
                          <w:b/>
                          <w:sz w:val="24"/>
                          <w:szCs w:val="24"/>
                        </w:rPr>
                        <w:t>质</w:t>
                      </w:r>
                    </w:p>
                  </w:txbxContent>
                </v:textbox>
              </v:rect>
              <v:rect id="Rectangle 1085" o:spid="_x0000_s1051" style="position:absolute;left:4194;top:12418;width:540;height:1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FmcIA&#10;AADdAAAADwAAAGRycy9kb3ducmV2LnhtbERPTYvCMBC9C/sfwix402RVRK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oWZwgAAAN0AAAAPAAAAAAAAAAAAAAAAAJgCAABkcnMvZG93&#10;bnJldi54bWxQSwUGAAAAAAQABAD1AAAAhwMAAAAA&#10;">
                <v:textbox>
                  <w:txbxContent>
                    <w:p w:rsidR="007B0B65" w:rsidRDefault="007B0B65" w:rsidP="007B0B65">
                      <w:pPr>
                        <w:spacing w:beforeLines="100"/>
                        <w:rPr>
                          <w:b/>
                          <w:sz w:val="24"/>
                          <w:szCs w:val="24"/>
                        </w:rPr>
                      </w:pPr>
                      <w:r>
                        <w:rPr>
                          <w:rFonts w:hint="eastAsia"/>
                          <w:b/>
                          <w:sz w:val="24"/>
                          <w:szCs w:val="24"/>
                        </w:rPr>
                        <w:t>生</w:t>
                      </w:r>
                    </w:p>
                    <w:p w:rsidR="007B0B65" w:rsidRPr="00E77236" w:rsidRDefault="007B0B65" w:rsidP="007B0B65">
                      <w:pPr>
                        <w:spacing w:beforeLines="100"/>
                        <w:rPr>
                          <w:b/>
                          <w:sz w:val="24"/>
                          <w:szCs w:val="24"/>
                        </w:rPr>
                      </w:pPr>
                      <w:r>
                        <w:rPr>
                          <w:rFonts w:hint="eastAsia"/>
                          <w:b/>
                          <w:sz w:val="24"/>
                          <w:szCs w:val="24"/>
                        </w:rPr>
                        <w:t>产</w:t>
                      </w:r>
                    </w:p>
                  </w:txbxContent>
                </v:textbox>
              </v:rect>
              <v:rect id="Rectangle 1086" o:spid="_x0000_s1052" style="position:absolute;left:2831;top:12418;width:540;height:1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7B0B65" w:rsidRPr="00E77236" w:rsidRDefault="007B0B65" w:rsidP="00217DB9">
                      <w:pPr>
                        <w:rPr>
                          <w:b/>
                          <w:sz w:val="24"/>
                          <w:szCs w:val="24"/>
                        </w:rPr>
                      </w:pPr>
                      <w:r>
                        <w:rPr>
                          <w:rFonts w:hint="eastAsia"/>
                          <w:b/>
                          <w:sz w:val="24"/>
                          <w:szCs w:val="24"/>
                        </w:rPr>
                        <w:t>技术研发</w:t>
                      </w:r>
                    </w:p>
                  </w:txbxContent>
                </v:textbox>
              </v:rect>
              <v:rect id="Rectangle 1087" o:spid="_x0000_s1053" style="position:absolute;left:1488;top:12418;width:540;height:1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7B0B65" w:rsidRDefault="007B0B65" w:rsidP="007B0B65">
                      <w:pPr>
                        <w:spacing w:beforeLines="100"/>
                        <w:rPr>
                          <w:b/>
                          <w:sz w:val="24"/>
                          <w:szCs w:val="24"/>
                        </w:rPr>
                      </w:pPr>
                      <w:r>
                        <w:rPr>
                          <w:rFonts w:hint="eastAsia"/>
                          <w:b/>
                          <w:sz w:val="24"/>
                          <w:szCs w:val="24"/>
                        </w:rPr>
                        <w:t>销</w:t>
                      </w:r>
                    </w:p>
                    <w:p w:rsidR="007B0B65" w:rsidRPr="00E77236" w:rsidRDefault="007B0B65" w:rsidP="007B0B65">
                      <w:pPr>
                        <w:spacing w:beforeLines="100"/>
                        <w:rPr>
                          <w:b/>
                          <w:sz w:val="24"/>
                          <w:szCs w:val="24"/>
                        </w:rPr>
                      </w:pPr>
                      <w:r>
                        <w:rPr>
                          <w:rFonts w:hint="eastAsia"/>
                          <w:b/>
                          <w:sz w:val="24"/>
                          <w:szCs w:val="24"/>
                        </w:rPr>
                        <w:t>售</w:t>
                      </w:r>
                    </w:p>
                  </w:txbxContent>
                </v:textbox>
              </v:rect>
              <v:rect id="Rectangle 1088" o:spid="_x0000_s1054" style="position:absolute;left:7016;top:12418;width:540;height:1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7B0B65" w:rsidRDefault="007B0B65" w:rsidP="007B0B65">
                      <w:pPr>
                        <w:spacing w:beforeLines="100"/>
                        <w:rPr>
                          <w:b/>
                          <w:sz w:val="24"/>
                          <w:szCs w:val="24"/>
                        </w:rPr>
                      </w:pPr>
                      <w:r>
                        <w:rPr>
                          <w:rFonts w:hint="eastAsia"/>
                          <w:b/>
                          <w:sz w:val="24"/>
                          <w:szCs w:val="24"/>
                        </w:rPr>
                        <w:t>安</w:t>
                      </w:r>
                    </w:p>
                    <w:p w:rsidR="007B0B65" w:rsidRPr="00E77236" w:rsidRDefault="007B0B65" w:rsidP="007B0B65">
                      <w:pPr>
                        <w:spacing w:beforeLines="100"/>
                        <w:rPr>
                          <w:b/>
                          <w:sz w:val="24"/>
                          <w:szCs w:val="24"/>
                        </w:rPr>
                      </w:pPr>
                      <w:r>
                        <w:rPr>
                          <w:rFonts w:hint="eastAsia"/>
                          <w:b/>
                          <w:sz w:val="24"/>
                          <w:szCs w:val="24"/>
                        </w:rPr>
                        <w:t>环</w:t>
                      </w:r>
                    </w:p>
                  </w:txbxContent>
                </v:textbox>
              </v:rect>
              <v:group id="Group 1089" o:spid="_x0000_s1055" style="position:absolute;left:1725;top:11886;width:8402;height:532" coordorigin="1725,11886" coordsize="8402,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bw4scAAADdAAAADwAAAGRycy9kb3ducmV2LnhtbESPQWvCQBCF70L/wzKF&#10;3nSTFqWNriLSlh5EMBaKtyE7JsHsbMhuk/jvnUOhtxnem/e+WW1G16ieulB7NpDOElDEhbc1lwa+&#10;Tx/TV1AhIltsPJOBGwXYrB8mK8ysH/hIfR5LJSEcMjRQxdhmWoeiIodh5lti0S6+cxhl7UptOxwk&#10;3DX6OUkW2mHN0lBhS7uKimv+6wx8DjhsX9L3fn+97G7n0/zws0/JmKfHcbsEFWmM/+a/6y8r+M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bw4scAAADd&#10;AAAADwAAAAAAAAAAAAAAAACqAgAAZHJzL2Rvd25yZXYueG1sUEsFBgAAAAAEAAQA+gAAAJ4DAAAA&#10;AA==&#10;">
                <v:shape id="AutoShape 1090" o:spid="_x0000_s1056" type="#_x0000_t32" style="position:absolute;left:1725;top:11886;width:84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C/sQAAADdAAAADwAAAGRycy9kb3ducmV2LnhtbERPTWsCMRC9F/wPYQq9lJq10FJXo6yC&#10;UAUPbut93Iyb0M1k3UTd/vtGKHibx/uc6bx3jbhQF6xnBaNhBoK48tpyreD7a/XyASJEZI2NZ1Lw&#10;SwHms8HDFHPtr7yjSxlrkUI45KjAxNjmUobKkMMw9C1x4o6+cxgT7GqpO7ymcNfI1yx7lw4tpwaD&#10;LS0NVT/l2SnYrkeL4mDserM72e3bqmjO9fNeqafHvpiAiNTHu/jf/anT/Gw8hts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cL+xAAAAN0AAAAPAAAAAAAAAAAA&#10;AAAAAKECAABkcnMvZG93bnJldi54bWxQSwUGAAAAAAQABAD5AAAAkgMAAAAA&#10;"/>
                <v:shape id="AutoShape 1091" o:spid="_x0000_s1057" type="#_x0000_t32" style="position:absolute;left:1725;top:11886;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DxeccAAADdAAAADwAAAGRycy9kb3ducmV2LnhtbESPQUsDMRCF70L/Q5iCF2mzKyiyNi1b&#10;oWCFHlr1Pt2Mm9DNZN2k7frvnYPgbYb35r1vFqsxdOpCQ/KRDZTzAhRxE63n1sDH+2b2BCplZItd&#10;ZDLwQwlWy8nNAisbr7ynyyG3SkI4VWjA5dxXWqfGUcA0jz2xaF9xCJhlHVptB7xKeOj0fVE86oCe&#10;pcFhTy+OmtPhHAzstuW6Pjq/fdt/+93Dpu7O7d2nMbfTsX4GlWnM/+a/61cr+GUh/PKNjK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wPF5xwAAAN0AAAAPAAAAAAAA&#10;AAAAAAAAAKECAABkcnMvZG93bnJldi54bWxQSwUGAAAAAAQABAD5AAAAlQMAAAAA&#10;"/>
                <v:shape id="AutoShape 1092" o:spid="_x0000_s1058" type="#_x0000_t32" style="position:absolute;left:3102;top:11886;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xU4sQAAADdAAAADwAAAGRycy9kb3ducmV2LnhtbERP32vCMBB+F/wfwgl7kTXtYDI6o1RB&#10;mAMfdNv7rbk1weZSm6jdf78MBN/u4/t58+XgWnGhPljPCoosB0Fce225UfD5sXl8AREissbWMyn4&#10;pQDLxXg0x1L7K+/pcoiNSCEcSlRgYuxKKUNtyGHIfEecuB/fO4wJ9o3UPV5TuGvlU57PpEPLqcFg&#10;R2tD9fFwdgp222JVfRu7fd+f7O55U7XnZvql1MNkqF5BRBriXXxzv+k0v8gL+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FTixAAAAN0AAAAPAAAAAAAAAAAA&#10;AAAAAKECAABkcnMvZG93bnJldi54bWxQSwUGAAAAAAQABAD5AAAAkgMAAAAA&#10;"/>
                <v:shape id="AutoShape 1093" o:spid="_x0000_s1059" type="#_x0000_t32" style="position:absolute;left:4463;top:11886;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KlcQAAADdAAAADwAAAGRycy9kb3ducmV2LnhtbERPS2sCMRC+F/ofwhR6Kd3sChXZGmUr&#10;CFrw4KP36Wa6Cd1Mtpuo239vBMHbfHzPmc4H14oT9cF6VlBkOQji2mvLjYLDfvk6AREissbWMyn4&#10;pwDz2ePDFEvtz7yl0y42IoVwKFGBibErpQy1IYch8x1x4n587zAm2DdS93hO4a6VozwfS4eWU4PB&#10;jhaG6t/d0SnYrIuP6tvY9ef2z27ellV7bF6+lHp+Gqp3EJGGeBff3Cud5hf5CK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XsqVxAAAAN0AAAAPAAAAAAAAAAAA&#10;AAAAAKECAABkcnMvZG93bnJldi54bWxQSwUGAAAAAAQABAD5AAAAkgMAAAAA&#10;"/>
                <v:shape id="AutoShape 1094" o:spid="_x0000_s1060" type="#_x0000_t32" style="position:absolute;left:7287;top:11886;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vDsQAAADdAAAADwAAAGRycy9kb3ducmV2LnhtbERPS2sCMRC+F/wPYYReima3pUVWo6wF&#10;oRY8+LqPm3ET3Ey2m6jbf98UCr3Nx/ec2aJ3jbhRF6xnBfk4A0FceW25VnDYr0YTECEia2w8k4Jv&#10;CrCYDx5mWGh/5y3ddrEWKYRDgQpMjG0hZagMOQxj3xIn7uw7hzHBrpa6w3sKd418zrI36dByajDY&#10;0ruh6rK7OgWbdb4sT8auP7dfdvO6Kptr/XRU6nHYl1MQkfr4L/5zf+g0P89e4P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m8OxAAAAN0AAAAPAAAAAAAAAAAA&#10;AAAAAKECAABkcnMvZG93bnJldi54bWxQSwUGAAAAAAQABAD5AAAAkgMAAAAA&#10;"/>
                <v:shape id="AutoShape 1095" o:spid="_x0000_s1061" type="#_x0000_t32" style="position:absolute;left:8687;top:11886;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3esQAAADdAAAADwAAAGRycy9kb3ducmV2LnhtbERPS2sCMRC+F/wPYYReima3tEVWo6wF&#10;oRY8+LqPm3ET3Ey2m6jbf98UCr3Nx/ec2aJ3jbhRF6xnBfk4A0FceW25VnDYr0YTECEia2w8k4Jv&#10;CrCYDx5mWGh/5y3ddrEWKYRDgQpMjG0hZagMOQxj3xIn7uw7hzHBrpa6w3sKd418zrI36dByajDY&#10;0ruh6rK7OgWbdb4sT8auP7dfdvO6Kptr/XRU6nHYl1MQkfr4L/5zf+g0P89e4P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d6xAAAAN0AAAAPAAAAAAAAAAAA&#10;AAAAAKECAABkcnMvZG93bnJldi54bWxQSwUGAAAAAAQABAD5AAAAkgMAAAAA&#10;"/>
                <v:shape id="AutoShape 1096" o:spid="_x0000_s1062" type="#_x0000_t32" style="position:absolute;left:5875;top:11886;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dS4cQAAADdAAAADwAAAGRycy9kb3ducmV2LnhtbERPTWsCMRC9F/wPYYReSs1uwSJbo6yC&#10;oIIHrb1PN+MmuJmsm6jrv28Khd7m8T5nOu9dI27UBetZQT7KQBBXXluuFRw/V68TECEia2w8k4IH&#10;BZjPBk9TLLS/855uh1iLFMKhQAUmxraQMlSGHIaRb4kTd/Kdw5hgV0vd4T2Fu0a+Zdm7dGg5NRhs&#10;aWmoOh+uTsFuky/Kb2M32/3F7sarsrnWL19KPQ/78gNEpD7+i//ca53m59kYfr9JJ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1LhxAAAAN0AAAAPAAAAAAAAAAAA&#10;AAAAAKECAABkcnMvZG93bnJldi54bWxQSwUGAAAAAAQABAD5AAAAkgMAAAAA&#10;"/>
                <v:shape id="AutoShape 1097" o:spid="_x0000_s1063" type="#_x0000_t32" style="position:absolute;left:10127;top:11886;width:0;height:5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XMlsQAAADdAAAADwAAAGRycy9kb3ducmV2LnhtbERPTWsCMRC9C/0PYQq9iGa3UJHVKGtB&#10;qAUPWr2Pm3ET3EzWTdTtv28Khd7m8T5nvuxdI+7UBetZQT7OQBBXXluuFRy+1qMpiBCRNTaeScE3&#10;BVgungZzLLR/8I7u+1iLFMKhQAUmxraQMlSGHIaxb4kTd/adw5hgV0vd4SOFu0a+ZtlEOrScGgy2&#10;9G6ouuxvTsF2k6/Kk7Gbz93Vbt/WZXOrh0elXp77cgYiUh//xX/uD53m59kE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ZcyWxAAAAN0AAAAPAAAAAAAAAAAA&#10;AAAAAKECAABkcnMvZG93bnJldi54bWxQSwUGAAAAAAQABAD5AAAAkgMAAAAA&#10;"/>
              </v:group>
              <v:rect id="Rectangle 1098" o:spid="_x0000_s1064" style="position:absolute;left:9874;top:12418;width:540;height:1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B9MMA&#10;AADdAAAADwAAAGRycy9kb3ducmV2LnhtbERPS2vCQBC+C/6HZQRvuqtCH9FNEMXSHjW59DZmp0lq&#10;djZkV03767uFQm/z8T1nkw22FTfqfeNYw2KuQBCXzjRcaSjyw+wJhA/IBlvHpOGLPGTpeLTBxLg7&#10;H+l2CpWIIewT1FCH0CVS+rImi37uOuLIfbjeYoiwr6Tp8R7DbSuXSj1Iiw3Hhho72tVUXk5Xq+Hc&#10;LAv8PuYvyj4fVuFtyD+v73utp5NhuwYRaAj/4j/3q4nzF+oRfr+JJ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uB9MMAAADdAAAADwAAAAAAAAAAAAAAAACYAgAAZHJzL2Rv&#10;d25yZXYueG1sUEsFBgAAAAAEAAQA9QAAAIgDAAAAAA==&#10;">
                <v:textbox>
                  <w:txbxContent>
                    <w:p w:rsidR="007B0B65" w:rsidRPr="00E77236" w:rsidRDefault="007B0B65" w:rsidP="0018195A">
                      <w:pPr>
                        <w:rPr>
                          <w:b/>
                          <w:sz w:val="24"/>
                          <w:szCs w:val="24"/>
                        </w:rPr>
                      </w:pPr>
                      <w:r>
                        <w:rPr>
                          <w:rFonts w:hint="eastAsia"/>
                          <w:b/>
                          <w:sz w:val="24"/>
                          <w:szCs w:val="24"/>
                        </w:rPr>
                        <w:t>人事行政</w:t>
                      </w:r>
                    </w:p>
                  </w:txbxContent>
                </v:textbox>
              </v:rect>
              <v:rect id="Rectangle 1099" o:spid="_x0000_s1065" style="position:absolute;left:8414;top:12418;width:540;height:1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VhsUA&#10;AADdAAAADwAAAGRycy9kb3ducmV2LnhtbESPQW/CMAyF75P2HyJP2m0kMGmCQkATiGk7QrlwM41p&#10;yxqnagIUfv18mMTN1nt+7/Ns0ftGXaiLdWALw4EBRVwEV3NpYZev38agYkJ22AQmCzeKsJg/P80w&#10;c+HKG7psU6kkhGOGFqqU2kzrWFTkMQ5CSyzaMXQek6xdqV2HVwn3jR4Z86E91iwNFba0rKj43Z69&#10;hUM92uF9k38ZP1m/p58+P533K2tfX/rPKahEfXqY/6+/neAPj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BWGxQAAAN0AAAAPAAAAAAAAAAAAAAAAAJgCAABkcnMv&#10;ZG93bnJldi54bWxQSwUGAAAAAAQABAD1AAAAigMAAAAA&#10;">
                <v:textbox>
                  <w:txbxContent>
                    <w:p w:rsidR="007B0B65" w:rsidRDefault="007B0B65" w:rsidP="007B0B65">
                      <w:pPr>
                        <w:spacing w:beforeLines="100"/>
                        <w:rPr>
                          <w:b/>
                          <w:sz w:val="24"/>
                          <w:szCs w:val="24"/>
                        </w:rPr>
                      </w:pPr>
                      <w:r>
                        <w:rPr>
                          <w:rFonts w:hint="eastAsia"/>
                          <w:b/>
                          <w:sz w:val="24"/>
                          <w:szCs w:val="24"/>
                        </w:rPr>
                        <w:t>财</w:t>
                      </w:r>
                    </w:p>
                    <w:p w:rsidR="007B0B65" w:rsidRPr="00E77236" w:rsidRDefault="007B0B65" w:rsidP="007B0B65">
                      <w:pPr>
                        <w:spacing w:beforeLines="100"/>
                        <w:rPr>
                          <w:b/>
                          <w:sz w:val="24"/>
                          <w:szCs w:val="24"/>
                        </w:rPr>
                      </w:pPr>
                      <w:r>
                        <w:rPr>
                          <w:rFonts w:hint="eastAsia"/>
                          <w:b/>
                          <w:sz w:val="24"/>
                          <w:szCs w:val="24"/>
                        </w:rPr>
                        <w:t>务</w:t>
                      </w:r>
                    </w:p>
                  </w:txbxContent>
                </v:textbox>
              </v:rect>
            </v:group>
          </v:group>
        </w:pict>
      </w:r>
    </w:p>
    <w:p w:rsidR="00474C42" w:rsidRPr="000B60BF" w:rsidRDefault="00474C42">
      <w:pPr>
        <w:spacing w:line="360" w:lineRule="auto"/>
        <w:ind w:firstLineChars="200" w:firstLine="560"/>
        <w:rPr>
          <w:rFonts w:ascii="Times New Roman" w:hAnsi="Times New Roman"/>
          <w:bCs/>
          <w:sz w:val="28"/>
          <w:szCs w:val="28"/>
        </w:rPr>
      </w:pPr>
    </w:p>
    <w:p w:rsidR="00474C42" w:rsidRPr="000B60BF" w:rsidRDefault="00474C42">
      <w:pPr>
        <w:spacing w:line="360" w:lineRule="auto"/>
        <w:ind w:firstLineChars="200" w:firstLine="560"/>
        <w:rPr>
          <w:rFonts w:ascii="Times New Roman" w:hAnsi="Times New Roman"/>
          <w:bCs/>
          <w:sz w:val="28"/>
          <w:szCs w:val="28"/>
        </w:rPr>
      </w:pPr>
    </w:p>
    <w:p w:rsidR="00474C42" w:rsidRPr="000B60BF" w:rsidRDefault="00474C42">
      <w:pPr>
        <w:spacing w:line="360" w:lineRule="auto"/>
        <w:ind w:firstLineChars="200" w:firstLine="560"/>
        <w:rPr>
          <w:rFonts w:ascii="Times New Roman" w:hAnsi="Times New Roman"/>
          <w:bCs/>
          <w:sz w:val="28"/>
          <w:szCs w:val="28"/>
        </w:rPr>
      </w:pPr>
    </w:p>
    <w:p w:rsidR="00474C42" w:rsidRPr="000C7019" w:rsidRDefault="00474C42">
      <w:pPr>
        <w:spacing w:line="360" w:lineRule="auto"/>
        <w:ind w:firstLineChars="200" w:firstLine="562"/>
        <w:rPr>
          <w:rFonts w:ascii="Times New Roman" w:hAnsi="Times New Roman"/>
          <w:b/>
          <w:bCs/>
          <w:sz w:val="28"/>
          <w:szCs w:val="28"/>
        </w:rPr>
      </w:pPr>
    </w:p>
    <w:p w:rsidR="00474C42" w:rsidRPr="000B60BF" w:rsidRDefault="00474C42">
      <w:pPr>
        <w:spacing w:line="360" w:lineRule="auto"/>
        <w:rPr>
          <w:rFonts w:ascii="Times New Roman" w:hAnsi="Times New Roman"/>
          <w:bCs/>
          <w:sz w:val="28"/>
          <w:szCs w:val="28"/>
        </w:rPr>
      </w:pPr>
    </w:p>
    <w:p w:rsidR="00474C42" w:rsidRPr="000B60BF" w:rsidRDefault="00474C42">
      <w:pPr>
        <w:spacing w:line="360" w:lineRule="auto"/>
        <w:rPr>
          <w:rFonts w:ascii="Times New Roman" w:hAnsi="Times New Roman"/>
          <w:bCs/>
          <w:sz w:val="28"/>
          <w:szCs w:val="28"/>
        </w:rPr>
      </w:pPr>
    </w:p>
    <w:p w:rsidR="00474C42" w:rsidRPr="000B60BF" w:rsidRDefault="00474C42">
      <w:pPr>
        <w:spacing w:line="360" w:lineRule="auto"/>
        <w:rPr>
          <w:rFonts w:ascii="Times New Roman" w:hAnsi="Times New Roman"/>
          <w:bCs/>
          <w:sz w:val="28"/>
          <w:szCs w:val="28"/>
        </w:rPr>
      </w:pPr>
    </w:p>
    <w:p w:rsidR="00474C42" w:rsidRPr="000B60BF" w:rsidRDefault="00474C42">
      <w:pPr>
        <w:spacing w:line="360" w:lineRule="auto"/>
        <w:rPr>
          <w:rFonts w:ascii="Times New Roman" w:hAnsi="Times New Roman"/>
          <w:b/>
          <w:sz w:val="24"/>
          <w:szCs w:val="24"/>
        </w:rPr>
      </w:pPr>
    </w:p>
    <w:p w:rsidR="00474C42" w:rsidRPr="000B60BF" w:rsidRDefault="00474C42">
      <w:pPr>
        <w:widowControl/>
        <w:spacing w:line="520" w:lineRule="exact"/>
        <w:jc w:val="center"/>
        <w:textAlignment w:val="baseline"/>
        <w:rPr>
          <w:rFonts w:ascii="Times New Roman" w:hAnsi="Times New Roman"/>
          <w:b/>
          <w:bCs/>
          <w:kern w:val="0"/>
          <w:sz w:val="24"/>
          <w:szCs w:val="24"/>
          <w:u w:color="000000"/>
        </w:rPr>
      </w:pPr>
    </w:p>
    <w:p w:rsidR="004D1C6D" w:rsidRPr="000B60BF" w:rsidRDefault="002C3AB5" w:rsidP="004D1C6D">
      <w:pPr>
        <w:widowControl/>
        <w:jc w:val="center"/>
        <w:textAlignment w:val="baseline"/>
        <w:rPr>
          <w:rFonts w:ascii="Times New Roman" w:hAnsi="Times New Roman"/>
          <w:b/>
          <w:bCs/>
          <w:kern w:val="0"/>
          <w:sz w:val="24"/>
          <w:szCs w:val="24"/>
          <w:u w:color="000000"/>
        </w:rPr>
      </w:pPr>
      <w:r w:rsidRPr="000B60BF">
        <w:rPr>
          <w:rFonts w:ascii="Times New Roman" w:hAnsi="Times New Roman"/>
          <w:b/>
          <w:bCs/>
          <w:kern w:val="0"/>
          <w:sz w:val="24"/>
          <w:szCs w:val="24"/>
          <w:u w:color="000000"/>
        </w:rPr>
        <w:t>图</w:t>
      </w:r>
      <w:r w:rsidRPr="000B60BF">
        <w:rPr>
          <w:rFonts w:ascii="Times New Roman" w:hAnsi="Times New Roman"/>
          <w:b/>
          <w:bCs/>
          <w:kern w:val="0"/>
          <w:sz w:val="24"/>
          <w:szCs w:val="24"/>
          <w:u w:color="000000"/>
        </w:rPr>
        <w:t>3.1</w:t>
      </w:r>
      <w:r w:rsidR="00773735">
        <w:rPr>
          <w:rFonts w:ascii="Times New Roman" w:hAnsi="Times New Roman" w:hint="eastAsia"/>
          <w:b/>
          <w:bCs/>
          <w:kern w:val="0"/>
          <w:sz w:val="24"/>
          <w:szCs w:val="24"/>
          <w:u w:color="000000"/>
        </w:rPr>
        <w:t>.2</w:t>
      </w:r>
      <w:r w:rsidRPr="000B60BF">
        <w:rPr>
          <w:rFonts w:ascii="Times New Roman" w:hAnsi="Times New Roman"/>
          <w:b/>
          <w:bCs/>
          <w:kern w:val="0"/>
          <w:sz w:val="24"/>
          <w:szCs w:val="24"/>
          <w:u w:color="000000"/>
        </w:rPr>
        <w:t xml:space="preserve">-1  </w:t>
      </w:r>
      <w:r w:rsidRPr="000B60BF">
        <w:rPr>
          <w:rFonts w:ascii="Times New Roman" w:hAnsi="Times New Roman"/>
          <w:b/>
          <w:bCs/>
          <w:kern w:val="0"/>
          <w:sz w:val="24"/>
          <w:szCs w:val="24"/>
          <w:u w:color="000000"/>
        </w:rPr>
        <w:t>行政管理机构示意</w:t>
      </w:r>
      <w:bookmarkStart w:id="73" w:name="_Toc459193967"/>
      <w:bookmarkStart w:id="74" w:name="_Toc459878954"/>
    </w:p>
    <w:p w:rsidR="004D1C6D" w:rsidRPr="000B60BF" w:rsidRDefault="004D1C6D" w:rsidP="004D1C6D">
      <w:pPr>
        <w:widowControl/>
        <w:jc w:val="center"/>
        <w:textAlignment w:val="baseline"/>
        <w:rPr>
          <w:rFonts w:ascii="Times New Roman" w:hAnsi="Times New Roman"/>
          <w:b/>
          <w:bCs/>
          <w:kern w:val="0"/>
          <w:sz w:val="24"/>
          <w:szCs w:val="24"/>
          <w:u w:color="000000"/>
        </w:rPr>
      </w:pPr>
    </w:p>
    <w:p w:rsidR="00474C42" w:rsidRPr="000B60BF" w:rsidRDefault="002C3AB5" w:rsidP="00A30BF1">
      <w:pPr>
        <w:keepNext/>
        <w:keepLines/>
        <w:spacing w:line="520" w:lineRule="exact"/>
        <w:outlineLvl w:val="2"/>
        <w:rPr>
          <w:rFonts w:ascii="Times New Roman" w:hAnsi="Times New Roman"/>
          <w:b/>
          <w:bCs/>
          <w:sz w:val="28"/>
          <w:szCs w:val="28"/>
        </w:rPr>
      </w:pPr>
      <w:bookmarkStart w:id="75" w:name="_Toc497203492"/>
      <w:r w:rsidRPr="000B60BF">
        <w:rPr>
          <w:rFonts w:ascii="Times New Roman" w:hAnsi="Times New Roman"/>
          <w:b/>
          <w:bCs/>
          <w:sz w:val="28"/>
          <w:szCs w:val="28"/>
        </w:rPr>
        <w:t xml:space="preserve">3.1.3 </w:t>
      </w:r>
      <w:r w:rsidRPr="000B60BF">
        <w:rPr>
          <w:rFonts w:ascii="Times New Roman" w:hAnsi="Times New Roman"/>
          <w:b/>
          <w:bCs/>
          <w:sz w:val="28"/>
          <w:szCs w:val="28"/>
        </w:rPr>
        <w:t>企业地理位置</w:t>
      </w:r>
      <w:bookmarkEnd w:id="73"/>
      <w:bookmarkEnd w:id="74"/>
      <w:bookmarkEnd w:id="75"/>
    </w:p>
    <w:p w:rsidR="0018195A" w:rsidRDefault="002C3AB5" w:rsidP="0018195A">
      <w:pPr>
        <w:ind w:firstLineChars="200" w:firstLine="560"/>
        <w:jc w:val="left"/>
        <w:rPr>
          <w:rFonts w:ascii="Times New Roman" w:hAnsi="Times New Roman"/>
          <w:sz w:val="28"/>
          <w:szCs w:val="28"/>
        </w:rPr>
      </w:pPr>
      <w:r w:rsidRPr="000B60BF">
        <w:rPr>
          <w:rFonts w:ascii="Times New Roman" w:hAnsi="Times New Roman"/>
          <w:sz w:val="28"/>
          <w:szCs w:val="28"/>
        </w:rPr>
        <w:t>企业地理位置位于</w:t>
      </w:r>
      <w:r w:rsidR="0018195A" w:rsidRPr="0018195A">
        <w:rPr>
          <w:rFonts w:ascii="Times New Roman" w:hAnsi="Times New Roman" w:hint="eastAsia"/>
          <w:sz w:val="28"/>
          <w:szCs w:val="28"/>
        </w:rPr>
        <w:t>苏州市相城区望亭镇新华</w:t>
      </w:r>
      <w:r w:rsidR="008B1FDE">
        <w:rPr>
          <w:rFonts w:ascii="Times New Roman" w:hAnsi="Times New Roman" w:hint="eastAsia"/>
          <w:sz w:val="28"/>
          <w:szCs w:val="28"/>
        </w:rPr>
        <w:t>开发区</w:t>
      </w:r>
      <w:r w:rsidRPr="000B60BF">
        <w:rPr>
          <w:rFonts w:ascii="Times New Roman" w:hAnsi="Times New Roman"/>
          <w:sz w:val="28"/>
          <w:szCs w:val="28"/>
        </w:rPr>
        <w:t>，具体位置见下图</w:t>
      </w:r>
      <w:r w:rsidRPr="000B60BF">
        <w:rPr>
          <w:rFonts w:ascii="Times New Roman" w:hAnsi="Times New Roman"/>
          <w:sz w:val="28"/>
          <w:szCs w:val="28"/>
        </w:rPr>
        <w:t>3.1</w:t>
      </w:r>
      <w:r w:rsidR="00773735">
        <w:rPr>
          <w:rFonts w:ascii="Times New Roman" w:hAnsi="Times New Roman" w:hint="eastAsia"/>
          <w:sz w:val="28"/>
          <w:szCs w:val="28"/>
        </w:rPr>
        <w:t>.3</w:t>
      </w:r>
      <w:r w:rsidRPr="000B60BF">
        <w:rPr>
          <w:rFonts w:ascii="Times New Roman" w:hAnsi="Times New Roman"/>
          <w:sz w:val="28"/>
          <w:szCs w:val="28"/>
        </w:rPr>
        <w:t>-</w:t>
      </w:r>
      <w:r w:rsidR="00773735">
        <w:rPr>
          <w:rFonts w:ascii="Times New Roman" w:hAnsi="Times New Roman" w:hint="eastAsia"/>
          <w:sz w:val="28"/>
          <w:szCs w:val="28"/>
        </w:rPr>
        <w:t>1</w:t>
      </w:r>
      <w:r w:rsidRPr="000B60BF">
        <w:rPr>
          <w:rFonts w:ascii="Times New Roman" w:hAnsi="Times New Roman"/>
          <w:sz w:val="28"/>
          <w:szCs w:val="28"/>
        </w:rPr>
        <w:t>。</w:t>
      </w:r>
    </w:p>
    <w:p w:rsidR="00474C42" w:rsidRPr="000B60BF" w:rsidRDefault="000C6D43" w:rsidP="008B1FDE">
      <w:pPr>
        <w:ind w:firstLineChars="200" w:firstLine="420"/>
        <w:jc w:val="center"/>
        <w:rPr>
          <w:rFonts w:ascii="Times New Roman" w:hAnsi="Times New Roman"/>
          <w:sz w:val="28"/>
          <w:szCs w:val="28"/>
        </w:rPr>
      </w:pPr>
      <w:r w:rsidRPr="000C6D43">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561" o:spid="_x0000_s1066" type="#_x0000_t61" style="position:absolute;left:0;text-align:left;margin-left:228.35pt;margin-top:94.95pt;width:73.5pt;height:24.75pt;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" adj="-764,39709" filled="f" strokecolor="red" strokeweight="1.5pt">
            <v:textbox>
              <w:txbxContent>
                <w:p w:rsidR="007B0B65" w:rsidRDefault="007B0B65">
                  <w:pPr>
                    <w:jc w:val="center"/>
                    <w:rPr>
                      <w:b/>
                      <w:color w:val="FF0000"/>
                      <w:sz w:val="24"/>
                      <w:szCs w:val="24"/>
                    </w:rPr>
                  </w:pPr>
                  <w:r>
                    <w:rPr>
                      <w:b/>
                      <w:color w:val="FF0000"/>
                      <w:sz w:val="24"/>
                      <w:szCs w:val="24"/>
                    </w:rPr>
                    <w:t>项目地</w:t>
                  </w:r>
                </w:p>
              </w:txbxContent>
            </v:textbox>
          </v:shape>
        </w:pict>
      </w:r>
      <w:r w:rsidRPr="000C6D43">
        <w:rPr>
          <w:noProof/>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563" o:spid="_x0000_s1233" type="#_x0000_t187" style="position:absolute;left:0;text-align:left;margin-left:211.75pt;margin-top:131.7pt;width:24.1pt;height:24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" adj="8290" fillcolor="red" strokecolor="red"/>
        </w:pict>
      </w:r>
      <w:r w:rsidR="008B1FDE">
        <w:rPr>
          <w:noProof/>
        </w:rPr>
        <w:drawing>
          <wp:inline distT="0" distB="0" distL="0" distR="0">
            <wp:extent cx="5486400" cy="3672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3672840"/>
                    </a:xfrm>
                    <a:prstGeom prst="rect">
                      <a:avLst/>
                    </a:prstGeom>
                  </pic:spPr>
                </pic:pic>
              </a:graphicData>
            </a:graphic>
          </wp:inline>
        </w:drawing>
      </w:r>
      <w:r w:rsidR="002C3AB5" w:rsidRPr="000B60BF">
        <w:rPr>
          <w:rFonts w:ascii="Times New Roman" w:hAnsi="Times New Roman"/>
          <w:b/>
          <w:bCs/>
          <w:kern w:val="0"/>
          <w:sz w:val="24"/>
          <w:szCs w:val="24"/>
          <w:u w:color="000000"/>
        </w:rPr>
        <w:t>图</w:t>
      </w:r>
      <w:r w:rsidR="002C3AB5" w:rsidRPr="000B60BF">
        <w:rPr>
          <w:rFonts w:ascii="Times New Roman" w:hAnsi="Times New Roman"/>
          <w:b/>
          <w:bCs/>
          <w:kern w:val="0"/>
          <w:sz w:val="24"/>
          <w:szCs w:val="24"/>
          <w:u w:color="000000"/>
        </w:rPr>
        <w:t>3.1</w:t>
      </w:r>
      <w:r w:rsidR="00773735">
        <w:rPr>
          <w:rFonts w:ascii="Times New Roman" w:hAnsi="Times New Roman" w:hint="eastAsia"/>
          <w:b/>
          <w:bCs/>
          <w:kern w:val="0"/>
          <w:sz w:val="24"/>
          <w:szCs w:val="24"/>
          <w:u w:color="000000"/>
        </w:rPr>
        <w:t>.3</w:t>
      </w:r>
      <w:r w:rsidR="002C3AB5" w:rsidRPr="000B60BF">
        <w:rPr>
          <w:rFonts w:ascii="Times New Roman" w:hAnsi="Times New Roman"/>
          <w:b/>
          <w:bCs/>
          <w:kern w:val="0"/>
          <w:sz w:val="24"/>
          <w:szCs w:val="24"/>
          <w:u w:color="000000"/>
        </w:rPr>
        <w:t>-</w:t>
      </w:r>
      <w:r w:rsidR="00773735">
        <w:rPr>
          <w:rFonts w:ascii="Times New Roman" w:hAnsi="Times New Roman" w:hint="eastAsia"/>
          <w:b/>
          <w:bCs/>
          <w:kern w:val="0"/>
          <w:sz w:val="24"/>
          <w:szCs w:val="24"/>
          <w:u w:color="000000"/>
        </w:rPr>
        <w:t>1</w:t>
      </w:r>
      <w:r w:rsidR="002C3AB5" w:rsidRPr="000B60BF">
        <w:rPr>
          <w:rFonts w:ascii="Times New Roman" w:hAnsi="Times New Roman"/>
          <w:b/>
          <w:bCs/>
          <w:kern w:val="0"/>
          <w:sz w:val="24"/>
          <w:szCs w:val="24"/>
          <w:u w:color="000000"/>
        </w:rPr>
        <w:t xml:space="preserve"> </w:t>
      </w:r>
      <w:r w:rsidR="002C3AB5" w:rsidRPr="000B60BF">
        <w:rPr>
          <w:rFonts w:ascii="Times New Roman" w:hAnsi="Times New Roman"/>
          <w:b/>
          <w:bCs/>
          <w:kern w:val="0"/>
          <w:sz w:val="24"/>
          <w:szCs w:val="24"/>
          <w:u w:color="000000"/>
        </w:rPr>
        <w:t>厂区地理位置示意图</w:t>
      </w:r>
    </w:p>
    <w:p w:rsidR="00474C42" w:rsidRPr="000B60BF" w:rsidRDefault="00474C42">
      <w:pPr>
        <w:keepNext/>
        <w:keepLines/>
        <w:spacing w:line="360" w:lineRule="auto"/>
        <w:outlineLvl w:val="2"/>
        <w:rPr>
          <w:rFonts w:ascii="Times New Roman" w:hAnsi="Times New Roman"/>
          <w:b/>
          <w:bCs/>
          <w:sz w:val="28"/>
          <w:szCs w:val="28"/>
        </w:rPr>
        <w:sectPr w:rsidR="00474C42" w:rsidRPr="000B60BF" w:rsidSect="004D1C6D">
          <w:pgSz w:w="11905" w:h="16837"/>
          <w:pgMar w:top="1418" w:right="1418" w:bottom="1418" w:left="1418" w:header="851" w:footer="992" w:gutter="0"/>
          <w:cols w:space="368"/>
          <w:docGrid w:linePitch="286"/>
        </w:sectPr>
      </w:pPr>
    </w:p>
    <w:p w:rsidR="00474C42" w:rsidRPr="000B60BF" w:rsidRDefault="002C3AB5">
      <w:pPr>
        <w:keepNext/>
        <w:keepLines/>
        <w:spacing w:line="520" w:lineRule="exact"/>
        <w:outlineLvl w:val="2"/>
        <w:rPr>
          <w:rFonts w:ascii="Times New Roman" w:hAnsi="Times New Roman"/>
          <w:b/>
          <w:bCs/>
          <w:sz w:val="28"/>
          <w:szCs w:val="28"/>
        </w:rPr>
      </w:pPr>
      <w:bookmarkStart w:id="76" w:name="_Toc459878955"/>
      <w:bookmarkStart w:id="77" w:name="_Toc459193968"/>
      <w:bookmarkStart w:id="78" w:name="_Toc460932045"/>
      <w:bookmarkStart w:id="79" w:name="_Toc497203493"/>
      <w:r w:rsidRPr="000B60BF">
        <w:rPr>
          <w:rFonts w:ascii="Times New Roman" w:hAnsi="Times New Roman"/>
          <w:b/>
          <w:bCs/>
          <w:sz w:val="28"/>
          <w:szCs w:val="28"/>
        </w:rPr>
        <w:lastRenderedPageBreak/>
        <w:t>3.1.4</w:t>
      </w:r>
      <w:r w:rsidRPr="000B60BF">
        <w:rPr>
          <w:rFonts w:ascii="Times New Roman" w:hAnsi="Times New Roman"/>
          <w:b/>
          <w:bCs/>
          <w:sz w:val="28"/>
          <w:szCs w:val="28"/>
        </w:rPr>
        <w:t>企业卫生防护距离环境敏感目标情况</w:t>
      </w:r>
      <w:bookmarkEnd w:id="76"/>
      <w:bookmarkEnd w:id="77"/>
      <w:bookmarkEnd w:id="78"/>
      <w:bookmarkEnd w:id="79"/>
    </w:p>
    <w:p w:rsidR="00474C42" w:rsidRPr="000B60BF" w:rsidRDefault="002C3AB5" w:rsidP="004D1C6D">
      <w:pPr>
        <w:spacing w:line="520" w:lineRule="exact"/>
        <w:ind w:firstLineChars="300" w:firstLine="840"/>
        <w:rPr>
          <w:rFonts w:ascii="Times New Roman" w:hAnsi="Times New Roman"/>
          <w:sz w:val="28"/>
          <w:szCs w:val="28"/>
        </w:rPr>
      </w:pPr>
      <w:r w:rsidRPr="000B60BF">
        <w:rPr>
          <w:rFonts w:ascii="Times New Roman" w:hAnsi="Times New Roman"/>
          <w:sz w:val="28"/>
          <w:szCs w:val="28"/>
        </w:rPr>
        <w:t>根据《场地环境调查技术导则》要求，经现场实地踏勘，</w:t>
      </w:r>
      <w:r w:rsidR="007E791A">
        <w:rPr>
          <w:rFonts w:ascii="Times New Roman" w:hAnsi="Times New Roman"/>
          <w:sz w:val="28"/>
          <w:szCs w:val="28"/>
        </w:rPr>
        <w:t>苏州市兴邦化学建材有限公司</w:t>
      </w:r>
      <w:r w:rsidRPr="000B60BF">
        <w:rPr>
          <w:rFonts w:ascii="Times New Roman" w:hAnsi="Times New Roman"/>
          <w:sz w:val="28"/>
          <w:szCs w:val="28"/>
        </w:rPr>
        <w:t>位于</w:t>
      </w:r>
      <w:r w:rsidR="0018195A" w:rsidRPr="0018195A">
        <w:rPr>
          <w:rFonts w:ascii="Times New Roman" w:hAnsi="Times New Roman" w:hint="eastAsia"/>
          <w:sz w:val="28"/>
          <w:szCs w:val="28"/>
        </w:rPr>
        <w:t>苏州市相城区望亭镇新华</w:t>
      </w:r>
      <w:r w:rsidR="008B1FDE">
        <w:rPr>
          <w:rFonts w:ascii="Times New Roman" w:hAnsi="Times New Roman" w:hint="eastAsia"/>
          <w:sz w:val="28"/>
          <w:szCs w:val="28"/>
        </w:rPr>
        <w:t>开发区</w:t>
      </w:r>
      <w:r w:rsidRPr="000B60BF">
        <w:rPr>
          <w:rFonts w:ascii="Times New Roman" w:hAnsi="Times New Roman"/>
          <w:sz w:val="28"/>
          <w:szCs w:val="28"/>
        </w:rPr>
        <w:t>。</w:t>
      </w:r>
      <w:r w:rsidR="0018195A">
        <w:rPr>
          <w:rFonts w:ascii="Times New Roman" w:hAnsi="Times New Roman"/>
          <w:sz w:val="28"/>
          <w:szCs w:val="28"/>
        </w:rPr>
        <w:t>苏州市兴邦化学建材有限公司北侧为</w:t>
      </w:r>
      <w:r w:rsidR="008B1FDE">
        <w:rPr>
          <w:rFonts w:ascii="Times New Roman" w:hAnsi="Times New Roman" w:hint="eastAsia"/>
          <w:sz w:val="28"/>
          <w:szCs w:val="28"/>
        </w:rPr>
        <w:t>苏州格鲁勃机械</w:t>
      </w:r>
      <w:r w:rsidR="0018195A">
        <w:rPr>
          <w:rFonts w:ascii="Times New Roman" w:hAnsi="Times New Roman" w:hint="eastAsia"/>
          <w:sz w:val="28"/>
          <w:szCs w:val="28"/>
        </w:rPr>
        <w:t>有限公司</w:t>
      </w:r>
      <w:r w:rsidRPr="000B60BF">
        <w:rPr>
          <w:rFonts w:ascii="Times New Roman" w:hAnsi="Times New Roman"/>
          <w:sz w:val="28"/>
          <w:szCs w:val="28"/>
        </w:rPr>
        <w:t>，南侧</w:t>
      </w:r>
      <w:r w:rsidR="0018195A">
        <w:rPr>
          <w:rFonts w:ascii="Times New Roman" w:hAnsi="Times New Roman"/>
          <w:sz w:val="28"/>
          <w:szCs w:val="28"/>
        </w:rPr>
        <w:t>为</w:t>
      </w:r>
      <w:r w:rsidR="0018195A">
        <w:rPr>
          <w:rFonts w:ascii="Times New Roman" w:hAnsi="Times New Roman" w:hint="eastAsia"/>
          <w:sz w:val="28"/>
          <w:szCs w:val="28"/>
        </w:rPr>
        <w:t>新华</w:t>
      </w:r>
      <w:r w:rsidR="008B1FDE">
        <w:rPr>
          <w:rFonts w:ascii="Times New Roman" w:hAnsi="Times New Roman" w:hint="eastAsia"/>
          <w:sz w:val="28"/>
          <w:szCs w:val="28"/>
        </w:rPr>
        <w:t>村</w:t>
      </w:r>
      <w:r w:rsidR="0018195A">
        <w:rPr>
          <w:rFonts w:ascii="Times New Roman" w:hAnsi="Times New Roman" w:hint="eastAsia"/>
          <w:sz w:val="28"/>
          <w:szCs w:val="28"/>
        </w:rPr>
        <w:t>路</w:t>
      </w:r>
      <w:r w:rsidR="0018195A">
        <w:rPr>
          <w:rFonts w:ascii="Times New Roman" w:hAnsi="Times New Roman"/>
          <w:sz w:val="28"/>
          <w:szCs w:val="28"/>
        </w:rPr>
        <w:t>，东侧为</w:t>
      </w:r>
      <w:r w:rsidR="008B1FDE">
        <w:rPr>
          <w:rFonts w:ascii="Times New Roman" w:hAnsi="Times New Roman" w:hint="eastAsia"/>
          <w:sz w:val="28"/>
          <w:szCs w:val="28"/>
        </w:rPr>
        <w:t>堰头路</w:t>
      </w:r>
      <w:r w:rsidR="0018195A">
        <w:rPr>
          <w:rFonts w:ascii="Times New Roman" w:hAnsi="Times New Roman" w:hint="eastAsia"/>
          <w:sz w:val="28"/>
          <w:szCs w:val="28"/>
        </w:rPr>
        <w:t>，</w:t>
      </w:r>
      <w:r w:rsidR="0018195A">
        <w:rPr>
          <w:rFonts w:ascii="Times New Roman" w:hAnsi="Times New Roman"/>
          <w:sz w:val="28"/>
          <w:szCs w:val="28"/>
        </w:rPr>
        <w:t>西侧为</w:t>
      </w:r>
      <w:r w:rsidR="008B1FDE">
        <w:rPr>
          <w:rFonts w:ascii="Times New Roman" w:hAnsi="Times New Roman" w:hint="eastAsia"/>
          <w:sz w:val="28"/>
          <w:szCs w:val="28"/>
        </w:rPr>
        <w:t>苏州迪迈塑胶</w:t>
      </w:r>
      <w:r w:rsidR="0018195A">
        <w:rPr>
          <w:rFonts w:ascii="Times New Roman" w:hAnsi="Times New Roman" w:hint="eastAsia"/>
          <w:sz w:val="28"/>
          <w:szCs w:val="28"/>
        </w:rPr>
        <w:t>有限公司</w:t>
      </w:r>
      <w:r w:rsidRPr="000B60BF">
        <w:rPr>
          <w:rFonts w:ascii="Times New Roman" w:hAnsi="Times New Roman"/>
          <w:sz w:val="28"/>
          <w:szCs w:val="28"/>
        </w:rPr>
        <w:t>。</w:t>
      </w:r>
    </w:p>
    <w:p w:rsidR="00474C42" w:rsidRPr="000B60BF" w:rsidRDefault="00421D8A" w:rsidP="0018195A">
      <w:pPr>
        <w:spacing w:line="520" w:lineRule="exact"/>
        <w:ind w:firstLineChars="200" w:firstLine="560"/>
        <w:rPr>
          <w:rFonts w:ascii="Times New Roman" w:hAnsi="Times New Roman"/>
          <w:sz w:val="28"/>
          <w:szCs w:val="28"/>
        </w:rPr>
      </w:pPr>
      <w:r>
        <w:rPr>
          <w:rFonts w:ascii="Times New Roman" w:hAnsi="Times New Roman"/>
          <w:sz w:val="28"/>
          <w:szCs w:val="28"/>
        </w:rPr>
        <w:t>所在位置</w:t>
      </w:r>
      <w:r w:rsidR="002C3AB5" w:rsidRPr="0018195A">
        <w:rPr>
          <w:rFonts w:ascii="Times New Roman" w:hAnsi="Times New Roman"/>
          <w:sz w:val="28"/>
          <w:szCs w:val="28"/>
        </w:rPr>
        <w:t>周围</w:t>
      </w:r>
      <w:r>
        <w:rPr>
          <w:rFonts w:ascii="Times New Roman" w:hAnsi="Times New Roman" w:hint="eastAsia"/>
          <w:sz w:val="28"/>
          <w:szCs w:val="28"/>
        </w:rPr>
        <w:t>5</w:t>
      </w:r>
      <w:r w:rsidR="0018195A">
        <w:rPr>
          <w:rFonts w:ascii="Times New Roman" w:hAnsi="Times New Roman"/>
          <w:sz w:val="28"/>
          <w:szCs w:val="28"/>
        </w:rPr>
        <w:t>公里无划定的江苏省重要生态功能区</w:t>
      </w:r>
      <w:r w:rsidR="002C3AB5" w:rsidRPr="000B60BF">
        <w:rPr>
          <w:rFonts w:ascii="Times New Roman" w:hAnsi="Times New Roman"/>
          <w:color w:val="000000"/>
          <w:sz w:val="28"/>
          <w:szCs w:val="28"/>
        </w:rPr>
        <w:t>。</w:t>
      </w:r>
      <w:r w:rsidR="002C3AB5" w:rsidRPr="000B60BF">
        <w:rPr>
          <w:rFonts w:ascii="Times New Roman" w:hAnsi="Times New Roman"/>
          <w:color w:val="000000"/>
          <w:sz w:val="28"/>
          <w:szCs w:val="28"/>
          <w:lang w:val="zh-CN"/>
        </w:rPr>
        <w:t>主要环境保护目标见表</w:t>
      </w:r>
      <w:r w:rsidR="002C3AB5" w:rsidRPr="000B60BF">
        <w:rPr>
          <w:rFonts w:ascii="Times New Roman" w:hAnsi="Times New Roman"/>
          <w:color w:val="000000"/>
          <w:sz w:val="28"/>
          <w:szCs w:val="28"/>
        </w:rPr>
        <w:t>3.1</w:t>
      </w:r>
      <w:r w:rsidR="00773735">
        <w:rPr>
          <w:rFonts w:ascii="Times New Roman" w:hAnsi="Times New Roman" w:hint="eastAsia"/>
          <w:color w:val="000000"/>
          <w:sz w:val="28"/>
          <w:szCs w:val="28"/>
        </w:rPr>
        <w:t>.4</w:t>
      </w:r>
      <w:r w:rsidR="002C3AB5" w:rsidRPr="000B60BF">
        <w:rPr>
          <w:rFonts w:ascii="Times New Roman" w:hAnsi="Times New Roman"/>
          <w:color w:val="000000"/>
          <w:sz w:val="28"/>
          <w:szCs w:val="28"/>
        </w:rPr>
        <w:t>-1</w:t>
      </w:r>
      <w:r w:rsidR="002C3AB5" w:rsidRPr="000B60BF">
        <w:rPr>
          <w:rFonts w:ascii="Times New Roman" w:hAnsi="Times New Roman"/>
          <w:color w:val="000000"/>
          <w:sz w:val="28"/>
          <w:szCs w:val="28"/>
          <w:lang w:val="zh-CN"/>
        </w:rPr>
        <w:t>。</w:t>
      </w:r>
    </w:p>
    <w:p w:rsidR="00474C42" w:rsidRPr="000B60BF" w:rsidRDefault="002C3AB5">
      <w:pPr>
        <w:widowControl/>
        <w:spacing w:line="520" w:lineRule="exact"/>
        <w:jc w:val="center"/>
        <w:textAlignment w:val="baseline"/>
        <w:rPr>
          <w:rFonts w:ascii="Times New Roman" w:hAnsi="Times New Roman"/>
          <w:b/>
          <w:bCs/>
          <w:kern w:val="0"/>
          <w:sz w:val="24"/>
          <w:szCs w:val="24"/>
          <w:u w:color="000000"/>
        </w:rPr>
      </w:pPr>
      <w:r w:rsidRPr="000B60BF">
        <w:rPr>
          <w:rFonts w:ascii="Times New Roman" w:hAnsi="Times New Roman"/>
          <w:b/>
          <w:bCs/>
          <w:kern w:val="0"/>
          <w:sz w:val="24"/>
          <w:szCs w:val="24"/>
          <w:u w:color="000000"/>
        </w:rPr>
        <w:t>表</w:t>
      </w:r>
      <w:r w:rsidRPr="000B60BF">
        <w:rPr>
          <w:rFonts w:ascii="Times New Roman" w:hAnsi="Times New Roman"/>
          <w:b/>
          <w:bCs/>
          <w:kern w:val="0"/>
          <w:sz w:val="24"/>
          <w:szCs w:val="24"/>
          <w:u w:color="000000"/>
        </w:rPr>
        <w:t>3.1</w:t>
      </w:r>
      <w:r w:rsidR="00773735">
        <w:rPr>
          <w:rFonts w:ascii="Times New Roman" w:hAnsi="Times New Roman" w:hint="eastAsia"/>
          <w:b/>
          <w:bCs/>
          <w:kern w:val="0"/>
          <w:sz w:val="24"/>
          <w:szCs w:val="24"/>
          <w:u w:color="000000"/>
        </w:rPr>
        <w:t>.4</w:t>
      </w:r>
      <w:r w:rsidRPr="000B60BF">
        <w:rPr>
          <w:rFonts w:ascii="Times New Roman" w:hAnsi="Times New Roman"/>
          <w:b/>
          <w:bCs/>
          <w:kern w:val="0"/>
          <w:sz w:val="24"/>
          <w:szCs w:val="24"/>
          <w:u w:color="000000"/>
        </w:rPr>
        <w:t xml:space="preserve">-1 </w:t>
      </w:r>
      <w:r w:rsidRPr="000B60BF">
        <w:rPr>
          <w:rFonts w:ascii="Times New Roman" w:hAnsi="Times New Roman"/>
          <w:b/>
          <w:bCs/>
          <w:kern w:val="0"/>
          <w:sz w:val="24"/>
          <w:szCs w:val="24"/>
          <w:u w:color="000000"/>
        </w:rPr>
        <w:t>主要环境保护目标</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209"/>
        <w:gridCol w:w="1554"/>
        <w:gridCol w:w="1120"/>
        <w:gridCol w:w="728"/>
        <w:gridCol w:w="1190"/>
        <w:gridCol w:w="3555"/>
      </w:tblGrid>
      <w:tr w:rsidR="00474C42" w:rsidRPr="000B60BF" w:rsidTr="00CD67BA">
        <w:trPr>
          <w:trHeight w:val="284"/>
          <w:jc w:val="center"/>
        </w:trPr>
        <w:tc>
          <w:tcPr>
            <w:tcW w:w="1209"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环境要素</w:t>
            </w:r>
          </w:p>
        </w:tc>
        <w:tc>
          <w:tcPr>
            <w:tcW w:w="1554"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环境保护对象</w:t>
            </w:r>
          </w:p>
        </w:tc>
        <w:tc>
          <w:tcPr>
            <w:tcW w:w="1120"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方位</w:t>
            </w:r>
          </w:p>
        </w:tc>
        <w:tc>
          <w:tcPr>
            <w:tcW w:w="728"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距离</w:t>
            </w:r>
          </w:p>
          <w:p w:rsidR="00474C42" w:rsidRPr="000B60BF" w:rsidRDefault="002C3AB5">
            <w:pPr>
              <w:jc w:val="center"/>
              <w:rPr>
                <w:rFonts w:ascii="Times New Roman" w:hAnsi="Times New Roman"/>
                <w:szCs w:val="21"/>
              </w:rPr>
            </w:pPr>
            <w:r w:rsidRPr="000B60BF">
              <w:rPr>
                <w:rFonts w:ascii="Times New Roman" w:hAnsi="Times New Roman"/>
                <w:szCs w:val="21"/>
              </w:rPr>
              <w:t>（</w:t>
            </w:r>
            <w:r w:rsidRPr="000B60BF">
              <w:rPr>
                <w:rFonts w:ascii="Times New Roman" w:hAnsi="Times New Roman"/>
                <w:szCs w:val="21"/>
              </w:rPr>
              <w:t>m</w:t>
            </w:r>
            <w:r w:rsidRPr="000B60BF">
              <w:rPr>
                <w:rFonts w:ascii="Times New Roman" w:hAnsi="Times New Roman"/>
                <w:szCs w:val="21"/>
              </w:rPr>
              <w:t>）</w:t>
            </w:r>
          </w:p>
        </w:tc>
        <w:tc>
          <w:tcPr>
            <w:tcW w:w="1190"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规模</w:t>
            </w:r>
          </w:p>
        </w:tc>
        <w:tc>
          <w:tcPr>
            <w:tcW w:w="3555"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环境功能</w:t>
            </w:r>
          </w:p>
        </w:tc>
      </w:tr>
      <w:tr w:rsidR="00474C42" w:rsidRPr="000B60BF" w:rsidTr="00CD67BA">
        <w:trPr>
          <w:trHeight w:val="284"/>
          <w:jc w:val="center"/>
        </w:trPr>
        <w:tc>
          <w:tcPr>
            <w:tcW w:w="1209" w:type="dxa"/>
            <w:vMerge w:val="restart"/>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空气环境</w:t>
            </w:r>
          </w:p>
        </w:tc>
        <w:tc>
          <w:tcPr>
            <w:tcW w:w="1554" w:type="dxa"/>
            <w:vAlign w:val="center"/>
          </w:tcPr>
          <w:p w:rsidR="00474C42" w:rsidRPr="000B60BF" w:rsidRDefault="005A0C17">
            <w:pPr>
              <w:jc w:val="center"/>
              <w:rPr>
                <w:rFonts w:ascii="Times New Roman" w:hAnsi="Times New Roman"/>
                <w:szCs w:val="21"/>
              </w:rPr>
            </w:pPr>
            <w:r>
              <w:rPr>
                <w:rFonts w:ascii="Times New Roman" w:hAnsi="Times New Roman" w:hint="eastAsia"/>
                <w:szCs w:val="21"/>
              </w:rPr>
              <w:t>御</w:t>
            </w:r>
            <w:r w:rsidR="008B1FDE">
              <w:rPr>
                <w:rFonts w:ascii="Times New Roman" w:hAnsi="Times New Roman" w:hint="eastAsia"/>
                <w:szCs w:val="21"/>
              </w:rPr>
              <w:t>亭花苑</w:t>
            </w:r>
          </w:p>
        </w:tc>
        <w:tc>
          <w:tcPr>
            <w:tcW w:w="1120"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北</w:t>
            </w:r>
          </w:p>
        </w:tc>
        <w:tc>
          <w:tcPr>
            <w:tcW w:w="728" w:type="dxa"/>
            <w:vAlign w:val="center"/>
          </w:tcPr>
          <w:p w:rsidR="00474C42" w:rsidRPr="000B60BF" w:rsidRDefault="002A2956">
            <w:pPr>
              <w:jc w:val="center"/>
              <w:rPr>
                <w:rFonts w:ascii="Times New Roman" w:hAnsi="Times New Roman"/>
                <w:szCs w:val="21"/>
              </w:rPr>
            </w:pPr>
            <w:r>
              <w:rPr>
                <w:rFonts w:ascii="Times New Roman" w:hAnsi="Times New Roman" w:hint="eastAsia"/>
                <w:szCs w:val="21"/>
              </w:rPr>
              <w:t>560</w:t>
            </w:r>
          </w:p>
        </w:tc>
        <w:tc>
          <w:tcPr>
            <w:tcW w:w="1190" w:type="dxa"/>
            <w:vAlign w:val="center"/>
          </w:tcPr>
          <w:p w:rsidR="00474C42" w:rsidRPr="000B60BF" w:rsidRDefault="00E96F92" w:rsidP="005A0C17">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w:t>
            </w:r>
            <w:r w:rsidR="002C3AB5" w:rsidRPr="000B60BF">
              <w:rPr>
                <w:rFonts w:ascii="Times New Roman" w:hAnsi="Times New Roman"/>
                <w:szCs w:val="21"/>
              </w:rPr>
              <w:t>500</w:t>
            </w:r>
            <w:r w:rsidR="005A0C17">
              <w:rPr>
                <w:rFonts w:ascii="Times New Roman" w:hAnsi="Times New Roman" w:hint="eastAsia"/>
                <w:szCs w:val="21"/>
              </w:rPr>
              <w:t>户</w:t>
            </w:r>
          </w:p>
        </w:tc>
        <w:tc>
          <w:tcPr>
            <w:tcW w:w="3555" w:type="dxa"/>
            <w:vMerge w:val="restart"/>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《环境空气质量标准》（</w:t>
            </w:r>
            <w:r w:rsidRPr="000B60BF">
              <w:rPr>
                <w:rFonts w:ascii="Times New Roman" w:hAnsi="Times New Roman"/>
                <w:szCs w:val="21"/>
              </w:rPr>
              <w:t>GB3095-2012</w:t>
            </w:r>
            <w:r w:rsidRPr="000B60BF">
              <w:rPr>
                <w:rFonts w:ascii="Times New Roman" w:hAnsi="Times New Roman"/>
                <w:szCs w:val="21"/>
              </w:rPr>
              <w:t>）二级标准</w:t>
            </w: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rsidP="00CF1DA7">
            <w:pPr>
              <w:jc w:val="center"/>
              <w:rPr>
                <w:rFonts w:ascii="Times New Roman" w:hAnsi="Times New Roman"/>
                <w:szCs w:val="21"/>
              </w:rPr>
            </w:pPr>
            <w:r>
              <w:rPr>
                <w:rFonts w:ascii="Times New Roman" w:hAnsi="Times New Roman" w:hint="eastAsia"/>
                <w:szCs w:val="21"/>
              </w:rPr>
              <w:t>华庭御园</w:t>
            </w:r>
          </w:p>
        </w:tc>
        <w:tc>
          <w:tcPr>
            <w:tcW w:w="1120" w:type="dxa"/>
            <w:vAlign w:val="center"/>
          </w:tcPr>
          <w:p w:rsidR="002A2956" w:rsidRPr="000B60BF" w:rsidRDefault="002A2956" w:rsidP="00CF1DA7">
            <w:pPr>
              <w:jc w:val="center"/>
              <w:rPr>
                <w:rFonts w:ascii="Times New Roman" w:hAnsi="Times New Roman"/>
                <w:szCs w:val="21"/>
              </w:rPr>
            </w:pPr>
            <w:r w:rsidRPr="000B60BF">
              <w:rPr>
                <w:rFonts w:ascii="Times New Roman" w:hAnsi="Times New Roman"/>
                <w:szCs w:val="21"/>
              </w:rPr>
              <w:t>北</w:t>
            </w:r>
          </w:p>
        </w:tc>
        <w:tc>
          <w:tcPr>
            <w:tcW w:w="728" w:type="dxa"/>
            <w:vAlign w:val="center"/>
          </w:tcPr>
          <w:p w:rsidR="002A2956" w:rsidRPr="000B60BF" w:rsidRDefault="002A2956" w:rsidP="002A2956">
            <w:pPr>
              <w:jc w:val="center"/>
              <w:rPr>
                <w:rFonts w:ascii="Times New Roman" w:hAnsi="Times New Roman"/>
                <w:szCs w:val="21"/>
              </w:rPr>
            </w:pPr>
            <w:r>
              <w:rPr>
                <w:rFonts w:ascii="Times New Roman" w:hAnsi="Times New Roman" w:hint="eastAsia"/>
                <w:szCs w:val="21"/>
              </w:rPr>
              <w:t>220</w:t>
            </w:r>
          </w:p>
        </w:tc>
        <w:tc>
          <w:tcPr>
            <w:tcW w:w="1190" w:type="dxa"/>
            <w:vAlign w:val="center"/>
          </w:tcPr>
          <w:p w:rsidR="002A2956" w:rsidRDefault="002A2956" w:rsidP="005A0C17">
            <w:pPr>
              <w:jc w:val="center"/>
              <w:rPr>
                <w:rFonts w:ascii="Times New Roman" w:hAnsi="Times New Roman"/>
                <w:szCs w:val="21"/>
              </w:rPr>
            </w:pPr>
            <w:r>
              <w:rPr>
                <w:rFonts w:ascii="Times New Roman" w:hAnsi="Times New Roman" w:hint="eastAsia"/>
                <w:szCs w:val="21"/>
              </w:rPr>
              <w:t>约</w:t>
            </w:r>
            <w:r w:rsidRPr="000B60BF">
              <w:rPr>
                <w:rFonts w:ascii="Times New Roman" w:hAnsi="Times New Roman"/>
                <w:szCs w:val="21"/>
              </w:rPr>
              <w:t>500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鹤溪佳苑</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700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sidRPr="000B60BF">
              <w:rPr>
                <w:rFonts w:ascii="Times New Roman" w:hAnsi="Times New Roman"/>
                <w:szCs w:val="21"/>
              </w:rPr>
              <w:t>500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御庭水岸</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900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1000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相城中医医院</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1100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500</w:t>
            </w:r>
            <w:r>
              <w:rPr>
                <w:rFonts w:ascii="Times New Roman" w:hAnsi="Times New Roman" w:hint="eastAsia"/>
                <w:szCs w:val="21"/>
              </w:rPr>
              <w:t>人</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问渡新村</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Pr="000B60BF" w:rsidRDefault="002A2956" w:rsidP="002A2956">
            <w:pPr>
              <w:jc w:val="center"/>
              <w:rPr>
                <w:rFonts w:ascii="Times New Roman" w:hAnsi="Times New Roman"/>
                <w:szCs w:val="21"/>
              </w:rPr>
            </w:pPr>
            <w:r>
              <w:rPr>
                <w:rFonts w:ascii="Times New Roman" w:hAnsi="Times New Roman" w:hint="eastAsia"/>
                <w:szCs w:val="21"/>
              </w:rPr>
              <w:t>1100</w:t>
            </w:r>
          </w:p>
        </w:tc>
        <w:tc>
          <w:tcPr>
            <w:tcW w:w="1190" w:type="dxa"/>
            <w:vAlign w:val="center"/>
          </w:tcPr>
          <w:p w:rsidR="002A2956" w:rsidRPr="000B60BF" w:rsidRDefault="002A2956" w:rsidP="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800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紫薇花苑</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Pr="000B60BF" w:rsidRDefault="002A2956" w:rsidP="002A2956">
            <w:pPr>
              <w:jc w:val="center"/>
              <w:rPr>
                <w:rFonts w:ascii="Times New Roman" w:hAnsi="Times New Roman"/>
                <w:szCs w:val="21"/>
              </w:rPr>
            </w:pPr>
            <w:r>
              <w:rPr>
                <w:rFonts w:ascii="Times New Roman" w:hAnsi="Times New Roman" w:hint="eastAsia"/>
                <w:szCs w:val="21"/>
              </w:rPr>
              <w:t>1300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600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Default="002A2956">
            <w:pPr>
              <w:jc w:val="center"/>
              <w:rPr>
                <w:rFonts w:ascii="Times New Roman" w:hAnsi="Times New Roman"/>
                <w:szCs w:val="21"/>
              </w:rPr>
            </w:pPr>
            <w:r>
              <w:rPr>
                <w:rFonts w:ascii="Times New Roman" w:hAnsi="Times New Roman" w:hint="eastAsia"/>
                <w:szCs w:val="21"/>
              </w:rPr>
              <w:t>马驿新村</w:t>
            </w:r>
          </w:p>
        </w:tc>
        <w:tc>
          <w:tcPr>
            <w:tcW w:w="1120" w:type="dxa"/>
            <w:vAlign w:val="center"/>
          </w:tcPr>
          <w:p w:rsidR="002A2956"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Default="002A2956" w:rsidP="002A2956">
            <w:pPr>
              <w:jc w:val="center"/>
              <w:rPr>
                <w:rFonts w:ascii="Times New Roman" w:hAnsi="Times New Roman"/>
                <w:szCs w:val="21"/>
              </w:rPr>
            </w:pPr>
            <w:r>
              <w:rPr>
                <w:rFonts w:ascii="Times New Roman" w:hAnsi="Times New Roman" w:hint="eastAsia"/>
                <w:szCs w:val="21"/>
              </w:rPr>
              <w:t>1500</w:t>
            </w:r>
          </w:p>
        </w:tc>
        <w:tc>
          <w:tcPr>
            <w:tcW w:w="1190" w:type="dxa"/>
            <w:vAlign w:val="center"/>
          </w:tcPr>
          <w:p w:rsidR="002A2956"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600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Default="002A2956">
            <w:pPr>
              <w:jc w:val="center"/>
              <w:rPr>
                <w:rFonts w:ascii="Times New Roman" w:hAnsi="Times New Roman"/>
                <w:szCs w:val="21"/>
              </w:rPr>
            </w:pPr>
            <w:r>
              <w:rPr>
                <w:rFonts w:ascii="Times New Roman" w:hAnsi="Times New Roman" w:hint="eastAsia"/>
                <w:szCs w:val="21"/>
              </w:rPr>
              <w:t>望馨花苑</w:t>
            </w:r>
          </w:p>
        </w:tc>
        <w:tc>
          <w:tcPr>
            <w:tcW w:w="1120" w:type="dxa"/>
            <w:vAlign w:val="center"/>
          </w:tcPr>
          <w:p w:rsidR="002A2956"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Default="002A2956" w:rsidP="002A2956">
            <w:pPr>
              <w:jc w:val="center"/>
              <w:rPr>
                <w:rFonts w:ascii="Times New Roman" w:hAnsi="Times New Roman"/>
                <w:szCs w:val="21"/>
              </w:rPr>
            </w:pPr>
            <w:r>
              <w:rPr>
                <w:rFonts w:ascii="Times New Roman" w:hAnsi="Times New Roman" w:hint="eastAsia"/>
                <w:szCs w:val="21"/>
              </w:rPr>
              <w:t>1400</w:t>
            </w:r>
          </w:p>
        </w:tc>
        <w:tc>
          <w:tcPr>
            <w:tcW w:w="1190" w:type="dxa"/>
            <w:vAlign w:val="center"/>
          </w:tcPr>
          <w:p w:rsidR="002A2956"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400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Default="002A2956">
            <w:pPr>
              <w:jc w:val="center"/>
              <w:rPr>
                <w:rFonts w:ascii="Times New Roman" w:hAnsi="Times New Roman"/>
                <w:szCs w:val="21"/>
              </w:rPr>
            </w:pPr>
            <w:r>
              <w:rPr>
                <w:rFonts w:ascii="Times New Roman" w:hAnsi="Times New Roman" w:hint="eastAsia"/>
                <w:szCs w:val="21"/>
              </w:rPr>
              <w:t>舒馨花苑</w:t>
            </w:r>
          </w:p>
        </w:tc>
        <w:tc>
          <w:tcPr>
            <w:tcW w:w="1120" w:type="dxa"/>
            <w:vAlign w:val="center"/>
          </w:tcPr>
          <w:p w:rsidR="002A2956"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Default="002A2956" w:rsidP="002A2956">
            <w:pPr>
              <w:jc w:val="center"/>
              <w:rPr>
                <w:rFonts w:ascii="Times New Roman" w:hAnsi="Times New Roman"/>
                <w:szCs w:val="21"/>
              </w:rPr>
            </w:pPr>
            <w:r>
              <w:rPr>
                <w:rFonts w:ascii="Times New Roman" w:hAnsi="Times New Roman" w:hint="eastAsia"/>
                <w:szCs w:val="21"/>
              </w:rPr>
              <w:t>2000</w:t>
            </w:r>
          </w:p>
        </w:tc>
        <w:tc>
          <w:tcPr>
            <w:tcW w:w="1190" w:type="dxa"/>
            <w:vAlign w:val="center"/>
          </w:tcPr>
          <w:p w:rsidR="002A2956"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800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Default="002A2956">
            <w:pPr>
              <w:jc w:val="center"/>
              <w:rPr>
                <w:rFonts w:ascii="Times New Roman" w:hAnsi="Times New Roman"/>
                <w:szCs w:val="21"/>
              </w:rPr>
            </w:pPr>
            <w:r>
              <w:rPr>
                <w:rFonts w:ascii="Times New Roman" w:hAnsi="Times New Roman" w:hint="eastAsia"/>
                <w:szCs w:val="21"/>
              </w:rPr>
              <w:t>果园新村</w:t>
            </w:r>
          </w:p>
        </w:tc>
        <w:tc>
          <w:tcPr>
            <w:tcW w:w="1120" w:type="dxa"/>
            <w:vAlign w:val="center"/>
          </w:tcPr>
          <w:p w:rsidR="002A2956"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Default="002A2956" w:rsidP="002A2956">
            <w:pPr>
              <w:jc w:val="center"/>
              <w:rPr>
                <w:rFonts w:ascii="Times New Roman" w:hAnsi="Times New Roman"/>
                <w:szCs w:val="21"/>
              </w:rPr>
            </w:pPr>
            <w:r>
              <w:rPr>
                <w:rFonts w:ascii="Times New Roman" w:hAnsi="Times New Roman" w:hint="eastAsia"/>
                <w:szCs w:val="21"/>
              </w:rPr>
              <w:t>2200</w:t>
            </w:r>
          </w:p>
        </w:tc>
        <w:tc>
          <w:tcPr>
            <w:tcW w:w="1190" w:type="dxa"/>
            <w:vAlign w:val="center"/>
          </w:tcPr>
          <w:p w:rsidR="002A2956" w:rsidRDefault="002A2956" w:rsidP="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400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Default="002A2956">
            <w:pPr>
              <w:jc w:val="center"/>
              <w:rPr>
                <w:rFonts w:ascii="Times New Roman" w:hAnsi="Times New Roman"/>
                <w:szCs w:val="21"/>
              </w:rPr>
            </w:pPr>
            <w:r>
              <w:rPr>
                <w:rFonts w:ascii="Times New Roman" w:hAnsi="Times New Roman" w:hint="eastAsia"/>
                <w:szCs w:val="21"/>
              </w:rPr>
              <w:t>运河邨</w:t>
            </w:r>
          </w:p>
        </w:tc>
        <w:tc>
          <w:tcPr>
            <w:tcW w:w="1120" w:type="dxa"/>
            <w:vAlign w:val="center"/>
          </w:tcPr>
          <w:p w:rsidR="002A2956" w:rsidRDefault="002A2956">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Default="002A2956" w:rsidP="002A2956">
            <w:pPr>
              <w:jc w:val="center"/>
              <w:rPr>
                <w:rFonts w:ascii="Times New Roman" w:hAnsi="Times New Roman"/>
                <w:szCs w:val="21"/>
              </w:rPr>
            </w:pPr>
            <w:r>
              <w:rPr>
                <w:rFonts w:ascii="Times New Roman" w:hAnsi="Times New Roman" w:hint="eastAsia"/>
                <w:szCs w:val="21"/>
              </w:rPr>
              <w:t>2300</w:t>
            </w:r>
          </w:p>
        </w:tc>
        <w:tc>
          <w:tcPr>
            <w:tcW w:w="1190" w:type="dxa"/>
            <w:vAlign w:val="center"/>
          </w:tcPr>
          <w:p w:rsidR="002A2956"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Default="002A2956">
            <w:pPr>
              <w:jc w:val="center"/>
              <w:rPr>
                <w:rFonts w:ascii="Times New Roman" w:hAnsi="Times New Roman"/>
                <w:szCs w:val="21"/>
              </w:rPr>
            </w:pPr>
            <w:r>
              <w:rPr>
                <w:rFonts w:ascii="Times New Roman" w:hAnsi="Times New Roman" w:hint="eastAsia"/>
                <w:szCs w:val="21"/>
              </w:rPr>
              <w:t>望亭发电场职工宿舍</w:t>
            </w:r>
          </w:p>
        </w:tc>
        <w:tc>
          <w:tcPr>
            <w:tcW w:w="1120" w:type="dxa"/>
            <w:vAlign w:val="center"/>
          </w:tcPr>
          <w:p w:rsidR="002A2956" w:rsidRDefault="00333010">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2A2956" w:rsidRDefault="002A2956" w:rsidP="002A2956">
            <w:pPr>
              <w:jc w:val="center"/>
              <w:rPr>
                <w:rFonts w:ascii="Times New Roman" w:hAnsi="Times New Roman"/>
                <w:szCs w:val="21"/>
              </w:rPr>
            </w:pPr>
            <w:r>
              <w:rPr>
                <w:rFonts w:ascii="Times New Roman" w:hAnsi="Times New Roman" w:hint="eastAsia"/>
                <w:szCs w:val="21"/>
              </w:rPr>
              <w:t>2800</w:t>
            </w:r>
          </w:p>
        </w:tc>
        <w:tc>
          <w:tcPr>
            <w:tcW w:w="1190" w:type="dxa"/>
            <w:vAlign w:val="center"/>
          </w:tcPr>
          <w:p w:rsidR="002A2956" w:rsidRDefault="00333010" w:rsidP="00333010">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200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333010" w:rsidRPr="000B60BF" w:rsidTr="00CD67BA">
        <w:trPr>
          <w:trHeight w:val="284"/>
          <w:jc w:val="center"/>
        </w:trPr>
        <w:tc>
          <w:tcPr>
            <w:tcW w:w="1209" w:type="dxa"/>
            <w:vMerge/>
            <w:vAlign w:val="center"/>
          </w:tcPr>
          <w:p w:rsidR="00333010" w:rsidRPr="000B60BF" w:rsidRDefault="00333010">
            <w:pPr>
              <w:jc w:val="center"/>
              <w:rPr>
                <w:rFonts w:ascii="Times New Roman" w:hAnsi="Times New Roman"/>
                <w:szCs w:val="21"/>
              </w:rPr>
            </w:pPr>
          </w:p>
        </w:tc>
        <w:tc>
          <w:tcPr>
            <w:tcW w:w="1554" w:type="dxa"/>
            <w:vAlign w:val="center"/>
          </w:tcPr>
          <w:p w:rsidR="00333010" w:rsidRDefault="00333010">
            <w:pPr>
              <w:jc w:val="center"/>
              <w:rPr>
                <w:rFonts w:ascii="Times New Roman" w:hAnsi="Times New Roman"/>
                <w:szCs w:val="21"/>
              </w:rPr>
            </w:pPr>
            <w:r>
              <w:rPr>
                <w:rFonts w:ascii="Times New Roman" w:hAnsi="Times New Roman" w:hint="eastAsia"/>
                <w:szCs w:val="21"/>
              </w:rPr>
              <w:t>和平新邨</w:t>
            </w:r>
          </w:p>
        </w:tc>
        <w:tc>
          <w:tcPr>
            <w:tcW w:w="1120" w:type="dxa"/>
            <w:vAlign w:val="center"/>
          </w:tcPr>
          <w:p w:rsidR="00333010" w:rsidRDefault="00333010">
            <w:pPr>
              <w:jc w:val="center"/>
              <w:rPr>
                <w:rFonts w:ascii="Times New Roman" w:hAnsi="Times New Roman"/>
                <w:szCs w:val="21"/>
              </w:rPr>
            </w:pPr>
            <w:r>
              <w:rPr>
                <w:rFonts w:ascii="Times New Roman" w:hAnsi="Times New Roman" w:hint="eastAsia"/>
                <w:szCs w:val="21"/>
              </w:rPr>
              <w:t>西北</w:t>
            </w:r>
          </w:p>
        </w:tc>
        <w:tc>
          <w:tcPr>
            <w:tcW w:w="728" w:type="dxa"/>
            <w:vAlign w:val="center"/>
          </w:tcPr>
          <w:p w:rsidR="00333010" w:rsidRDefault="00333010" w:rsidP="002A2956">
            <w:pPr>
              <w:jc w:val="center"/>
              <w:rPr>
                <w:rFonts w:ascii="Times New Roman" w:hAnsi="Times New Roman"/>
                <w:szCs w:val="21"/>
              </w:rPr>
            </w:pPr>
            <w:r>
              <w:rPr>
                <w:rFonts w:ascii="Times New Roman" w:hAnsi="Times New Roman" w:hint="eastAsia"/>
                <w:szCs w:val="21"/>
              </w:rPr>
              <w:t>2900</w:t>
            </w:r>
          </w:p>
        </w:tc>
        <w:tc>
          <w:tcPr>
            <w:tcW w:w="1190" w:type="dxa"/>
            <w:vAlign w:val="center"/>
          </w:tcPr>
          <w:p w:rsidR="00333010" w:rsidRDefault="00333010" w:rsidP="00333010">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300</w:t>
            </w:r>
            <w:r>
              <w:rPr>
                <w:rFonts w:ascii="Times New Roman" w:hAnsi="Times New Roman" w:hint="eastAsia"/>
                <w:szCs w:val="21"/>
              </w:rPr>
              <w:t>户</w:t>
            </w:r>
          </w:p>
        </w:tc>
        <w:tc>
          <w:tcPr>
            <w:tcW w:w="3555" w:type="dxa"/>
            <w:vMerge/>
            <w:vAlign w:val="center"/>
          </w:tcPr>
          <w:p w:rsidR="00333010" w:rsidRPr="000B60BF" w:rsidRDefault="00333010">
            <w:pPr>
              <w:jc w:val="center"/>
              <w:rPr>
                <w:rFonts w:ascii="Times New Roman" w:hAnsi="Times New Roman"/>
                <w:szCs w:val="21"/>
              </w:rPr>
            </w:pPr>
          </w:p>
        </w:tc>
      </w:tr>
      <w:tr w:rsidR="00333010" w:rsidRPr="000B60BF" w:rsidTr="00CD67BA">
        <w:trPr>
          <w:trHeight w:val="284"/>
          <w:jc w:val="center"/>
        </w:trPr>
        <w:tc>
          <w:tcPr>
            <w:tcW w:w="1209" w:type="dxa"/>
            <w:vMerge/>
            <w:vAlign w:val="center"/>
          </w:tcPr>
          <w:p w:rsidR="00333010" w:rsidRPr="000B60BF" w:rsidRDefault="00333010">
            <w:pPr>
              <w:jc w:val="center"/>
              <w:rPr>
                <w:rFonts w:ascii="Times New Roman" w:hAnsi="Times New Roman"/>
                <w:szCs w:val="21"/>
              </w:rPr>
            </w:pPr>
          </w:p>
        </w:tc>
        <w:tc>
          <w:tcPr>
            <w:tcW w:w="1554" w:type="dxa"/>
            <w:vAlign w:val="center"/>
          </w:tcPr>
          <w:p w:rsidR="00333010" w:rsidRDefault="00333010">
            <w:pPr>
              <w:jc w:val="center"/>
              <w:rPr>
                <w:rFonts w:ascii="Times New Roman" w:hAnsi="Times New Roman"/>
                <w:szCs w:val="21"/>
              </w:rPr>
            </w:pPr>
            <w:r>
              <w:rPr>
                <w:rFonts w:ascii="Times New Roman" w:hAnsi="Times New Roman" w:hint="eastAsia"/>
                <w:szCs w:val="21"/>
              </w:rPr>
              <w:t>吕家村</w:t>
            </w:r>
          </w:p>
        </w:tc>
        <w:tc>
          <w:tcPr>
            <w:tcW w:w="1120" w:type="dxa"/>
            <w:vAlign w:val="center"/>
          </w:tcPr>
          <w:p w:rsidR="00333010" w:rsidRPr="00333010" w:rsidRDefault="00333010">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333010" w:rsidRDefault="00ED6B6A" w:rsidP="002A2956">
            <w:pPr>
              <w:jc w:val="center"/>
              <w:rPr>
                <w:rFonts w:ascii="Times New Roman" w:hAnsi="Times New Roman"/>
                <w:szCs w:val="21"/>
              </w:rPr>
            </w:pPr>
            <w:r>
              <w:rPr>
                <w:rFonts w:ascii="Times New Roman" w:hAnsi="Times New Roman" w:hint="eastAsia"/>
                <w:szCs w:val="21"/>
              </w:rPr>
              <w:t>850</w:t>
            </w:r>
          </w:p>
        </w:tc>
        <w:tc>
          <w:tcPr>
            <w:tcW w:w="1190" w:type="dxa"/>
            <w:vAlign w:val="center"/>
          </w:tcPr>
          <w:p w:rsidR="00333010" w:rsidRDefault="00333010" w:rsidP="00ED6B6A">
            <w:pPr>
              <w:jc w:val="center"/>
              <w:rPr>
                <w:rFonts w:ascii="Times New Roman" w:hAnsi="Times New Roman"/>
                <w:szCs w:val="21"/>
              </w:rPr>
            </w:pPr>
            <w:r>
              <w:rPr>
                <w:rFonts w:ascii="Times New Roman" w:hAnsi="Times New Roman" w:hint="eastAsia"/>
                <w:szCs w:val="21"/>
              </w:rPr>
              <w:t>约</w:t>
            </w:r>
            <w:r w:rsidR="00ED6B6A">
              <w:rPr>
                <w:rFonts w:ascii="Times New Roman" w:hAnsi="Times New Roman" w:hint="eastAsia"/>
                <w:szCs w:val="21"/>
              </w:rPr>
              <w:t>200</w:t>
            </w:r>
            <w:r w:rsidR="00ED6B6A">
              <w:rPr>
                <w:rFonts w:ascii="Times New Roman" w:hAnsi="Times New Roman" w:hint="eastAsia"/>
                <w:szCs w:val="21"/>
              </w:rPr>
              <w:t>户</w:t>
            </w:r>
          </w:p>
        </w:tc>
        <w:tc>
          <w:tcPr>
            <w:tcW w:w="3555" w:type="dxa"/>
            <w:vMerge/>
            <w:vAlign w:val="center"/>
          </w:tcPr>
          <w:p w:rsidR="00333010" w:rsidRPr="000B60BF" w:rsidRDefault="00333010">
            <w:pPr>
              <w:jc w:val="center"/>
              <w:rPr>
                <w:rFonts w:ascii="Times New Roman" w:hAnsi="Times New Roman"/>
                <w:szCs w:val="21"/>
              </w:rPr>
            </w:pPr>
          </w:p>
        </w:tc>
      </w:tr>
      <w:tr w:rsidR="00ED6B6A" w:rsidRPr="000B60BF" w:rsidTr="00CD67BA">
        <w:trPr>
          <w:trHeight w:val="284"/>
          <w:jc w:val="center"/>
        </w:trPr>
        <w:tc>
          <w:tcPr>
            <w:tcW w:w="1209" w:type="dxa"/>
            <w:vMerge/>
            <w:vAlign w:val="center"/>
          </w:tcPr>
          <w:p w:rsidR="00ED6B6A" w:rsidRPr="000B60BF" w:rsidRDefault="00ED6B6A">
            <w:pPr>
              <w:jc w:val="center"/>
              <w:rPr>
                <w:rFonts w:ascii="Times New Roman" w:hAnsi="Times New Roman"/>
                <w:szCs w:val="21"/>
              </w:rPr>
            </w:pPr>
          </w:p>
        </w:tc>
        <w:tc>
          <w:tcPr>
            <w:tcW w:w="1554" w:type="dxa"/>
            <w:vAlign w:val="center"/>
          </w:tcPr>
          <w:p w:rsidR="00ED6B6A" w:rsidRDefault="00ED6B6A">
            <w:pPr>
              <w:jc w:val="center"/>
              <w:rPr>
                <w:rFonts w:ascii="Times New Roman" w:hAnsi="Times New Roman"/>
                <w:szCs w:val="21"/>
              </w:rPr>
            </w:pPr>
            <w:r>
              <w:rPr>
                <w:rFonts w:ascii="Times New Roman" w:hAnsi="Times New Roman" w:hint="eastAsia"/>
                <w:szCs w:val="21"/>
              </w:rPr>
              <w:t>前邢家村</w:t>
            </w:r>
          </w:p>
        </w:tc>
        <w:tc>
          <w:tcPr>
            <w:tcW w:w="1120" w:type="dxa"/>
            <w:vAlign w:val="center"/>
          </w:tcPr>
          <w:p w:rsidR="00ED6B6A" w:rsidRDefault="00ED6B6A">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ED6B6A" w:rsidRDefault="00ED6B6A" w:rsidP="002A2956">
            <w:pPr>
              <w:jc w:val="center"/>
              <w:rPr>
                <w:rFonts w:ascii="Times New Roman" w:hAnsi="Times New Roman"/>
                <w:szCs w:val="21"/>
              </w:rPr>
            </w:pPr>
            <w:r>
              <w:rPr>
                <w:rFonts w:ascii="Times New Roman" w:hAnsi="Times New Roman" w:hint="eastAsia"/>
                <w:szCs w:val="21"/>
              </w:rPr>
              <w:t>2700</w:t>
            </w:r>
          </w:p>
        </w:tc>
        <w:tc>
          <w:tcPr>
            <w:tcW w:w="1190" w:type="dxa"/>
            <w:vAlign w:val="center"/>
          </w:tcPr>
          <w:p w:rsidR="00ED6B6A" w:rsidRDefault="00ED6B6A" w:rsidP="00ED6B6A">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100</w:t>
            </w:r>
            <w:r>
              <w:rPr>
                <w:rFonts w:ascii="Times New Roman" w:hAnsi="Times New Roman" w:hint="eastAsia"/>
                <w:szCs w:val="21"/>
              </w:rPr>
              <w:t>户</w:t>
            </w:r>
          </w:p>
        </w:tc>
        <w:tc>
          <w:tcPr>
            <w:tcW w:w="3555" w:type="dxa"/>
            <w:vMerge/>
            <w:vAlign w:val="center"/>
          </w:tcPr>
          <w:p w:rsidR="00ED6B6A" w:rsidRPr="000B60BF" w:rsidRDefault="00ED6B6A">
            <w:pPr>
              <w:jc w:val="center"/>
              <w:rPr>
                <w:rFonts w:ascii="Times New Roman" w:hAnsi="Times New Roman"/>
                <w:szCs w:val="21"/>
              </w:rPr>
            </w:pPr>
          </w:p>
        </w:tc>
      </w:tr>
      <w:tr w:rsidR="00333010" w:rsidRPr="000B60BF" w:rsidTr="00CD67BA">
        <w:trPr>
          <w:trHeight w:val="284"/>
          <w:jc w:val="center"/>
        </w:trPr>
        <w:tc>
          <w:tcPr>
            <w:tcW w:w="1209" w:type="dxa"/>
            <w:vMerge/>
            <w:vAlign w:val="center"/>
          </w:tcPr>
          <w:p w:rsidR="00333010" w:rsidRPr="000B60BF" w:rsidRDefault="00333010">
            <w:pPr>
              <w:jc w:val="center"/>
              <w:rPr>
                <w:rFonts w:ascii="Times New Roman" w:hAnsi="Times New Roman"/>
                <w:szCs w:val="21"/>
              </w:rPr>
            </w:pPr>
          </w:p>
        </w:tc>
        <w:tc>
          <w:tcPr>
            <w:tcW w:w="1554" w:type="dxa"/>
            <w:vAlign w:val="center"/>
          </w:tcPr>
          <w:p w:rsidR="00333010" w:rsidRDefault="00ED6B6A">
            <w:pPr>
              <w:jc w:val="center"/>
              <w:rPr>
                <w:rFonts w:ascii="Times New Roman" w:hAnsi="Times New Roman"/>
                <w:szCs w:val="21"/>
              </w:rPr>
            </w:pPr>
            <w:r>
              <w:rPr>
                <w:rFonts w:ascii="Times New Roman" w:hAnsi="Times New Roman" w:hint="eastAsia"/>
                <w:szCs w:val="21"/>
              </w:rPr>
              <w:t>后邢家村</w:t>
            </w:r>
          </w:p>
        </w:tc>
        <w:tc>
          <w:tcPr>
            <w:tcW w:w="1120" w:type="dxa"/>
            <w:vAlign w:val="center"/>
          </w:tcPr>
          <w:p w:rsidR="00333010" w:rsidRDefault="00ED6B6A">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333010" w:rsidRDefault="00ED6B6A" w:rsidP="002A2956">
            <w:pPr>
              <w:jc w:val="center"/>
              <w:rPr>
                <w:rFonts w:ascii="Times New Roman" w:hAnsi="Times New Roman"/>
                <w:szCs w:val="21"/>
              </w:rPr>
            </w:pPr>
            <w:r>
              <w:rPr>
                <w:rFonts w:ascii="Times New Roman" w:hAnsi="Times New Roman" w:hint="eastAsia"/>
                <w:szCs w:val="21"/>
              </w:rPr>
              <w:t>2700</w:t>
            </w:r>
          </w:p>
        </w:tc>
        <w:tc>
          <w:tcPr>
            <w:tcW w:w="1190" w:type="dxa"/>
            <w:vAlign w:val="center"/>
          </w:tcPr>
          <w:p w:rsidR="00333010" w:rsidRDefault="00ED6B6A" w:rsidP="00ED6B6A">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100</w:t>
            </w:r>
            <w:r>
              <w:rPr>
                <w:rFonts w:ascii="Times New Roman" w:hAnsi="Times New Roman" w:hint="eastAsia"/>
                <w:szCs w:val="21"/>
              </w:rPr>
              <w:t>户</w:t>
            </w:r>
          </w:p>
        </w:tc>
        <w:tc>
          <w:tcPr>
            <w:tcW w:w="3555" w:type="dxa"/>
            <w:vMerge/>
            <w:vAlign w:val="center"/>
          </w:tcPr>
          <w:p w:rsidR="00333010" w:rsidRPr="000B60BF" w:rsidRDefault="00333010">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rsidP="005A0C17">
            <w:pPr>
              <w:jc w:val="center"/>
              <w:rPr>
                <w:rFonts w:ascii="Times New Roman" w:hAnsi="Times New Roman"/>
                <w:szCs w:val="21"/>
              </w:rPr>
            </w:pPr>
            <w:r>
              <w:rPr>
                <w:rFonts w:ascii="Times New Roman" w:hAnsi="Times New Roman" w:hint="eastAsia"/>
                <w:szCs w:val="21"/>
              </w:rPr>
              <w:t>柳家村</w:t>
            </w:r>
          </w:p>
        </w:tc>
        <w:tc>
          <w:tcPr>
            <w:tcW w:w="1120" w:type="dxa"/>
            <w:vAlign w:val="center"/>
          </w:tcPr>
          <w:p w:rsidR="002A2956" w:rsidRPr="000B60BF" w:rsidRDefault="00ED6B6A">
            <w:pPr>
              <w:jc w:val="center"/>
              <w:rPr>
                <w:rFonts w:ascii="Times New Roman" w:hAnsi="Times New Roman"/>
                <w:szCs w:val="21"/>
              </w:rPr>
            </w:pPr>
            <w:r>
              <w:rPr>
                <w:rFonts w:ascii="Times New Roman" w:hAnsi="Times New Roman" w:hint="eastAsia"/>
                <w:szCs w:val="21"/>
              </w:rPr>
              <w:t>东南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540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600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ED6B6A" w:rsidRPr="000B60BF" w:rsidTr="00CD67BA">
        <w:trPr>
          <w:trHeight w:val="284"/>
          <w:jc w:val="center"/>
        </w:trPr>
        <w:tc>
          <w:tcPr>
            <w:tcW w:w="1209" w:type="dxa"/>
            <w:vMerge/>
            <w:vAlign w:val="center"/>
          </w:tcPr>
          <w:p w:rsidR="00ED6B6A" w:rsidRPr="000B60BF" w:rsidRDefault="00ED6B6A">
            <w:pPr>
              <w:jc w:val="center"/>
              <w:rPr>
                <w:rFonts w:ascii="Times New Roman" w:hAnsi="Times New Roman"/>
                <w:szCs w:val="21"/>
              </w:rPr>
            </w:pPr>
          </w:p>
        </w:tc>
        <w:tc>
          <w:tcPr>
            <w:tcW w:w="1554" w:type="dxa"/>
            <w:vAlign w:val="center"/>
          </w:tcPr>
          <w:p w:rsidR="00ED6B6A" w:rsidRDefault="00ED6B6A" w:rsidP="005A0C17">
            <w:pPr>
              <w:jc w:val="center"/>
              <w:rPr>
                <w:rFonts w:ascii="Times New Roman" w:hAnsi="Times New Roman"/>
                <w:szCs w:val="21"/>
              </w:rPr>
            </w:pPr>
            <w:r>
              <w:rPr>
                <w:rFonts w:ascii="Times New Roman" w:hAnsi="Times New Roman" w:hint="eastAsia"/>
                <w:szCs w:val="21"/>
              </w:rPr>
              <w:t>庄家里</w:t>
            </w:r>
          </w:p>
        </w:tc>
        <w:tc>
          <w:tcPr>
            <w:tcW w:w="1120" w:type="dxa"/>
            <w:vAlign w:val="center"/>
          </w:tcPr>
          <w:p w:rsidR="00ED6B6A" w:rsidRDefault="00ED6B6A">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ED6B6A" w:rsidRDefault="00ED6B6A">
            <w:pPr>
              <w:jc w:val="center"/>
              <w:rPr>
                <w:rFonts w:ascii="Times New Roman" w:hAnsi="Times New Roman"/>
                <w:szCs w:val="21"/>
              </w:rPr>
            </w:pPr>
            <w:r>
              <w:rPr>
                <w:rFonts w:ascii="Times New Roman" w:hAnsi="Times New Roman" w:hint="eastAsia"/>
                <w:szCs w:val="21"/>
              </w:rPr>
              <w:t>1700</w:t>
            </w:r>
          </w:p>
        </w:tc>
        <w:tc>
          <w:tcPr>
            <w:tcW w:w="1190" w:type="dxa"/>
            <w:vAlign w:val="center"/>
          </w:tcPr>
          <w:p w:rsidR="00ED6B6A" w:rsidRDefault="00ED6B6A" w:rsidP="00ED6B6A">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100</w:t>
            </w:r>
            <w:r>
              <w:rPr>
                <w:rFonts w:ascii="Times New Roman" w:hAnsi="Times New Roman" w:hint="eastAsia"/>
                <w:szCs w:val="21"/>
              </w:rPr>
              <w:t>户</w:t>
            </w:r>
          </w:p>
        </w:tc>
        <w:tc>
          <w:tcPr>
            <w:tcW w:w="3555" w:type="dxa"/>
            <w:vMerge/>
            <w:vAlign w:val="center"/>
          </w:tcPr>
          <w:p w:rsidR="00ED6B6A" w:rsidRPr="000B60BF" w:rsidRDefault="00ED6B6A">
            <w:pPr>
              <w:jc w:val="center"/>
              <w:rPr>
                <w:rFonts w:ascii="Times New Roman" w:hAnsi="Times New Roman"/>
                <w:szCs w:val="21"/>
              </w:rPr>
            </w:pPr>
          </w:p>
        </w:tc>
      </w:tr>
      <w:tr w:rsidR="00ED6B6A" w:rsidRPr="000B60BF" w:rsidTr="00CD67BA">
        <w:trPr>
          <w:trHeight w:val="284"/>
          <w:jc w:val="center"/>
        </w:trPr>
        <w:tc>
          <w:tcPr>
            <w:tcW w:w="1209" w:type="dxa"/>
            <w:vMerge/>
            <w:vAlign w:val="center"/>
          </w:tcPr>
          <w:p w:rsidR="00ED6B6A" w:rsidRPr="000B60BF" w:rsidRDefault="00ED6B6A">
            <w:pPr>
              <w:jc w:val="center"/>
              <w:rPr>
                <w:rFonts w:ascii="Times New Roman" w:hAnsi="Times New Roman"/>
                <w:szCs w:val="21"/>
              </w:rPr>
            </w:pPr>
          </w:p>
        </w:tc>
        <w:tc>
          <w:tcPr>
            <w:tcW w:w="1554" w:type="dxa"/>
            <w:vAlign w:val="center"/>
          </w:tcPr>
          <w:p w:rsidR="00ED6B6A" w:rsidRDefault="00ED6B6A" w:rsidP="005A0C17">
            <w:pPr>
              <w:jc w:val="center"/>
              <w:rPr>
                <w:rFonts w:ascii="Times New Roman" w:hAnsi="Times New Roman"/>
                <w:szCs w:val="21"/>
              </w:rPr>
            </w:pPr>
            <w:r>
              <w:rPr>
                <w:rFonts w:ascii="Times New Roman" w:hAnsi="Times New Roman" w:hint="eastAsia"/>
                <w:szCs w:val="21"/>
              </w:rPr>
              <w:t>花金角</w:t>
            </w:r>
          </w:p>
        </w:tc>
        <w:tc>
          <w:tcPr>
            <w:tcW w:w="1120" w:type="dxa"/>
            <w:vAlign w:val="center"/>
          </w:tcPr>
          <w:p w:rsidR="00ED6B6A" w:rsidRDefault="00ED6B6A">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ED6B6A" w:rsidRDefault="00ED6B6A">
            <w:pPr>
              <w:jc w:val="center"/>
              <w:rPr>
                <w:rFonts w:ascii="Times New Roman" w:hAnsi="Times New Roman"/>
                <w:szCs w:val="21"/>
              </w:rPr>
            </w:pPr>
            <w:r>
              <w:rPr>
                <w:rFonts w:ascii="Times New Roman" w:hAnsi="Times New Roman" w:hint="eastAsia"/>
                <w:szCs w:val="21"/>
              </w:rPr>
              <w:t>1200</w:t>
            </w:r>
          </w:p>
        </w:tc>
        <w:tc>
          <w:tcPr>
            <w:tcW w:w="1190" w:type="dxa"/>
            <w:vAlign w:val="center"/>
          </w:tcPr>
          <w:p w:rsidR="00ED6B6A" w:rsidRDefault="00ED6B6A">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100</w:t>
            </w:r>
            <w:r>
              <w:rPr>
                <w:rFonts w:ascii="Times New Roman" w:hAnsi="Times New Roman" w:hint="eastAsia"/>
                <w:szCs w:val="21"/>
              </w:rPr>
              <w:t>户</w:t>
            </w:r>
          </w:p>
        </w:tc>
        <w:tc>
          <w:tcPr>
            <w:tcW w:w="3555" w:type="dxa"/>
            <w:vMerge/>
            <w:vAlign w:val="center"/>
          </w:tcPr>
          <w:p w:rsidR="00ED6B6A" w:rsidRPr="000B60BF" w:rsidRDefault="00ED6B6A">
            <w:pPr>
              <w:jc w:val="center"/>
              <w:rPr>
                <w:rFonts w:ascii="Times New Roman" w:hAnsi="Times New Roman"/>
                <w:szCs w:val="21"/>
              </w:rPr>
            </w:pPr>
          </w:p>
        </w:tc>
      </w:tr>
      <w:tr w:rsidR="00ED6B6A" w:rsidRPr="000B60BF" w:rsidTr="00CD67BA">
        <w:trPr>
          <w:trHeight w:val="284"/>
          <w:jc w:val="center"/>
        </w:trPr>
        <w:tc>
          <w:tcPr>
            <w:tcW w:w="1209" w:type="dxa"/>
            <w:vMerge/>
            <w:vAlign w:val="center"/>
          </w:tcPr>
          <w:p w:rsidR="00ED6B6A" w:rsidRPr="000B60BF" w:rsidRDefault="00ED6B6A">
            <w:pPr>
              <w:jc w:val="center"/>
              <w:rPr>
                <w:rFonts w:ascii="Times New Roman" w:hAnsi="Times New Roman"/>
                <w:szCs w:val="21"/>
              </w:rPr>
            </w:pPr>
          </w:p>
        </w:tc>
        <w:tc>
          <w:tcPr>
            <w:tcW w:w="1554" w:type="dxa"/>
            <w:vAlign w:val="center"/>
          </w:tcPr>
          <w:p w:rsidR="00ED6B6A" w:rsidRDefault="00ED6B6A" w:rsidP="005A0C17">
            <w:pPr>
              <w:jc w:val="center"/>
              <w:rPr>
                <w:rFonts w:ascii="Times New Roman" w:hAnsi="Times New Roman"/>
                <w:szCs w:val="21"/>
              </w:rPr>
            </w:pPr>
            <w:r>
              <w:rPr>
                <w:rFonts w:ascii="Times New Roman" w:hAnsi="Times New Roman" w:hint="eastAsia"/>
                <w:szCs w:val="21"/>
              </w:rPr>
              <w:t>北胜桥</w:t>
            </w:r>
          </w:p>
        </w:tc>
        <w:tc>
          <w:tcPr>
            <w:tcW w:w="1120" w:type="dxa"/>
            <w:vAlign w:val="center"/>
          </w:tcPr>
          <w:p w:rsidR="00ED6B6A" w:rsidRDefault="00ED6B6A">
            <w:pPr>
              <w:jc w:val="center"/>
              <w:rPr>
                <w:rFonts w:ascii="Times New Roman" w:hAnsi="Times New Roman"/>
                <w:szCs w:val="21"/>
              </w:rPr>
            </w:pPr>
            <w:r>
              <w:rPr>
                <w:rFonts w:ascii="Times New Roman" w:hAnsi="Times New Roman" w:hint="eastAsia"/>
                <w:szCs w:val="21"/>
              </w:rPr>
              <w:t>东南</w:t>
            </w:r>
          </w:p>
        </w:tc>
        <w:tc>
          <w:tcPr>
            <w:tcW w:w="728" w:type="dxa"/>
            <w:vAlign w:val="center"/>
          </w:tcPr>
          <w:p w:rsidR="00ED6B6A" w:rsidRDefault="00ED6B6A">
            <w:pPr>
              <w:jc w:val="center"/>
              <w:rPr>
                <w:rFonts w:ascii="Times New Roman" w:hAnsi="Times New Roman"/>
                <w:szCs w:val="21"/>
              </w:rPr>
            </w:pPr>
            <w:r>
              <w:rPr>
                <w:rFonts w:ascii="Times New Roman" w:hAnsi="Times New Roman" w:hint="eastAsia"/>
                <w:szCs w:val="21"/>
              </w:rPr>
              <w:t>1500</w:t>
            </w:r>
          </w:p>
        </w:tc>
        <w:tc>
          <w:tcPr>
            <w:tcW w:w="1190" w:type="dxa"/>
            <w:vAlign w:val="center"/>
          </w:tcPr>
          <w:p w:rsidR="00ED6B6A" w:rsidRDefault="00ED6B6A">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50</w:t>
            </w:r>
            <w:r>
              <w:rPr>
                <w:rFonts w:ascii="Times New Roman" w:hAnsi="Times New Roman" w:hint="eastAsia"/>
                <w:szCs w:val="21"/>
              </w:rPr>
              <w:t>户</w:t>
            </w:r>
          </w:p>
        </w:tc>
        <w:tc>
          <w:tcPr>
            <w:tcW w:w="3555" w:type="dxa"/>
            <w:vMerge/>
            <w:vAlign w:val="center"/>
          </w:tcPr>
          <w:p w:rsidR="00ED6B6A" w:rsidRPr="000B60BF" w:rsidRDefault="00ED6B6A">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陶家桥</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西南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1300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600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堰头村</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850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200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陈家谷</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1300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100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新杭村</w:t>
            </w:r>
          </w:p>
        </w:tc>
        <w:tc>
          <w:tcPr>
            <w:tcW w:w="112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东北</w:t>
            </w:r>
          </w:p>
        </w:tc>
        <w:tc>
          <w:tcPr>
            <w:tcW w:w="728" w:type="dxa"/>
            <w:vAlign w:val="center"/>
          </w:tcPr>
          <w:p w:rsidR="002A2956" w:rsidRPr="000B60BF" w:rsidRDefault="002A2956" w:rsidP="00ED6B6A">
            <w:pPr>
              <w:jc w:val="center"/>
              <w:rPr>
                <w:rFonts w:ascii="Times New Roman" w:hAnsi="Times New Roman"/>
                <w:szCs w:val="21"/>
              </w:rPr>
            </w:pPr>
            <w:r>
              <w:rPr>
                <w:rFonts w:ascii="Times New Roman" w:hAnsi="Times New Roman" w:hint="eastAsia"/>
                <w:szCs w:val="21"/>
              </w:rPr>
              <w:t>1</w:t>
            </w:r>
            <w:r w:rsidR="00ED6B6A">
              <w:rPr>
                <w:rFonts w:ascii="Times New Roman" w:hAnsi="Times New Roman" w:hint="eastAsia"/>
                <w:szCs w:val="21"/>
              </w:rPr>
              <w:t>2</w:t>
            </w:r>
            <w:r>
              <w:rPr>
                <w:rFonts w:ascii="Times New Roman" w:hAnsi="Times New Roman" w:hint="eastAsia"/>
                <w:szCs w:val="21"/>
              </w:rPr>
              <w:t>00</w:t>
            </w:r>
          </w:p>
        </w:tc>
        <w:tc>
          <w:tcPr>
            <w:tcW w:w="1190" w:type="dxa"/>
            <w:vAlign w:val="center"/>
          </w:tcPr>
          <w:p w:rsidR="002A2956" w:rsidRPr="000B60BF" w:rsidRDefault="002A2956" w:rsidP="00E96F92">
            <w:pPr>
              <w:jc w:val="center"/>
              <w:rPr>
                <w:rFonts w:ascii="Times New Roman" w:hAnsi="Times New Roman"/>
                <w:szCs w:val="21"/>
              </w:rPr>
            </w:pPr>
            <w:r>
              <w:rPr>
                <w:rFonts w:ascii="Times New Roman" w:hAnsi="Times New Roman" w:hint="eastAsia"/>
                <w:szCs w:val="21"/>
              </w:rPr>
              <w:t>约</w:t>
            </w:r>
            <w:r>
              <w:rPr>
                <w:rFonts w:ascii="Times New Roman" w:hAnsi="Times New Roman" w:hint="eastAsia"/>
                <w:szCs w:val="21"/>
              </w:rPr>
              <w:t>200</w:t>
            </w:r>
            <w:r>
              <w:rPr>
                <w:rFonts w:ascii="Times New Roman" w:hAnsi="Times New Roman" w:hint="eastAsia"/>
                <w:szCs w:val="21"/>
              </w:rPr>
              <w:t>户</w:t>
            </w:r>
          </w:p>
        </w:tc>
        <w:tc>
          <w:tcPr>
            <w:tcW w:w="3555" w:type="dxa"/>
            <w:vMerge/>
            <w:vAlign w:val="center"/>
          </w:tcPr>
          <w:p w:rsidR="002A2956" w:rsidRPr="000B60BF" w:rsidRDefault="002A2956">
            <w:pPr>
              <w:jc w:val="center"/>
              <w:rPr>
                <w:rFonts w:ascii="Times New Roman" w:hAnsi="Times New Roman"/>
                <w:szCs w:val="21"/>
              </w:rPr>
            </w:pPr>
          </w:p>
        </w:tc>
      </w:tr>
      <w:tr w:rsidR="002A2956" w:rsidRPr="000B60BF" w:rsidTr="00CD67BA">
        <w:trPr>
          <w:trHeight w:val="284"/>
          <w:jc w:val="center"/>
        </w:trPr>
        <w:tc>
          <w:tcPr>
            <w:tcW w:w="1209" w:type="dxa"/>
            <w:vMerge w:val="restart"/>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水环境</w:t>
            </w:r>
          </w:p>
        </w:tc>
        <w:tc>
          <w:tcPr>
            <w:tcW w:w="1554"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京杭运河支流</w:t>
            </w:r>
          </w:p>
        </w:tc>
        <w:tc>
          <w:tcPr>
            <w:tcW w:w="1120"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南</w:t>
            </w:r>
          </w:p>
        </w:tc>
        <w:tc>
          <w:tcPr>
            <w:tcW w:w="728"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110</w:t>
            </w:r>
            <w:r w:rsidR="00333010">
              <w:rPr>
                <w:rFonts w:ascii="Times New Roman" w:hAnsi="Times New Roman" w:hint="eastAsia"/>
                <w:szCs w:val="21"/>
              </w:rPr>
              <w:t>0</w:t>
            </w:r>
          </w:p>
        </w:tc>
        <w:tc>
          <w:tcPr>
            <w:tcW w:w="1190"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小河</w:t>
            </w:r>
          </w:p>
        </w:tc>
        <w:tc>
          <w:tcPr>
            <w:tcW w:w="3555"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《地表水环境质量标准》</w:t>
            </w:r>
          </w:p>
          <w:p w:rsidR="002A2956" w:rsidRPr="000B60BF" w:rsidRDefault="002A2956">
            <w:pPr>
              <w:jc w:val="center"/>
              <w:rPr>
                <w:rFonts w:ascii="Times New Roman" w:hAnsi="Times New Roman"/>
                <w:szCs w:val="21"/>
              </w:rPr>
            </w:pPr>
            <w:r w:rsidRPr="000B60BF">
              <w:rPr>
                <w:rFonts w:ascii="Times New Roman" w:hAnsi="Times New Roman"/>
                <w:szCs w:val="21"/>
              </w:rPr>
              <w:t>（</w:t>
            </w:r>
            <w:r w:rsidRPr="000B60BF">
              <w:rPr>
                <w:rFonts w:ascii="Times New Roman" w:hAnsi="Times New Roman"/>
                <w:szCs w:val="21"/>
              </w:rPr>
              <w:t>GB3838-2002</w:t>
            </w:r>
            <w:r w:rsidRPr="000B60BF">
              <w:rPr>
                <w:rFonts w:ascii="Times New Roman" w:hAnsi="Times New Roman"/>
                <w:szCs w:val="21"/>
              </w:rPr>
              <w:t>）</w:t>
            </w:r>
            <w:r w:rsidRPr="000B60BF">
              <w:rPr>
                <w:rFonts w:ascii="Times New Roman" w:hAnsi="Times New Roman"/>
                <w:szCs w:val="21"/>
              </w:rPr>
              <w:t>Ⅳ</w:t>
            </w:r>
            <w:r w:rsidRPr="000B60BF">
              <w:rPr>
                <w:rFonts w:ascii="Times New Roman" w:hAnsi="Times New Roman"/>
                <w:szCs w:val="21"/>
              </w:rPr>
              <w:t>类标准</w:t>
            </w:r>
          </w:p>
        </w:tc>
      </w:tr>
      <w:tr w:rsidR="002A2956" w:rsidRPr="000B60BF" w:rsidTr="00CD67BA">
        <w:trPr>
          <w:trHeight w:val="284"/>
          <w:jc w:val="center"/>
        </w:trPr>
        <w:tc>
          <w:tcPr>
            <w:tcW w:w="1209" w:type="dxa"/>
            <w:vMerge/>
            <w:vAlign w:val="center"/>
          </w:tcPr>
          <w:p w:rsidR="002A2956" w:rsidRPr="000B60BF" w:rsidRDefault="002A2956">
            <w:pPr>
              <w:jc w:val="center"/>
              <w:rPr>
                <w:rFonts w:ascii="Times New Roman" w:hAnsi="Times New Roman"/>
                <w:szCs w:val="21"/>
              </w:rPr>
            </w:pPr>
          </w:p>
        </w:tc>
        <w:tc>
          <w:tcPr>
            <w:tcW w:w="1554"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阳澄湖</w:t>
            </w:r>
          </w:p>
        </w:tc>
        <w:tc>
          <w:tcPr>
            <w:tcW w:w="1120"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西</w:t>
            </w:r>
          </w:p>
        </w:tc>
        <w:tc>
          <w:tcPr>
            <w:tcW w:w="728" w:type="dxa"/>
            <w:vAlign w:val="center"/>
          </w:tcPr>
          <w:p w:rsidR="002A2956" w:rsidRPr="000B60BF" w:rsidRDefault="00333010">
            <w:pPr>
              <w:jc w:val="center"/>
              <w:rPr>
                <w:rFonts w:ascii="Times New Roman" w:hAnsi="Times New Roman"/>
                <w:szCs w:val="21"/>
              </w:rPr>
            </w:pPr>
            <w:r>
              <w:rPr>
                <w:rFonts w:ascii="Times New Roman" w:hAnsi="Times New Roman" w:hint="eastAsia"/>
                <w:szCs w:val="21"/>
              </w:rPr>
              <w:t>19300</w:t>
            </w:r>
          </w:p>
        </w:tc>
        <w:tc>
          <w:tcPr>
            <w:tcW w:w="1190" w:type="dxa"/>
            <w:vAlign w:val="center"/>
          </w:tcPr>
          <w:p w:rsidR="002A2956" w:rsidRPr="000B60BF" w:rsidRDefault="002A2956">
            <w:pPr>
              <w:jc w:val="center"/>
              <w:rPr>
                <w:rFonts w:ascii="Times New Roman" w:hAnsi="Times New Roman"/>
                <w:szCs w:val="21"/>
              </w:rPr>
            </w:pPr>
            <w:r>
              <w:rPr>
                <w:rFonts w:ascii="Times New Roman" w:hAnsi="Times New Roman" w:hint="eastAsia"/>
                <w:szCs w:val="21"/>
              </w:rPr>
              <w:t>中湖</w:t>
            </w:r>
          </w:p>
        </w:tc>
        <w:tc>
          <w:tcPr>
            <w:tcW w:w="3555"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《地表水环境质量标准》</w:t>
            </w:r>
          </w:p>
          <w:p w:rsidR="002A2956" w:rsidRPr="000B60BF" w:rsidRDefault="002A2956">
            <w:pPr>
              <w:jc w:val="center"/>
              <w:rPr>
                <w:rFonts w:ascii="Times New Roman" w:hAnsi="Times New Roman"/>
                <w:szCs w:val="21"/>
              </w:rPr>
            </w:pPr>
            <w:r w:rsidRPr="000B60BF">
              <w:rPr>
                <w:rFonts w:ascii="Times New Roman" w:hAnsi="Times New Roman"/>
                <w:szCs w:val="21"/>
              </w:rPr>
              <w:t>（</w:t>
            </w:r>
            <w:r w:rsidRPr="000B60BF">
              <w:rPr>
                <w:rFonts w:ascii="Times New Roman" w:hAnsi="Times New Roman"/>
                <w:szCs w:val="21"/>
              </w:rPr>
              <w:t>GB3838-2002</w:t>
            </w:r>
            <w:r w:rsidRPr="000B60BF">
              <w:rPr>
                <w:rFonts w:ascii="Times New Roman" w:hAnsi="Times New Roman"/>
                <w:szCs w:val="21"/>
              </w:rPr>
              <w:t>）</w:t>
            </w:r>
            <w:r w:rsidRPr="000B60BF">
              <w:rPr>
                <w:rFonts w:ascii="Times New Roman" w:hAnsi="Times New Roman"/>
                <w:szCs w:val="21"/>
              </w:rPr>
              <w:t>Ⅳ</w:t>
            </w:r>
            <w:r w:rsidRPr="000B60BF">
              <w:rPr>
                <w:rFonts w:ascii="Times New Roman" w:hAnsi="Times New Roman"/>
                <w:szCs w:val="21"/>
              </w:rPr>
              <w:t>类标准</w:t>
            </w:r>
          </w:p>
        </w:tc>
      </w:tr>
      <w:tr w:rsidR="002A2956" w:rsidRPr="000B60BF" w:rsidTr="00CD67BA">
        <w:trPr>
          <w:trHeight w:val="284"/>
          <w:jc w:val="center"/>
        </w:trPr>
        <w:tc>
          <w:tcPr>
            <w:tcW w:w="1209"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声环境</w:t>
            </w:r>
          </w:p>
        </w:tc>
        <w:tc>
          <w:tcPr>
            <w:tcW w:w="1554"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厂界</w:t>
            </w:r>
          </w:p>
        </w:tc>
        <w:tc>
          <w:tcPr>
            <w:tcW w:w="1120"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四周</w:t>
            </w:r>
          </w:p>
        </w:tc>
        <w:tc>
          <w:tcPr>
            <w:tcW w:w="728"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1</w:t>
            </w:r>
          </w:p>
        </w:tc>
        <w:tc>
          <w:tcPr>
            <w:tcW w:w="1190"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w:t>
            </w:r>
          </w:p>
        </w:tc>
        <w:tc>
          <w:tcPr>
            <w:tcW w:w="3555" w:type="dxa"/>
            <w:vAlign w:val="center"/>
          </w:tcPr>
          <w:p w:rsidR="002A2956" w:rsidRPr="000B60BF" w:rsidRDefault="002A2956">
            <w:pPr>
              <w:jc w:val="center"/>
              <w:rPr>
                <w:rFonts w:ascii="Times New Roman" w:hAnsi="Times New Roman"/>
                <w:szCs w:val="21"/>
              </w:rPr>
            </w:pPr>
            <w:r w:rsidRPr="000B60BF">
              <w:rPr>
                <w:rFonts w:ascii="Times New Roman" w:hAnsi="Times New Roman"/>
                <w:szCs w:val="21"/>
              </w:rPr>
              <w:t>《声环境质量标准》（</w:t>
            </w:r>
            <w:r w:rsidRPr="000B60BF">
              <w:rPr>
                <w:rFonts w:ascii="Times New Roman" w:hAnsi="Times New Roman"/>
                <w:szCs w:val="21"/>
              </w:rPr>
              <w:t>GB3096-2008</w:t>
            </w:r>
            <w:r w:rsidRPr="000B60BF">
              <w:rPr>
                <w:rFonts w:ascii="Times New Roman" w:hAnsi="Times New Roman"/>
                <w:szCs w:val="21"/>
              </w:rPr>
              <w:t>）</w:t>
            </w:r>
            <w:r w:rsidRPr="000B60BF">
              <w:rPr>
                <w:rFonts w:ascii="Times New Roman" w:hAnsi="Times New Roman"/>
                <w:szCs w:val="21"/>
              </w:rPr>
              <w:t>3</w:t>
            </w:r>
            <w:r w:rsidRPr="000B60BF">
              <w:rPr>
                <w:rFonts w:ascii="Times New Roman" w:hAnsi="Times New Roman"/>
                <w:szCs w:val="21"/>
              </w:rPr>
              <w:t>类标准</w:t>
            </w:r>
          </w:p>
        </w:tc>
      </w:tr>
    </w:tbl>
    <w:p w:rsidR="00474C42" w:rsidRPr="000B60BF" w:rsidRDefault="00474C42">
      <w:pPr>
        <w:widowControl/>
        <w:spacing w:line="360" w:lineRule="auto"/>
        <w:rPr>
          <w:rFonts w:ascii="Times New Roman" w:hAnsi="Times New Roman"/>
          <w:kern w:val="0"/>
          <w:sz w:val="28"/>
          <w:szCs w:val="28"/>
          <w:u w:color="000000"/>
        </w:rPr>
      </w:pPr>
    </w:p>
    <w:p w:rsidR="00474C42" w:rsidRPr="000B60BF" w:rsidRDefault="002C3AB5">
      <w:pPr>
        <w:keepNext/>
        <w:keepLines/>
        <w:spacing w:line="360" w:lineRule="auto"/>
        <w:outlineLvl w:val="2"/>
        <w:rPr>
          <w:rFonts w:ascii="Times New Roman" w:hAnsi="Times New Roman"/>
          <w:b/>
          <w:bCs/>
          <w:sz w:val="28"/>
          <w:szCs w:val="28"/>
        </w:rPr>
      </w:pPr>
      <w:bookmarkStart w:id="80" w:name="_Toc459193969"/>
      <w:bookmarkStart w:id="81" w:name="_Toc459878956"/>
      <w:bookmarkStart w:id="82" w:name="_Toc460932046"/>
      <w:bookmarkStart w:id="83" w:name="_Toc497203494"/>
      <w:r w:rsidRPr="000B60BF">
        <w:rPr>
          <w:rFonts w:ascii="Times New Roman" w:hAnsi="Times New Roman"/>
          <w:b/>
          <w:bCs/>
          <w:sz w:val="28"/>
          <w:szCs w:val="28"/>
        </w:rPr>
        <w:t>3.1.5</w:t>
      </w:r>
      <w:r w:rsidRPr="000B60BF">
        <w:rPr>
          <w:rFonts w:ascii="Times New Roman" w:hAnsi="Times New Roman"/>
          <w:b/>
          <w:bCs/>
          <w:sz w:val="28"/>
          <w:szCs w:val="28"/>
        </w:rPr>
        <w:t>企业平面布置</w:t>
      </w:r>
      <w:bookmarkEnd w:id="80"/>
      <w:bookmarkEnd w:id="81"/>
      <w:bookmarkEnd w:id="82"/>
      <w:bookmarkEnd w:id="83"/>
    </w:p>
    <w:p w:rsidR="000363A0" w:rsidRDefault="004D1C6D" w:rsidP="00E70D67">
      <w:pPr>
        <w:spacing w:line="520" w:lineRule="exact"/>
        <w:ind w:firstLineChars="200" w:firstLine="560"/>
        <w:rPr>
          <w:rFonts w:ascii="Times New Roman" w:hAnsi="Times New Roman"/>
          <w:sz w:val="28"/>
          <w:szCs w:val="28"/>
        </w:rPr>
      </w:pPr>
      <w:r w:rsidRPr="000B60BF">
        <w:rPr>
          <w:rFonts w:ascii="Times New Roman" w:hAnsi="Times New Roman"/>
          <w:sz w:val="28"/>
          <w:szCs w:val="28"/>
        </w:rPr>
        <w:t>厂区平面布置见图</w:t>
      </w:r>
      <w:r w:rsidRPr="000B60BF">
        <w:rPr>
          <w:rFonts w:ascii="Times New Roman" w:hAnsi="Times New Roman"/>
          <w:sz w:val="28"/>
          <w:szCs w:val="28"/>
        </w:rPr>
        <w:t>3.1</w:t>
      </w:r>
      <w:r w:rsidR="00773735">
        <w:rPr>
          <w:rFonts w:ascii="Times New Roman" w:hAnsi="Times New Roman" w:hint="eastAsia"/>
          <w:sz w:val="28"/>
          <w:szCs w:val="28"/>
        </w:rPr>
        <w:t>.5</w:t>
      </w:r>
      <w:r w:rsidR="00773735">
        <w:rPr>
          <w:rFonts w:ascii="Times New Roman" w:hAnsi="Times New Roman"/>
          <w:sz w:val="28"/>
          <w:szCs w:val="28"/>
        </w:rPr>
        <w:t>-</w:t>
      </w:r>
      <w:r w:rsidR="00773735">
        <w:rPr>
          <w:rFonts w:ascii="Times New Roman" w:hAnsi="Times New Roman" w:hint="eastAsia"/>
          <w:sz w:val="28"/>
          <w:szCs w:val="28"/>
        </w:rPr>
        <w:t>1</w:t>
      </w:r>
      <w:r w:rsidRPr="000B60BF">
        <w:rPr>
          <w:rFonts w:ascii="Times New Roman" w:hAnsi="Times New Roman"/>
          <w:sz w:val="28"/>
          <w:szCs w:val="28"/>
        </w:rPr>
        <w:t>。</w:t>
      </w:r>
    </w:p>
    <w:p w:rsidR="000363A0" w:rsidRDefault="000C6D43" w:rsidP="0040286C">
      <w:pPr>
        <w:widowControl/>
        <w:jc w:val="left"/>
        <w:textAlignment w:val="baseline"/>
        <w:rPr>
          <w:rFonts w:ascii="Times New Roman" w:hAnsi="Times New Roman"/>
          <w:sz w:val="28"/>
          <w:szCs w:val="28"/>
        </w:rPr>
      </w:pPr>
      <w:r w:rsidRPr="000C6D43">
        <w:rPr>
          <w:noProof/>
        </w:rPr>
        <w:pict>
          <v:rect id="_x0000_s1425" style="position:absolute;margin-left:157.4pt;margin-top:73pt;width:92.7pt;height:1in;z-index:251988992">
            <v:textbox>
              <w:txbxContent>
                <w:p w:rsidR="007B0B65" w:rsidRDefault="007B0B65"/>
                <w:p w:rsidR="007B0B65" w:rsidRDefault="007B0B65"/>
                <w:p w:rsidR="007B0B65" w:rsidRDefault="007B0B65" w:rsidP="00C313F7">
                  <w:pPr>
                    <w:jc w:val="center"/>
                  </w:pPr>
                  <w:r>
                    <w:rPr>
                      <w:rFonts w:hint="eastAsia"/>
                    </w:rPr>
                    <w:t>合成车间</w:t>
                  </w:r>
                </w:p>
              </w:txbxContent>
            </v:textbox>
          </v:rect>
        </w:pict>
      </w:r>
      <w:r w:rsidRPr="000C6D43">
        <w:rPr>
          <w:noProof/>
        </w:rPr>
        <w:pict>
          <v:rect id="_x0000_s1423" style="position:absolute;margin-left:142.85pt;margin-top:73pt;width:19.15pt;height:80.4pt;z-index:251987968" fillcolor="white [3212]" stroked="f"/>
        </w:pict>
      </w:r>
      <w:r w:rsidRPr="000C6D43">
        <w:rPr>
          <w:noProof/>
        </w:rPr>
        <w:pict>
          <v:rect id="_x0000_s1406" style="position:absolute;margin-left:126.75pt;margin-top:235.4pt;width:44.6pt;height:7.15pt;z-index:251986944">
            <v:stroke dashstyle="dash"/>
          </v:rect>
        </w:pict>
      </w:r>
      <w:r w:rsidRPr="000C6D43">
        <w:rPr>
          <w:noProof/>
        </w:rPr>
        <w:pict>
          <v:rect id="_x0000_s1426" style="position:absolute;margin-left:215.6pt;margin-top:235.4pt;width:44.65pt;height:7.15pt;z-index:251990016">
            <v:stroke dashstyle="dash"/>
          </v:rect>
        </w:pict>
      </w:r>
      <w:r w:rsidRPr="000C6D43">
        <w:rPr>
          <w:noProof/>
        </w:rPr>
        <w:pict>
          <v:oval id="_x0000_s1371" style="position:absolute;margin-left:256.5pt;margin-top:30.25pt;width:9.35pt;height:10.15pt;z-index:251979776"/>
        </w:pict>
      </w:r>
      <w:r w:rsidRPr="000C6D43">
        <w:rPr>
          <w:noProof/>
        </w:rPr>
        <w:pict>
          <v:oval id="_x0000_s1372" style="position:absolute;margin-left:177.4pt;margin-top:30.25pt;width:9.35pt;height:10.15pt;z-index:251980800"/>
        </w:pict>
      </w:r>
      <w:r w:rsidRPr="000C6D43">
        <w:rPr>
          <w:noProof/>
        </w:rPr>
        <w:pict>
          <v:rect id="_x0000_s1376" style="position:absolute;margin-left:233.15pt;margin-top:198.85pt;width:49.4pt;height:22.3pt;z-index:251984896" filled="f" fillcolor="white [3212]" stroked="f" strokecolor="white [3212]">
            <v:textbox>
              <w:txbxContent>
                <w:p w:rsidR="007B0B65" w:rsidRDefault="007B0B65" w:rsidP="001A621D">
                  <w:pPr>
                    <w:jc w:val="center"/>
                  </w:pPr>
                  <w:r>
                    <w:rPr>
                      <w:rFonts w:hint="eastAsia"/>
                    </w:rPr>
                    <w:t>门卫室</w:t>
                  </w:r>
                </w:p>
              </w:txbxContent>
            </v:textbox>
          </v:rect>
        </w:pict>
      </w:r>
      <w:r w:rsidRPr="000C6D43">
        <w:rPr>
          <w:noProof/>
        </w:rPr>
        <w:pict>
          <v:rect id="_x0000_s1375" style="position:absolute;margin-left:260.25pt;margin-top:221.15pt;width:11.25pt;height:14.65pt;z-index:251983872"/>
        </w:pict>
      </w:r>
      <w:r w:rsidRPr="000C6D43">
        <w:rPr>
          <w:noProof/>
        </w:rPr>
        <w:pict>
          <v:rect id="_x0000_s1374" style="position:absolute;margin-left:177.4pt;margin-top:191.65pt;width:52pt;height:43.75pt;z-index:251982848" fillcolor="white [3212]" strokecolor="white [3212]"/>
        </w:pict>
      </w:r>
      <w:r w:rsidRPr="000C6D43">
        <w:rPr>
          <w:noProof/>
        </w:rPr>
        <w:pict>
          <v:oval id="_x0000_s1368" style="position:absolute;margin-left:256.5pt;margin-top:17.25pt;width:9.35pt;height:10.15pt;z-index:251976704"/>
        </w:pict>
      </w:r>
      <w:r w:rsidRPr="000C6D43">
        <w:rPr>
          <w:noProof/>
        </w:rPr>
        <w:pict>
          <v:oval id="_x0000_s1373" style="position:absolute;margin-left:162pt;margin-top:7.4pt;width:9.35pt;height:10.15pt;z-index:251981824"/>
        </w:pict>
      </w:r>
      <w:r w:rsidRPr="000C6D43">
        <w:rPr>
          <w:noProof/>
        </w:rPr>
        <w:pict>
          <v:oval id="_x0000_s1369" style="position:absolute;margin-left:56.65pt;margin-top:110.9pt;width:9.35pt;height:10.15pt;z-index:251977728"/>
        </w:pict>
      </w:r>
      <w:r w:rsidRPr="000C6D43">
        <w:rPr>
          <w:noProof/>
        </w:rPr>
        <w:pict>
          <v:oval id="_x0000_s1370" style="position:absolute;margin-left:39.4pt;margin-top:110.9pt;width:9.35pt;height:10.15pt;z-index:251978752"/>
        </w:pict>
      </w:r>
      <w:r w:rsidRPr="000C6D43">
        <w:rPr>
          <w:noProof/>
        </w:rPr>
        <w:pict>
          <v:oval id="_x0000_s1367" style="position:absolute;margin-left:177.4pt;margin-top:17.25pt;width:9.35pt;height:10.15pt;z-index:251975680"/>
        </w:pict>
      </w:r>
      <w:r w:rsidRPr="000C6D43">
        <w:rPr>
          <w:noProof/>
        </w:rPr>
        <w:pict>
          <v:rect id="_x0000_s1349" style="position:absolute;margin-left:282.55pt;margin-top:97.9pt;width:71.45pt;height:88.05pt;z-index:251968512">
            <v:textbox>
              <w:txbxContent>
                <w:p w:rsidR="007B0B65" w:rsidRDefault="007B0B65"/>
                <w:p w:rsidR="007B0B65" w:rsidRDefault="007B0B65"/>
                <w:p w:rsidR="007B0B65" w:rsidRPr="00A94345" w:rsidRDefault="007B0B65" w:rsidP="00A94345">
                  <w:pPr>
                    <w:jc w:val="center"/>
                    <w:rPr>
                      <w:szCs w:val="21"/>
                    </w:rPr>
                  </w:pPr>
                  <w:r w:rsidRPr="00A94345">
                    <w:rPr>
                      <w:rFonts w:hint="eastAsia"/>
                      <w:szCs w:val="21"/>
                    </w:rPr>
                    <w:t>成品仓库</w:t>
                  </w:r>
                </w:p>
              </w:txbxContent>
            </v:textbox>
          </v:rect>
        </w:pict>
      </w:r>
      <w:r w:rsidRPr="000C6D43">
        <w:rPr>
          <w:noProof/>
        </w:rPr>
        <w:pict>
          <v:rect id="_x0000_s1348" style="position:absolute;margin-left:66pt;margin-top:65.9pt;width:68.25pt;height:27.5pt;z-index:251967488">
            <v:textbox>
              <w:txbxContent>
                <w:p w:rsidR="007B0B65" w:rsidRDefault="007B0B65">
                  <w:r>
                    <w:rPr>
                      <w:rFonts w:hint="eastAsia"/>
                    </w:rPr>
                    <w:t>产品储罐区</w:t>
                  </w:r>
                </w:p>
              </w:txbxContent>
            </v:textbox>
          </v:rect>
        </w:pict>
      </w:r>
      <w:r w:rsidRPr="000C6D43">
        <w:rPr>
          <w:noProof/>
        </w:rPr>
        <w:pict>
          <v:shape id="_x0000_s1319" type="#_x0000_t202" style="position:absolute;margin-left:363.55pt;margin-top:65.9pt;width:47.3pt;height:18.95pt;z-index:251960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" filled="f" stroked="f">
            <v:textbox>
              <w:txbxContent>
                <w:p w:rsidR="007B0B65" w:rsidRDefault="007B0B65" w:rsidP="00333C94">
                  <w:r>
                    <w:rPr>
                      <w:rFonts w:hint="eastAsia"/>
                    </w:rPr>
                    <w:t>0</w:t>
                  </w:r>
                </w:p>
              </w:txbxContent>
            </v:textbox>
          </v:shape>
        </w:pict>
      </w:r>
      <w:r w:rsidRPr="000C6D43">
        <w:rPr>
          <w:noProof/>
        </w:rPr>
        <w:pict>
          <v:shape id="_x0000_s1318" type="#_x0000_t202" style="position:absolute;margin-left:384.25pt;margin-top:65.9pt;width:47.3pt;height:18.95pt;z-index:251959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" filled="f" stroked="f">
            <v:textbox>
              <w:txbxContent>
                <w:p w:rsidR="007B0B65" w:rsidRDefault="007B0B65">
                  <w:r>
                    <w:rPr>
                      <w:rFonts w:hint="eastAsia"/>
                    </w:rPr>
                    <w:t>20m</w:t>
                  </w:r>
                </w:p>
              </w:txbxContent>
            </v:textbox>
          </v:shape>
        </w:pict>
      </w:r>
      <w:r w:rsidRPr="000C6D43">
        <w:rPr>
          <w:noProof/>
        </w:rPr>
        <w:pict>
          <v:group id="_x0000_s1317" style="position:absolute;margin-left:358.15pt;margin-top:207.85pt;width:57.35pt;height:20.8pt;z-index:251938304" coordorigin="9053,5021" coordsize="1147,416">
            <v:oval id="_x0000_s1313" style="position:absolute;left:9053;top:5084;width:187;height:203"/>
            <v:shape id="_x0000_s1314" type="#_x0000_t202" style="position:absolute;left:9177;top:5021;width:1023;height:4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hFzOQIAAFA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bRYpCCyvdblHaq3u&#10;RxxXEoVa24+UtDjeBXUftmA5JfKFwvbMhuNx2IeojCeXGSr23LI+t4BiCFVQT0kvLn3coUicucY2&#10;rkQk+CGTY844tpH344qFvTjXo9fDj2DxAw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NDeEXM5AgAAUAQAAA4AAAAAAAAAAAAA&#10;AAAALgIAAGRycy9lMm9Eb2MueG1sUEsBAi0AFAAGAAgAAAAhAP0vMtbbAAAABQEAAA8AAAAAAAAA&#10;AAAAAAAAkwQAAGRycy9kb3ducmV2LnhtbFBLBQYAAAAABAAEAPMAAACbBQAAAAA=&#10;" filled="f" stroked="f">
              <v:textbox style="mso-fit-shape-to-text:t">
                <w:txbxContent>
                  <w:p w:rsidR="007B0B65" w:rsidRDefault="007B0B65">
                    <w:r>
                      <w:rPr>
                        <w:rFonts w:hint="eastAsia"/>
                      </w:rPr>
                      <w:t>排气筒</w:t>
                    </w:r>
                  </w:p>
                </w:txbxContent>
              </v:textbox>
            </v:shape>
          </v:group>
        </w:pict>
      </w:r>
      <w:r w:rsidRPr="000C6D43">
        <w:rPr>
          <w:noProof/>
        </w:rPr>
        <w:pict>
          <v:shape id="文本框 2" o:spid="_x0000_s1315" type="#_x0000_t202" style="position:absolute;margin-left:358.25pt;margin-top:185.95pt;width:52.6pt;height:49.45pt;z-index:25194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" filled="f">
            <v:textbox>
              <w:txbxContent>
                <w:p w:rsidR="007B0B65" w:rsidRDefault="007B0B65" w:rsidP="00700F04">
                  <w:pPr>
                    <w:jc w:val="center"/>
                  </w:pPr>
                  <w:r>
                    <w:rPr>
                      <w:rFonts w:hint="eastAsia"/>
                    </w:rPr>
                    <w:t>图例</w:t>
                  </w:r>
                </w:p>
              </w:txbxContent>
            </v:textbox>
          </v:shape>
        </w:pict>
      </w:r>
      <w:r w:rsidRPr="000C6D43">
        <w:rPr>
          <w:noProof/>
        </w:rPr>
        <w:pict>
          <v:oval id="_x0000_s1311" style="position:absolute;margin-left:315.75pt;margin-top:12.25pt;width:9.35pt;height:10.15pt;z-index:251934720"/>
        </w:pict>
      </w:r>
      <w:r w:rsidRPr="000C6D43">
        <w:rPr>
          <w:noProof/>
        </w:rPr>
        <w:pict>
          <v:oval id="_x0000_s1312" style="position:absolute;margin-left:220.05pt;margin-top:51.65pt;width:9.35pt;height:10.15pt;z-index:251935744"/>
        </w:pict>
      </w:r>
      <w:r w:rsidRPr="000C6D43">
        <w:rPr>
          <w:noProof/>
        </w:rPr>
        <w:pict>
          <v:rect id="_x0000_s1310" style="position:absolute;margin-left:389.25pt;margin-top:62.35pt;width:17.25pt;height:3.55pt;z-index:251933696" fillcolor="black [3213]"/>
        </w:pict>
      </w:r>
      <w:r w:rsidRPr="000C6D43">
        <w:rPr>
          <w:noProof/>
        </w:rPr>
        <w:pict>
          <v:rect id="_x0000_s1309" style="position:absolute;margin-left:372pt;margin-top:62.35pt;width:17.25pt;height:3.55pt;z-index:251932672"/>
        </w:pict>
      </w:r>
      <w:r w:rsidRPr="000C6D43">
        <w:rPr>
          <w:noProof/>
        </w:rPr>
        <w:pict>
          <v:rect id="_x0000_s1308" style="position:absolute;margin-left:389.25pt;margin-top:58.8pt;width:17.25pt;height:3.55pt;z-index:251931648"/>
        </w:pict>
      </w:r>
      <w:r w:rsidRPr="000C6D43">
        <w:rPr>
          <w:noProof/>
        </w:rPr>
        <w:pict>
          <v:rect id="_x0000_s1306" style="position:absolute;margin-left:372pt;margin-top:58.8pt;width:17.25pt;height:3.55pt;z-index:251930624" fillcolor="black [3213]"/>
        </w:pict>
      </w:r>
      <w:r w:rsidRPr="000C6D43">
        <w:rPr>
          <w:noProof/>
        </w:rPr>
        <w:pict>
          <v:rect id="矩形 6" o:spid="_x0000_s1232" style="position:absolute;margin-left:0;margin-top:-.1pt;width:415.5pt;height:247.5pt;z-index:251885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" filled="f" strokecolor="black [3213]" strokeweight="2pt"/>
        </w:pict>
      </w:r>
      <w:r w:rsidRPr="000C6D43">
        <w:rPr>
          <w:noProof/>
        </w:rPr>
        <w:pict>
          <v:group id="组合 1168" o:spid="_x0000_s1067" style="position:absolute;margin-left:372pt;margin-top:7.4pt;width:31.5pt;height:44.25pt;z-index:251889664" coordsize="4000,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">
            <v:oval id="椭圆 1159" o:spid="_x0000_s1068" style="position:absolute;width:4000;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NnMQA&#10;AADdAAAADwAAAGRycy9kb3ducmV2LnhtbERP22oCMRB9F/oPYQp906yCRVejFEGRFineQN+mm+nu&#10;0s1kSaK7/r0pCL7N4VxnOm9NJa7kfGlZQb+XgCDOrC45V3DYL7sjED4ga6wsk4IbeZjPXjpTTLVt&#10;eEvXXchFDGGfooIihDqV0mcFGfQ9WxNH7tc6gyFCl0vtsInhppKDJHmXBkuODQXWtCgo+9tdjILT&#10;eB/MbbHKfpabr+OlSaT7PH8r9fbafkxABGrDU/xwr3Wc3x+O4f+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XzZzEAAAA3QAAAA8AAAAAAAAAAAAAAAAAmAIAAGRycy9k&#10;b3ducmV2LnhtbFBLBQYAAAAABAAEAPUAAACJAwAAAAA=&#10;" filled="f" strokecolor="black [3213]" strokeweight=".5pt"/>
            <v:shape id="直接箭头连接符 1163" o:spid="_x0000_s1069" type="#_x0000_t32" style="position:absolute;left:2190;top:1905;width:0;height:37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FsfsUAAADdAAAADwAAAGRycy9kb3ducmV2LnhtbERP32vCMBB+H/g/hBP2NlPt0NEZRZSx&#10;DQWZysC3ozmbYnOpTabdf28Ewbf7+H7eeNraSpyp8aVjBf1eAoI4d7rkQsFu+/HyBsIHZI2VY1Lw&#10;Tx6mk87TGDPtLvxD500oRAxhn6ECE0KdSelzQxZ9z9XEkTu4xmKIsCmkbvASw20lB0kylBZLjg0G&#10;a5obyo+bP6tg8f37Ojq1p3X6uTernNLRfjBbKvXcbWfvIAK14SG+u790nN8fpnD7Jp4gJ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FsfsUAAADdAAAADwAAAAAAAAAA&#10;AAAAAAChAgAAZHJzL2Rvd25yZXYueG1sUEsFBgAAAAAEAAQA+QAAAJMDAAAAAA==&#10;" strokecolor="black [3040]">
              <v:stroke endarrow="open"/>
            </v:shape>
            <v:shape id="_x0000_s1070" type="#_x0000_t202" style="position:absolute;left:667;width:2762;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7B0B65" w:rsidRDefault="007B0B65">
                    <w:r>
                      <w:rPr>
                        <w:rFonts w:hint="eastAsia"/>
                      </w:rPr>
                      <w:t>N</w:t>
                    </w:r>
                  </w:p>
                </w:txbxContent>
              </v:textbox>
            </v:shape>
          </v:group>
        </w:pict>
      </w:r>
      <w:r w:rsidR="00E96F92">
        <w:rPr>
          <w:noProof/>
        </w:rPr>
        <w:drawing>
          <wp:inline distT="0" distB="0" distL="0" distR="0">
            <wp:extent cx="4638112"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638112" cy="3143250"/>
                    </a:xfrm>
                    <a:prstGeom prst="rect">
                      <a:avLst/>
                    </a:prstGeom>
                  </pic:spPr>
                </pic:pic>
              </a:graphicData>
            </a:graphic>
          </wp:inline>
        </w:drawing>
      </w:r>
      <w:r w:rsidR="006813F8">
        <w:rPr>
          <w:rFonts w:ascii="Times New Roman" w:hAnsi="Times New Roman" w:hint="eastAsia"/>
          <w:sz w:val="28"/>
          <w:szCs w:val="28"/>
        </w:rPr>
        <w:t xml:space="preserve">   </w:t>
      </w:r>
      <w:r w:rsidR="00D97B2C">
        <w:rPr>
          <w:rFonts w:ascii="Times New Roman" w:hAnsi="Times New Roman" w:hint="eastAsia"/>
          <w:sz w:val="28"/>
          <w:szCs w:val="28"/>
        </w:rPr>
        <w:t xml:space="preserve"> </w:t>
      </w:r>
    </w:p>
    <w:p w:rsidR="000363A0" w:rsidRPr="00BC4A22" w:rsidRDefault="000363A0" w:rsidP="00BC4A22">
      <w:pPr>
        <w:widowControl/>
        <w:spacing w:line="520" w:lineRule="exact"/>
        <w:jc w:val="center"/>
        <w:textAlignment w:val="baseline"/>
        <w:rPr>
          <w:rFonts w:ascii="Times New Roman" w:hAnsi="Times New Roman"/>
          <w:b/>
          <w:bCs/>
          <w:kern w:val="0"/>
          <w:sz w:val="24"/>
          <w:szCs w:val="24"/>
          <w:u w:color="000000"/>
        </w:rPr>
      </w:pPr>
      <w:r>
        <w:rPr>
          <w:rFonts w:ascii="Times New Roman" w:hAnsi="Times New Roman" w:hint="eastAsia"/>
          <w:b/>
          <w:bCs/>
          <w:kern w:val="0"/>
          <w:sz w:val="24"/>
          <w:szCs w:val="24"/>
          <w:u w:color="000000"/>
        </w:rPr>
        <w:t>图</w:t>
      </w:r>
      <w:r w:rsidRPr="000363A0">
        <w:rPr>
          <w:rFonts w:ascii="Times New Roman" w:hAnsi="Times New Roman"/>
          <w:b/>
          <w:bCs/>
          <w:kern w:val="0"/>
          <w:sz w:val="24"/>
          <w:szCs w:val="24"/>
          <w:u w:color="000000"/>
        </w:rPr>
        <w:t>3.1</w:t>
      </w:r>
      <w:r w:rsidR="00773735">
        <w:rPr>
          <w:rFonts w:ascii="Times New Roman" w:hAnsi="Times New Roman" w:hint="eastAsia"/>
          <w:b/>
          <w:bCs/>
          <w:kern w:val="0"/>
          <w:sz w:val="24"/>
          <w:szCs w:val="24"/>
          <w:u w:color="000000"/>
        </w:rPr>
        <w:t>.5</w:t>
      </w:r>
      <w:r w:rsidR="00773735">
        <w:rPr>
          <w:rFonts w:ascii="Times New Roman" w:hAnsi="Times New Roman"/>
          <w:b/>
          <w:bCs/>
          <w:kern w:val="0"/>
          <w:sz w:val="24"/>
          <w:szCs w:val="24"/>
          <w:u w:color="000000"/>
        </w:rPr>
        <w:t>-</w:t>
      </w:r>
      <w:r w:rsidR="00773735">
        <w:rPr>
          <w:rFonts w:ascii="Times New Roman" w:hAnsi="Times New Roman" w:hint="eastAsia"/>
          <w:b/>
          <w:bCs/>
          <w:kern w:val="0"/>
          <w:sz w:val="24"/>
          <w:szCs w:val="24"/>
          <w:u w:color="000000"/>
        </w:rPr>
        <w:t>1</w:t>
      </w:r>
      <w:r w:rsidRPr="000B60BF">
        <w:rPr>
          <w:rFonts w:ascii="Times New Roman" w:hAnsi="Times New Roman"/>
          <w:b/>
          <w:bCs/>
          <w:kern w:val="0"/>
          <w:sz w:val="24"/>
          <w:szCs w:val="24"/>
          <w:u w:color="000000"/>
        </w:rPr>
        <w:t xml:space="preserve"> </w:t>
      </w:r>
      <w:r>
        <w:rPr>
          <w:rFonts w:ascii="Times New Roman" w:hAnsi="Times New Roman" w:hint="eastAsia"/>
          <w:b/>
          <w:bCs/>
          <w:kern w:val="0"/>
          <w:sz w:val="24"/>
          <w:szCs w:val="24"/>
          <w:u w:color="000000"/>
        </w:rPr>
        <w:t>厂区平面布置图</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84" w:name="_Toc413045724"/>
      <w:bookmarkStart w:id="85" w:name="_Toc497203495"/>
      <w:r w:rsidRPr="000B60BF">
        <w:rPr>
          <w:rFonts w:ascii="Times New Roman" w:hAnsi="Times New Roman"/>
          <w:b/>
          <w:bCs/>
          <w:kern w:val="0"/>
          <w:sz w:val="28"/>
          <w:szCs w:val="28"/>
          <w:u w:color="000000"/>
        </w:rPr>
        <w:t xml:space="preserve">3.2 </w:t>
      </w:r>
      <w:r w:rsidRPr="000B60BF">
        <w:rPr>
          <w:rFonts w:ascii="Times New Roman" w:hAnsi="Times New Roman"/>
          <w:b/>
          <w:bCs/>
          <w:kern w:val="0"/>
          <w:sz w:val="28"/>
          <w:szCs w:val="28"/>
          <w:u w:color="000000"/>
        </w:rPr>
        <w:t>企业的生产状况</w:t>
      </w:r>
      <w:bookmarkEnd w:id="84"/>
      <w:bookmarkEnd w:id="85"/>
    </w:p>
    <w:p w:rsidR="00474C42" w:rsidRPr="000B60BF" w:rsidRDefault="002C3AB5">
      <w:pPr>
        <w:keepNext/>
        <w:keepLines/>
        <w:spacing w:line="520" w:lineRule="exact"/>
        <w:outlineLvl w:val="2"/>
        <w:rPr>
          <w:rFonts w:ascii="Times New Roman" w:hAnsi="Times New Roman"/>
          <w:b/>
          <w:bCs/>
          <w:sz w:val="28"/>
          <w:szCs w:val="28"/>
        </w:rPr>
      </w:pPr>
      <w:bookmarkStart w:id="86" w:name="_Toc459193971"/>
      <w:bookmarkStart w:id="87" w:name="_Toc459878958"/>
      <w:bookmarkStart w:id="88" w:name="_Toc460932048"/>
      <w:bookmarkStart w:id="89" w:name="_Toc497203496"/>
      <w:r w:rsidRPr="000B60BF">
        <w:rPr>
          <w:rFonts w:ascii="Times New Roman" w:hAnsi="Times New Roman"/>
          <w:b/>
          <w:bCs/>
          <w:sz w:val="28"/>
          <w:szCs w:val="28"/>
        </w:rPr>
        <w:t>3.2.1</w:t>
      </w:r>
      <w:r w:rsidRPr="000B60BF">
        <w:rPr>
          <w:rFonts w:ascii="Times New Roman" w:hAnsi="Times New Roman"/>
          <w:b/>
          <w:bCs/>
          <w:sz w:val="28"/>
          <w:szCs w:val="28"/>
        </w:rPr>
        <w:t>主要工艺流程</w:t>
      </w:r>
      <w:bookmarkEnd w:id="86"/>
      <w:bookmarkEnd w:id="87"/>
      <w:bookmarkEnd w:id="88"/>
      <w:bookmarkEnd w:id="89"/>
    </w:p>
    <w:p w:rsidR="00A94345" w:rsidRDefault="00A94345" w:rsidP="00421D8A">
      <w:pPr>
        <w:spacing w:line="520" w:lineRule="exact"/>
        <w:ind w:firstLineChars="200" w:firstLine="560"/>
        <w:rPr>
          <w:rFonts w:ascii="Times New Roman" w:hAnsi="Times New Roman"/>
          <w:sz w:val="28"/>
          <w:szCs w:val="28"/>
        </w:rPr>
      </w:pPr>
      <w:r w:rsidRPr="000B60BF">
        <w:rPr>
          <w:rFonts w:ascii="Times New Roman" w:hAnsi="Times New Roman"/>
          <w:sz w:val="28"/>
          <w:szCs w:val="28"/>
        </w:rPr>
        <w:t>业工艺流程图如图</w:t>
      </w:r>
      <w:r w:rsidRPr="000B60BF">
        <w:rPr>
          <w:rFonts w:ascii="Times New Roman" w:hAnsi="Times New Roman"/>
          <w:sz w:val="28"/>
          <w:szCs w:val="28"/>
        </w:rPr>
        <w:t>3.2</w:t>
      </w:r>
      <w:r w:rsidR="00773735">
        <w:rPr>
          <w:rFonts w:ascii="Times New Roman" w:hAnsi="Times New Roman" w:hint="eastAsia"/>
          <w:sz w:val="28"/>
          <w:szCs w:val="28"/>
        </w:rPr>
        <w:t>.1</w:t>
      </w:r>
      <w:r w:rsidRPr="000B60BF">
        <w:rPr>
          <w:rFonts w:ascii="Times New Roman" w:hAnsi="Times New Roman"/>
          <w:sz w:val="28"/>
          <w:szCs w:val="28"/>
        </w:rPr>
        <w:t>-1</w:t>
      </w:r>
      <w:r w:rsidRPr="000B60BF">
        <w:rPr>
          <w:rFonts w:ascii="Times New Roman" w:hAnsi="Times New Roman"/>
          <w:sz w:val="28"/>
          <w:szCs w:val="28"/>
        </w:rPr>
        <w:t>。</w:t>
      </w:r>
    </w:p>
    <w:p w:rsidR="0053728B" w:rsidRDefault="0053728B" w:rsidP="00421D8A">
      <w:pPr>
        <w:spacing w:line="520" w:lineRule="exact"/>
        <w:ind w:firstLineChars="200" w:firstLine="560"/>
        <w:rPr>
          <w:rFonts w:ascii="Times New Roman" w:hAnsi="Times New Roman"/>
          <w:sz w:val="28"/>
          <w:szCs w:val="28"/>
        </w:rPr>
      </w:pPr>
    </w:p>
    <w:p w:rsidR="0053728B" w:rsidRDefault="0053728B" w:rsidP="00421D8A">
      <w:pPr>
        <w:spacing w:line="520" w:lineRule="exact"/>
        <w:ind w:firstLineChars="200" w:firstLine="560"/>
        <w:rPr>
          <w:rFonts w:ascii="Times New Roman" w:hAnsi="Times New Roman"/>
          <w:sz w:val="28"/>
          <w:szCs w:val="28"/>
        </w:rPr>
      </w:pPr>
    </w:p>
    <w:p w:rsidR="0053728B" w:rsidRDefault="0053728B" w:rsidP="00421D8A">
      <w:pPr>
        <w:spacing w:line="520" w:lineRule="exact"/>
        <w:ind w:firstLineChars="200" w:firstLine="560"/>
        <w:rPr>
          <w:rFonts w:ascii="Times New Roman" w:hAnsi="Times New Roman"/>
          <w:sz w:val="28"/>
          <w:szCs w:val="28"/>
        </w:rPr>
      </w:pPr>
    </w:p>
    <w:p w:rsidR="0053728B" w:rsidRDefault="0053728B" w:rsidP="00421D8A">
      <w:pPr>
        <w:spacing w:line="520" w:lineRule="exact"/>
        <w:ind w:firstLineChars="200" w:firstLine="560"/>
        <w:rPr>
          <w:rFonts w:ascii="Times New Roman" w:hAnsi="Times New Roman"/>
          <w:sz w:val="28"/>
          <w:szCs w:val="28"/>
        </w:rPr>
      </w:pPr>
    </w:p>
    <w:p w:rsidR="0053728B" w:rsidRDefault="0053728B" w:rsidP="00421D8A">
      <w:pPr>
        <w:spacing w:line="520" w:lineRule="exact"/>
        <w:ind w:firstLineChars="200" w:firstLine="560"/>
        <w:rPr>
          <w:rFonts w:ascii="Times New Roman" w:hAnsi="Times New Roman"/>
          <w:sz w:val="28"/>
          <w:szCs w:val="28"/>
        </w:rPr>
      </w:pPr>
    </w:p>
    <w:p w:rsidR="0053728B" w:rsidRDefault="0053728B" w:rsidP="00421D8A">
      <w:pPr>
        <w:spacing w:line="520" w:lineRule="exact"/>
        <w:ind w:firstLineChars="200" w:firstLine="560"/>
        <w:rPr>
          <w:rFonts w:ascii="Times New Roman" w:hAnsi="Times New Roman"/>
          <w:sz w:val="28"/>
          <w:szCs w:val="28"/>
        </w:rPr>
      </w:pPr>
    </w:p>
    <w:p w:rsidR="008B7903" w:rsidRPr="00333C94" w:rsidRDefault="000C6D43" w:rsidP="00A94345">
      <w:pPr>
        <w:spacing w:line="520" w:lineRule="exact"/>
        <w:ind w:firstLineChars="200" w:firstLine="562"/>
        <w:rPr>
          <w:rFonts w:ascii="Times New Roman" w:hAnsi="Times New Roman"/>
          <w:sz w:val="28"/>
          <w:szCs w:val="28"/>
        </w:rPr>
      </w:pPr>
      <w:r w:rsidRPr="000C6D43">
        <w:rPr>
          <w:rFonts w:ascii="Times New Roman" w:hAnsi="Times New Roman"/>
          <w:b/>
          <w:noProof/>
          <w:sz w:val="28"/>
          <w:szCs w:val="28"/>
        </w:rPr>
        <w:lastRenderedPageBreak/>
        <w:pict>
          <v:group id="_x0000_s1316" style="position:absolute;left:0;text-align:left;margin-left:66pt;margin-top:19.85pt;width:249.75pt;height:273.75pt;z-index:251957248" coordorigin="3120,8347" coordsize="4995,5475">
            <v:shape id="AutoShape 1273" o:spid="_x0000_s1231" type="#_x0000_t32" style="position:absolute;left:5761;top:9379;width:537;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" adj="-242547,-1,-242547">
              <v:stroke endarrow="block"/>
            </v:shape>
            <v:rect id="_x0000_s1074" style="position:absolute;left:5430;top:8496;width:1170;height:7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">
              <v:textbox>
                <w:txbxContent>
                  <w:p w:rsidR="007B0B65" w:rsidRDefault="007B0B65" w:rsidP="00167C76">
                    <w:pPr>
                      <w:jc w:val="center"/>
                    </w:pPr>
                    <w:r>
                      <w:rPr>
                        <w:rFonts w:hint="eastAsia"/>
                      </w:rPr>
                      <w:t>羟甲基化反应</w:t>
                    </w:r>
                  </w:p>
                </w:txbxContent>
              </v:textbox>
            </v:rect>
            <v:rect id="_x0000_s1078" style="position:absolute;left:5430;top:9623;width:1170;height:5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">
              <v:textbox>
                <w:txbxContent>
                  <w:p w:rsidR="007B0B65" w:rsidRDefault="007B0B65" w:rsidP="00167C76">
                    <w:pPr>
                      <w:jc w:val="center"/>
                    </w:pPr>
                    <w:r>
                      <w:rPr>
                        <w:rFonts w:hint="eastAsia"/>
                      </w:rPr>
                      <w:t>磺化反应</w:t>
                    </w:r>
                  </w:p>
                </w:txbxContent>
              </v:textbox>
            </v:rect>
            <v:shape id="_x0000_s1230" type="#_x0000_t32" style="position:absolute;left:5821;top:10358;width:420;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4EMNg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" adj="-310166,-1,-310166">
              <v:stroke endarrow="block"/>
            </v:shape>
            <v:rect id="_x0000_s1082" style="position:absolute;left:5430;top:10568;width:1170;height:5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">
              <v:textbox>
                <w:txbxContent>
                  <w:p w:rsidR="007B0B65" w:rsidRDefault="007B0B65" w:rsidP="00167C76">
                    <w:pPr>
                      <w:jc w:val="center"/>
                    </w:pPr>
                    <w:r>
                      <w:rPr>
                        <w:rFonts w:hint="eastAsia"/>
                      </w:rPr>
                      <w:t>缩合反应</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29" type="#_x0000_t34" style="position:absolute;left:5837;top:11288;width:389;height:1;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" adj="5885,241336800,-334828">
              <v:stroke endarrow="block"/>
            </v:shape>
            <v:rect id="_x0000_s1086" style="position:absolute;left:5430;top:11485;width:1170;height:5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">
              <v:textbox>
                <w:txbxContent>
                  <w:p w:rsidR="007B0B65" w:rsidRDefault="007B0B65" w:rsidP="00167C76">
                    <w:pPr>
                      <w:jc w:val="center"/>
                    </w:pPr>
                    <w:r>
                      <w:rPr>
                        <w:rFonts w:hint="eastAsia"/>
                      </w:rPr>
                      <w:t>稳定重整</w:t>
                    </w:r>
                  </w:p>
                </w:txbxContent>
              </v:textbox>
            </v:rect>
            <v:shape id="_x0000_s1228" type="#_x0000_t34" style="position:absolute;left:5814;top:12226;width:436;height:3;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" adj=",86472000,-298734">
              <v:stroke endarrow="block"/>
            </v:shape>
            <v:rect id="_x0000_s1090" style="position:absolute;left:5400;top:12446;width:1170;height:4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">
              <v:textbox>
                <w:txbxContent>
                  <w:p w:rsidR="007B0B65" w:rsidRDefault="007B0B65" w:rsidP="00167C76">
                    <w:pPr>
                      <w:jc w:val="center"/>
                    </w:pPr>
                    <w:r>
                      <w:rPr>
                        <w:rFonts w:hint="eastAsia"/>
                      </w:rPr>
                      <w:t>干燥喷粉</w:t>
                    </w:r>
                  </w:p>
                </w:txbxContent>
              </v:textbox>
            </v:rect>
            <v:shape id="AutoShape 1282" o:spid="_x0000_s1227" type="#_x0000_t34" style="position:absolute;left:5788;top:13114;width:492;height:1;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" adj=",-277970400,-264863">
              <v:stroke endarrow="block"/>
            </v:shape>
            <v:rect id="Rectangle 1311" o:spid="_x0000_s1091" style="position:absolute;left:5430;top:13361;width:1170;height:4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">
              <v:textbox>
                <w:txbxContent>
                  <w:p w:rsidR="007B0B65" w:rsidRDefault="007B0B65" w:rsidP="00167C76">
                    <w:pPr>
                      <w:jc w:val="center"/>
                    </w:pPr>
                    <w:r>
                      <w:rPr>
                        <w:rFonts w:hint="eastAsia"/>
                      </w:rPr>
                      <w:t>包装入库</w:t>
                    </w:r>
                  </w:p>
                </w:txbxContent>
              </v:textbox>
            </v:rect>
            <v:group id="_x0000_s1075" style="position:absolute;left:3120;top:9423;width:2310;height:922" coordsize="1466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">
              <v:shape id="AutoShape 1323" o:spid="_x0000_s1076" type="#_x0000_t32" style="position:absolute;left:10953;top:3810;width:37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k/NsYAAADcAAAADwAAAGRycy9kb3ducmV2LnhtbESPT2vCQBTE7wW/w/KE3upGD62JrlIK&#10;FbF48A+hvT2yzyQ0+zbsrhr99K4geBxm5jfMdN6ZRpzI+dqyguEgAUFcWF1zqWC/+34bg/ABWWNj&#10;mRRcyMN81nuZYqbtmTd02oZSRAj7DBVUIbSZlL6oyKAf2JY4egfrDIYoXSm1w3OEm0aOkuRdGqw5&#10;LlTY0ldFxf/2aBT8/qTH/JKvaZUP09UfOuOvu4VSr/3ucwIiUBee4Ud7qRWkHyO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5PzbGAAAA3AAAAA8AAAAAAAAA&#10;AAAAAAAAoQIAAGRycy9kb3ducmV2LnhtbFBLBQYAAAAABAAEAPkAAACUAwAAAAA=&#10;">
                <v:stroke endarrow="block"/>
              </v:shape>
              <v:rect id="矩形 1147" o:spid="_x0000_s1077" style="position:absolute;width:10953;height:6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dysIA&#10;AADdAAAADwAAAGRycy9kb3ducmV2LnhtbERPTYvCMBC9C/sfwix401SRdalGKcsqetQuiLexGdtq&#10;MylNrPXfbwTB2zze58yXnalES40rLSsYDSMQxJnVJecK/tLV4BuE88gaK8uk4EEOlouP3hxjbe+8&#10;o3bvcxFC2MWooPC+jqV0WUEG3dDWxIE728agD7DJpW7wHsJNJcdR9CUNlhwaCqzpp6Dsur8ZBe7U&#10;btNHnRwuR5edkl826WS7Vqr/2SUzEJ46/xa/3Bsd5o8mU3h+E0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N3KwgAAAN0AAAAPAAAAAAAAAAAAAAAAAJgCAABkcnMvZG93&#10;bnJldi54bWxQSwUGAAAAAAQABAD1AAAAhwMAAAAA&#10;" filled="f" stroked="f" strokeweight="2pt">
                <v:textbox>
                  <w:txbxContent>
                    <w:p w:rsidR="007B0B65" w:rsidRPr="00E70D67" w:rsidRDefault="007B0B65" w:rsidP="00E70D67">
                      <w:pPr>
                        <w:jc w:val="center"/>
                        <w:rPr>
                          <w:color w:val="000000" w:themeColor="text1"/>
                        </w:rPr>
                      </w:pPr>
                      <w:r>
                        <w:rPr>
                          <w:rFonts w:hint="eastAsia"/>
                          <w:color w:val="000000" w:themeColor="text1"/>
                        </w:rPr>
                        <w:t>焦亚硫酸氢钠</w:t>
                      </w:r>
                    </w:p>
                  </w:txbxContent>
                </v:textbox>
              </v:rect>
            </v:group>
            <v:group id="_x0000_s1071" style="position:absolute;left:3120;top:8347;width:2310;height:922" coordsize="1466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">
              <v:shape id="AutoShape 1323" o:spid="_x0000_s1072" type="#_x0000_t32" style="position:absolute;left:10953;top:3810;width:37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NWIccAAADdAAAADwAAAGRycy9kb3ducmV2LnhtbESPQWvCQBCF70L/wzIFb7pJwaKpq5RC&#10;RSw9qCW0tyE7TUKzs2F31dhf3zkUvM3w3rz3zXI9uE6dKcTWs4F8moEirrxtuTbwcXydzEHFhGyx&#10;80wGrhRhvbobLbGw/sJ7Oh9SrSSEY4EGmpT6QutYNeQwTn1PLNq3Dw6TrKHWNuBFwl2nH7LsUTts&#10;WRoa7OmloerncHIGPt8Wp/JavtOuzBe7Lwwu/h43xozvh+cnUImGdDP/X2+t4Ocz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g1YhxwAAAN0AAAAPAAAAAAAA&#10;AAAAAAAAAKECAABkcnMvZG93bnJldi54bWxQSwUGAAAAAAQABAD5AAAAlQMAAAAA&#10;">
                <v:stroke endarrow="block"/>
              </v:shape>
              <v:rect id="矩形 1151" o:spid="_x0000_s1073" style="position:absolute;width:10953;height:6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2+MIA&#10;AADdAAAADwAAAGRycy9kb3ducmV2LnhtbERPTWvCQBC9C/0PyxS86SaipaSuEoqKHjVC6W3Mjkls&#10;djZk1xj/vSsUvM3jfc582ZtadNS6yrKCeByBIM6trrhQcMzWo08QziNrrC2Tgjs5WC7eBnNMtL3x&#10;nrqDL0QIYZeggtL7JpHS5SUZdGPbEAfubFuDPsC2kLrFWwg3tZxE0Yc0WHFoKLGh75Lyv8PVKHCn&#10;bpfdm/Tn8uvyU7pik013G6WG7336BcJT71/if/dWh/nxLIb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Hb4wgAAAN0AAAAPAAAAAAAAAAAAAAAAAJgCAABkcnMvZG93&#10;bnJldi54bWxQSwUGAAAAAAQABAD1AAAAhwMAAAAA&#10;" filled="f" stroked="f" strokeweight="2pt">
                <v:textbox>
                  <w:txbxContent>
                    <w:p w:rsidR="007B0B65" w:rsidRDefault="007B0B65" w:rsidP="001B58CA">
                      <w:pPr>
                        <w:jc w:val="center"/>
                        <w:rPr>
                          <w:color w:val="000000" w:themeColor="text1"/>
                        </w:rPr>
                      </w:pPr>
                      <w:r w:rsidRPr="00E70D67">
                        <w:rPr>
                          <w:rFonts w:hint="eastAsia"/>
                          <w:color w:val="000000" w:themeColor="text1"/>
                        </w:rPr>
                        <w:t>三聚氰胺</w:t>
                      </w:r>
                    </w:p>
                    <w:p w:rsidR="007B0B65" w:rsidRDefault="007B0B65" w:rsidP="001B58CA">
                      <w:pPr>
                        <w:jc w:val="center"/>
                        <w:rPr>
                          <w:color w:val="000000" w:themeColor="text1"/>
                        </w:rPr>
                      </w:pPr>
                    </w:p>
                    <w:p w:rsidR="007B0B65" w:rsidRPr="00E70D67" w:rsidRDefault="007B0B65" w:rsidP="001B58CA">
                      <w:pPr>
                        <w:jc w:val="center"/>
                        <w:rPr>
                          <w:color w:val="000000" w:themeColor="text1"/>
                        </w:rPr>
                      </w:pPr>
                      <w:r>
                        <w:rPr>
                          <w:rFonts w:hint="eastAsia"/>
                          <w:color w:val="000000" w:themeColor="text1"/>
                        </w:rPr>
                        <w:t>甲醛</w:t>
                      </w:r>
                    </w:p>
                  </w:txbxContent>
                </v:textbox>
              </v:rect>
            </v:group>
            <v:group id="_x0000_s1079" style="position:absolute;left:3450;top:10499;width:1950;height:922;mso-width-relative:margin" coordorigin="2286,571" coordsize="12382,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">
              <v:shape id="AutoShape 1323" o:spid="_x0000_s1080" type="#_x0000_t32" style="position:absolute;left:10953;top:3810;width:37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IVsUAAADdAAAADwAAAGRycy9kb3ducmV2LnhtbERPS2vCQBC+F/wPywi91U0qLRpdRYRK&#10;sfTgg6C3ITsmwexs2F019td3CwVv8/E9ZzrvTCOu5HxtWUE6SEAQF1bXXCrY7z5eRiB8QNbYWCYF&#10;d/Iwn/Wepphpe+MNXbehFDGEfYYKqhDaTEpfVGTQD2xLHLmTdQZDhK6U2uEthptGvibJuzRYc2yo&#10;sKVlRcV5ezEKDl/jS37Pv2mdp+P1EZ3xP7uVUs/9bjEBEagLD/G/+1PH+enb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HIVsUAAADdAAAADwAAAAAAAAAA&#10;AAAAAAChAgAAZHJzL2Rvd25yZXYueG1sUEsFBgAAAAAEAAQA+QAAAJMDAAAAAA==&#10;">
                <v:stroke endarrow="block"/>
              </v:shape>
              <v:rect id="矩形 1154" o:spid="_x0000_s1081" style="position:absolute;left:2286;top:571;width:10953;height:6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VYMIA&#10;AADdAAAADwAAAGRycy9kb3ducmV2LnhtbERPTYvCMBC9C/sfwix401RxZalGKcsqetQuiLexGdtq&#10;MylNrPXfbwTB2zze58yXnalES40rLSsYDSMQxJnVJecK/tLV4BuE88gaK8uk4EEOlouP3hxjbe+8&#10;o3bvcxFC2MWooPC+jqV0WUEG3dDWxIE728agD7DJpW7wHsJNJcdRNJUGSw4NBdb0U1B23d+MAndq&#10;t+mjTg6Xo8tOyS+bdLJdK9X/7JIZCE+df4tf7o0O80dfE3h+E0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9VgwgAAAN0AAAAPAAAAAAAAAAAAAAAAAJgCAABkcnMvZG93&#10;bnJldi54bWxQSwUGAAAAAAQABAD1AAAAhwMAAAAA&#10;" filled="f" stroked="f" strokeweight="2pt">
                <v:textbox>
                  <w:txbxContent>
                    <w:p w:rsidR="007B0B65" w:rsidRPr="00E70D67" w:rsidRDefault="007B0B65" w:rsidP="001B58CA">
                      <w:pPr>
                        <w:jc w:val="center"/>
                        <w:rPr>
                          <w:color w:val="000000" w:themeColor="text1"/>
                        </w:rPr>
                      </w:pPr>
                      <w:r>
                        <w:rPr>
                          <w:rFonts w:hint="eastAsia"/>
                          <w:color w:val="000000" w:themeColor="text1"/>
                        </w:rPr>
                        <w:t>硫酸</w:t>
                      </w:r>
                    </w:p>
                  </w:txbxContent>
                </v:textbox>
              </v:rect>
            </v:group>
            <v:group id="_x0000_s1083" style="position:absolute;left:3540;top:11275;width:1890;height:922;mso-width-relative:margin" coordorigin="2667,476" coordsize="12001,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">
              <v:shape id="AutoShape 1323" o:spid="_x0000_s1084" type="#_x0000_t32" style="position:absolute;left:10953;top:3810;width:37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ZrzsQAAADdAAAADwAAAGRycy9kb3ducmV2LnhtbERPTWvCQBC9C/6HZYTedBNB0egqpVAR&#10;Sw9qCe1tyI5JaHY27K4a/fVuQehtHu9zluvONOJCzteWFaSjBARxYXXNpYKv4/twBsIHZI2NZVJw&#10;Iw/rVb+3xEzbK+/pcgiliCHsM1RQhdBmUvqiIoN+ZFviyJ2sMxgidKXUDq8x3DRynCRTabDm2FBh&#10;S28VFb+Hs1Hw/TE/57f8k3Z5Ot/9oDP+ftwo9TLoXhcgAnXhX/x0b3Wcn06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JmvOxAAAAN0AAAAPAAAAAAAAAAAA&#10;AAAAAKECAABkcnMvZG93bnJldi54bWxQSwUGAAAAAAQABAD5AAAAkgMAAAAA&#10;">
                <v:stroke endarrow="block"/>
              </v:shape>
              <v:rect id="矩形 1157" o:spid="_x0000_s1085" style="position:absolute;left:2667;top:476;width:10953;height:6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LF8MA&#10;AADdAAAADwAAAGRycy9kb3ducmV2LnhtbERPTWvCQBC9F/wPywi91U2KrRLdSJBa6rFGEG9jdkyi&#10;2dmQ3cb477uFgrd5vM9ZrgbTiJ46V1tWEE8iEMSF1TWXCvb55mUOwnlkjY1lUnAnB6t09LTERNsb&#10;f1O/86UIIewSVFB53yZSuqIig25iW+LAnW1n0AfYlVJ3eAvhppGvUfQuDdYcGipsaV1Rcd39GAXu&#10;1G/ze5sdLkdXnLIPNvl0+6nU83jIFiA8Df4h/nd/6TA/fpvB3zfh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lLF8MAAADdAAAADwAAAAAAAAAAAAAAAACYAgAAZHJzL2Rv&#10;d25yZXYueG1sUEsFBgAAAAAEAAQA9QAAAIgDAAAAAA==&#10;" filled="f" stroked="f" strokeweight="2pt">
                <v:textbox>
                  <w:txbxContent>
                    <w:p w:rsidR="007B0B65" w:rsidRPr="00E70D67" w:rsidRDefault="007B0B65" w:rsidP="001B58CA">
                      <w:pPr>
                        <w:jc w:val="center"/>
                        <w:rPr>
                          <w:color w:val="000000" w:themeColor="text1"/>
                        </w:rPr>
                      </w:pPr>
                      <w:r>
                        <w:rPr>
                          <w:rFonts w:hint="eastAsia"/>
                          <w:color w:val="000000" w:themeColor="text1"/>
                        </w:rPr>
                        <w:t>液碱</w:t>
                      </w:r>
                    </w:p>
                  </w:txbxContent>
                </v:textbox>
              </v:rect>
            </v:group>
            <v:group id="组合 1161" o:spid="_x0000_s1087" style="position:absolute;left:6600;top:12267;width:1515;height:602" coordsize="962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">
              <v:shape id="直接箭头连接符 1158" o:spid="_x0000_s1088" type="#_x0000_t32" style="position:absolute;top:2476;width:42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rw+8YAAADdAAAADwAAAGRycy9kb3ducmV2LnhtbESPQUvDQBCF70L/wzIFb3ZTQZHYbbEV&#10;QTxpqoi3ITtmY7Oz6e42if/eOQi9zfDevPfNajP5Tg0UUxvYwHJRgCKug225MfC+f7q6A5UyssUu&#10;MBn4pQSb9exihaUNI7/RUOVGSQinEg24nPtS61Q78pgWoScW7TtEj1nW2GgbcZRw3+nrorjVHluW&#10;Boc97RzVh+rkDXTDy3j8OP0c3ePrsK92n19uG3tjLufTwz2oTFM+m/+vn63gL28EV76REf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K8PvGAAAA3QAAAA8AAAAAAAAA&#10;AAAAAAAAoQIAAGRycy9kb3ducmV2LnhtbFBLBQYAAAAABAAEAPkAAACUAwAAAAA=&#10;" strokecolor="black [3213]">
                <v:stroke endarrow="block"/>
              </v:shape>
              <v:rect id="矩形 1160" o:spid="_x0000_s1089" style="position:absolute;left:2571;width:7049;height:4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Z3sUA&#10;AADdAAAADwAAAGRycy9kb3ducmV2LnhtbESPQWvCQBCF7wX/wzJCb3VjEZHUVYLYokeNIN7G7DRJ&#10;m50N2W2M/75zELzN8N68981yPbhG9dSF2rOB6SQBRVx4W3Np4JR/vi1AhYhssfFMBu4UYL0avSwx&#10;tf7GB+qPsVQSwiFFA1WMbap1KCpyGCa+JRbt23cOo6xdqW2HNwl3jX5Pkrl2WLM0VNjSpqLi9/jn&#10;DIRrv8/vbXb+uYTimm3Z5bP9lzGv4yH7ABVpiE/z43pnBX86F375Rk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BnexQAAAN0AAAAPAAAAAAAAAAAAAAAAAJgCAABkcnMv&#10;ZG93bnJldi54bWxQSwUGAAAAAAQABAD1AAAAigMAAAAA&#10;" filled="f" stroked="f" strokeweight="2pt">
                <v:textbox>
                  <w:txbxContent>
                    <w:p w:rsidR="007B0B65" w:rsidRPr="001B58CA" w:rsidRDefault="007B0B65" w:rsidP="001B58CA">
                      <w:pPr>
                        <w:jc w:val="center"/>
                        <w:rPr>
                          <w:rFonts w:ascii="Times New Roman" w:hAnsi="Times New Roman"/>
                          <w:color w:val="000000" w:themeColor="text1"/>
                        </w:rPr>
                      </w:pPr>
                      <w:r w:rsidRPr="001B58CA">
                        <w:rPr>
                          <w:rFonts w:ascii="Times New Roman" w:hAnsi="Times New Roman"/>
                          <w:color w:val="000000" w:themeColor="text1"/>
                        </w:rPr>
                        <w:t>G</w:t>
                      </w:r>
                      <w:r>
                        <w:rPr>
                          <w:rFonts w:ascii="Times New Roman" w:hAnsi="Times New Roman" w:hint="eastAsia"/>
                          <w:color w:val="000000" w:themeColor="text1"/>
                        </w:rPr>
                        <w:t>5</w:t>
                      </w:r>
                    </w:p>
                  </w:txbxContent>
                </v:textbox>
              </v:rect>
            </v:group>
          </v:group>
        </w:pict>
      </w:r>
      <w:bookmarkStart w:id="90" w:name="_Toc133919775"/>
      <w:bookmarkStart w:id="91" w:name="_Toc156791215"/>
      <w:bookmarkStart w:id="92" w:name="_Toc149560080"/>
      <w:bookmarkStart w:id="93" w:name="_Toc144288596"/>
    </w:p>
    <w:p w:rsidR="008B7903" w:rsidRDefault="000C6D43">
      <w:pPr>
        <w:spacing w:line="360" w:lineRule="auto"/>
        <w:rPr>
          <w:rFonts w:ascii="Times New Roman" w:hAnsi="Times New Roman"/>
          <w:b/>
          <w:sz w:val="28"/>
          <w:szCs w:val="28"/>
        </w:rPr>
      </w:pPr>
      <w:r>
        <w:rPr>
          <w:rFonts w:ascii="Times New Roman" w:hAnsi="Times New Roman"/>
          <w:b/>
          <w:noProof/>
          <w:sz w:val="28"/>
          <w:szCs w:val="28"/>
        </w:rPr>
        <w:pict>
          <v:group id="_x0000_s1322" style="position:absolute;left:0;text-align:left;margin-left:240pt;margin-top:7.25pt;width:81.95pt;height:24.75pt;z-index:251963392" coordorigin="6600,8615" coordsize="1639,495">
            <v:shape id="_x0000_s1320" type="#_x0000_t32" style="position:absolute;left:6600;top:8859;width:788;height:0" o:connectortype="straight">
              <v:stroke endarrow="block"/>
            </v:shape>
            <v:rect id="_x0000_s1321" style="position:absolute;left:7388;top:8615;width:851;height:495" filled="f" stroked="f">
              <v:textbox>
                <w:txbxContent>
                  <w:p w:rsidR="007B0B65" w:rsidRDefault="007B0B65" w:rsidP="002A51FC">
                    <w:pPr>
                      <w:jc w:val="center"/>
                    </w:pPr>
                    <w:r>
                      <w:rPr>
                        <w:rFonts w:hint="eastAsia"/>
                      </w:rPr>
                      <w:t>G1</w:t>
                    </w:r>
                  </w:p>
                </w:txbxContent>
              </v:textbox>
            </v:rect>
          </v:group>
        </w:pict>
      </w:r>
    </w:p>
    <w:p w:rsidR="008B7903" w:rsidRDefault="008B7903">
      <w:pPr>
        <w:spacing w:line="360" w:lineRule="auto"/>
        <w:rPr>
          <w:rFonts w:ascii="Times New Roman" w:hAnsi="Times New Roman"/>
          <w:b/>
          <w:sz w:val="28"/>
          <w:szCs w:val="28"/>
        </w:rPr>
      </w:pPr>
    </w:p>
    <w:p w:rsidR="008B7903" w:rsidRDefault="000C6D43">
      <w:pPr>
        <w:spacing w:line="360" w:lineRule="auto"/>
        <w:rPr>
          <w:rFonts w:ascii="Times New Roman" w:hAnsi="Times New Roman"/>
          <w:b/>
          <w:sz w:val="28"/>
          <w:szCs w:val="28"/>
        </w:rPr>
      </w:pPr>
      <w:r>
        <w:rPr>
          <w:rFonts w:ascii="Times New Roman" w:hAnsi="Times New Roman"/>
          <w:b/>
          <w:noProof/>
          <w:sz w:val="28"/>
          <w:szCs w:val="28"/>
        </w:rPr>
        <w:pict>
          <v:group id="_x0000_s1326" style="position:absolute;left:0;text-align:left;margin-left:240pt;margin-top:10.85pt;width:81.95pt;height:24.75pt;z-index:251965440" coordorigin="6600,8615" coordsize="1639,495">
            <v:shape id="_x0000_s1327" type="#_x0000_t32" style="position:absolute;left:6600;top:8859;width:788;height:0" o:connectortype="straight">
              <v:stroke endarrow="block"/>
            </v:shape>
            <v:rect id="_x0000_s1328" style="position:absolute;left:7388;top:8615;width:851;height:495" filled="f" stroked="f">
              <v:textbox>
                <w:txbxContent>
                  <w:p w:rsidR="007B0B65" w:rsidRDefault="007B0B65" w:rsidP="002A51FC">
                    <w:pPr>
                      <w:jc w:val="center"/>
                    </w:pPr>
                    <w:r>
                      <w:rPr>
                        <w:rFonts w:hint="eastAsia"/>
                      </w:rPr>
                      <w:t>G2</w:t>
                    </w:r>
                  </w:p>
                </w:txbxContent>
              </v:textbox>
            </v:rect>
          </v:group>
        </w:pict>
      </w:r>
    </w:p>
    <w:p w:rsidR="00474C42" w:rsidRPr="000B60BF" w:rsidRDefault="00474C42">
      <w:pPr>
        <w:spacing w:line="360" w:lineRule="auto"/>
        <w:rPr>
          <w:rFonts w:ascii="Times New Roman" w:hAnsi="Times New Roman"/>
          <w:b/>
          <w:sz w:val="28"/>
          <w:szCs w:val="28"/>
        </w:rPr>
      </w:pPr>
    </w:p>
    <w:p w:rsidR="00605239" w:rsidRDefault="000C6D43" w:rsidP="002A51FC">
      <w:pPr>
        <w:ind w:firstLineChars="200" w:firstLine="562"/>
        <w:jc w:val="center"/>
        <w:rPr>
          <w:rFonts w:ascii="Times New Roman" w:hAnsi="Times New Roman"/>
          <w:b/>
          <w:bCs/>
          <w:kern w:val="0"/>
          <w:sz w:val="24"/>
          <w:szCs w:val="24"/>
          <w:u w:color="000000"/>
        </w:rPr>
      </w:pPr>
      <w:r w:rsidRPr="000C6D43">
        <w:rPr>
          <w:rFonts w:ascii="Times New Roman" w:hAnsi="Times New Roman"/>
          <w:b/>
          <w:noProof/>
          <w:sz w:val="28"/>
          <w:szCs w:val="28"/>
        </w:rPr>
        <w:pict>
          <v:group id="_x0000_s1323" style="position:absolute;left:0;text-align:left;margin-left:243.15pt;margin-top:9.85pt;width:81.95pt;height:24.75pt;z-index:251964416" coordorigin="6600,8615" coordsize="1639,495">
            <v:shape id="_x0000_s1324" type="#_x0000_t32" style="position:absolute;left:6600;top:8859;width:788;height:0" o:connectortype="straight">
              <v:stroke endarrow="block"/>
            </v:shape>
            <v:rect id="_x0000_s1325" style="position:absolute;left:7388;top:8615;width:851;height:495" filled="f" stroked="f">
              <v:textbox>
                <w:txbxContent>
                  <w:p w:rsidR="007B0B65" w:rsidRDefault="007B0B65" w:rsidP="002A51FC">
                    <w:pPr>
                      <w:jc w:val="center"/>
                    </w:pPr>
                    <w:r>
                      <w:rPr>
                        <w:rFonts w:hint="eastAsia"/>
                      </w:rPr>
                      <w:t>G3</w:t>
                    </w:r>
                  </w:p>
                </w:txbxContent>
              </v:textbox>
            </v:rect>
          </v:group>
        </w:pict>
      </w:r>
    </w:p>
    <w:p w:rsidR="00605239" w:rsidRDefault="00605239" w:rsidP="00DB659E">
      <w:pPr>
        <w:ind w:firstLineChars="200" w:firstLine="482"/>
        <w:jc w:val="center"/>
        <w:rPr>
          <w:rFonts w:ascii="Times New Roman" w:hAnsi="Times New Roman"/>
          <w:b/>
          <w:bCs/>
          <w:kern w:val="0"/>
          <w:sz w:val="24"/>
          <w:szCs w:val="24"/>
          <w:u w:color="000000"/>
        </w:rPr>
      </w:pPr>
    </w:p>
    <w:p w:rsidR="000363A0" w:rsidRDefault="000363A0">
      <w:pPr>
        <w:ind w:firstLineChars="200" w:firstLine="482"/>
        <w:jc w:val="center"/>
        <w:rPr>
          <w:rFonts w:ascii="Times New Roman" w:hAnsi="Times New Roman"/>
          <w:b/>
          <w:bCs/>
          <w:kern w:val="0"/>
          <w:sz w:val="24"/>
          <w:szCs w:val="24"/>
          <w:u w:color="000000"/>
        </w:rPr>
      </w:pPr>
    </w:p>
    <w:p w:rsidR="000363A0" w:rsidRDefault="000363A0" w:rsidP="00945E35">
      <w:pPr>
        <w:ind w:firstLineChars="200" w:firstLine="482"/>
        <w:jc w:val="center"/>
        <w:rPr>
          <w:rFonts w:ascii="Times New Roman" w:hAnsi="Times New Roman"/>
          <w:b/>
          <w:bCs/>
          <w:kern w:val="0"/>
          <w:sz w:val="24"/>
          <w:szCs w:val="24"/>
          <w:u w:color="000000"/>
        </w:rPr>
      </w:pPr>
    </w:p>
    <w:p w:rsidR="000363A0" w:rsidRDefault="000C6D43" w:rsidP="002A51FC">
      <w:pPr>
        <w:ind w:firstLineChars="200" w:firstLine="562"/>
        <w:jc w:val="center"/>
        <w:rPr>
          <w:rFonts w:ascii="Times New Roman" w:hAnsi="Times New Roman"/>
          <w:b/>
          <w:bCs/>
          <w:kern w:val="0"/>
          <w:sz w:val="24"/>
          <w:szCs w:val="24"/>
          <w:u w:color="000000"/>
        </w:rPr>
      </w:pPr>
      <w:r w:rsidRPr="000C6D43">
        <w:rPr>
          <w:rFonts w:ascii="Times New Roman" w:hAnsi="Times New Roman"/>
          <w:b/>
          <w:noProof/>
          <w:sz w:val="28"/>
          <w:szCs w:val="28"/>
        </w:rPr>
        <w:pict>
          <v:group id="_x0000_s1329" style="position:absolute;left:0;text-align:left;margin-left:240pt;margin-top:.45pt;width:81.95pt;height:24.75pt;z-index:251966464" coordorigin="6600,8615" coordsize="1639,495">
            <v:shape id="_x0000_s1330" type="#_x0000_t32" style="position:absolute;left:6600;top:8859;width:788;height:0" o:connectortype="straight">
              <v:stroke endarrow="block"/>
            </v:shape>
            <v:rect id="_x0000_s1331" style="position:absolute;left:7388;top:8615;width:851;height:495" filled="f" stroked="f">
              <v:textbox style="mso-next-textbox:#_x0000_s1331">
                <w:txbxContent>
                  <w:p w:rsidR="007B0B65" w:rsidRDefault="007B0B65" w:rsidP="002A51FC">
                    <w:pPr>
                      <w:jc w:val="center"/>
                    </w:pPr>
                    <w:r>
                      <w:rPr>
                        <w:rFonts w:hint="eastAsia"/>
                      </w:rPr>
                      <w:t>G4</w:t>
                    </w:r>
                  </w:p>
                </w:txbxContent>
              </v:textbox>
            </v:rect>
          </v:group>
        </w:pict>
      </w:r>
    </w:p>
    <w:p w:rsidR="000363A0" w:rsidRDefault="000363A0" w:rsidP="00A94345">
      <w:pPr>
        <w:rPr>
          <w:rFonts w:ascii="Times New Roman" w:hAnsi="Times New Roman"/>
          <w:b/>
          <w:bCs/>
          <w:kern w:val="0"/>
          <w:sz w:val="24"/>
          <w:szCs w:val="24"/>
          <w:u w:color="000000"/>
        </w:rPr>
      </w:pPr>
    </w:p>
    <w:p w:rsidR="000363A0" w:rsidRDefault="000363A0">
      <w:pPr>
        <w:ind w:firstLineChars="200" w:firstLine="482"/>
        <w:jc w:val="center"/>
        <w:rPr>
          <w:rFonts w:ascii="Times New Roman" w:hAnsi="Times New Roman"/>
          <w:b/>
          <w:bCs/>
          <w:kern w:val="0"/>
          <w:sz w:val="24"/>
          <w:szCs w:val="24"/>
          <w:u w:color="000000"/>
        </w:rPr>
      </w:pPr>
    </w:p>
    <w:p w:rsidR="00DB659E" w:rsidRDefault="00DB659E" w:rsidP="002A51FC">
      <w:pPr>
        <w:ind w:firstLineChars="200" w:firstLine="482"/>
        <w:jc w:val="center"/>
        <w:rPr>
          <w:rFonts w:ascii="Times New Roman" w:hAnsi="Times New Roman"/>
          <w:b/>
          <w:bCs/>
          <w:kern w:val="0"/>
          <w:sz w:val="24"/>
          <w:szCs w:val="24"/>
          <w:u w:color="000000"/>
        </w:rPr>
      </w:pPr>
    </w:p>
    <w:p w:rsidR="00DB659E" w:rsidRDefault="00DB659E">
      <w:pPr>
        <w:ind w:firstLineChars="200" w:firstLine="482"/>
        <w:jc w:val="center"/>
        <w:rPr>
          <w:rFonts w:ascii="Times New Roman" w:hAnsi="Times New Roman"/>
          <w:b/>
          <w:bCs/>
          <w:kern w:val="0"/>
          <w:sz w:val="24"/>
          <w:szCs w:val="24"/>
          <w:u w:color="000000"/>
        </w:rPr>
      </w:pPr>
    </w:p>
    <w:p w:rsidR="00DB659E" w:rsidRDefault="00DB659E">
      <w:pPr>
        <w:ind w:firstLineChars="200" w:firstLine="482"/>
        <w:jc w:val="center"/>
        <w:rPr>
          <w:rFonts w:ascii="Times New Roman" w:hAnsi="Times New Roman"/>
          <w:b/>
          <w:bCs/>
          <w:kern w:val="0"/>
          <w:sz w:val="24"/>
          <w:szCs w:val="24"/>
          <w:u w:color="000000"/>
        </w:rPr>
      </w:pPr>
    </w:p>
    <w:p w:rsidR="00DB659E" w:rsidRDefault="00DB659E">
      <w:pPr>
        <w:ind w:firstLineChars="200" w:firstLine="482"/>
        <w:jc w:val="center"/>
        <w:rPr>
          <w:rFonts w:ascii="Times New Roman" w:hAnsi="Times New Roman"/>
          <w:b/>
          <w:bCs/>
          <w:kern w:val="0"/>
          <w:sz w:val="24"/>
          <w:szCs w:val="24"/>
          <w:u w:color="000000"/>
        </w:rPr>
      </w:pPr>
    </w:p>
    <w:p w:rsidR="00DB659E" w:rsidRDefault="00DB659E">
      <w:pPr>
        <w:ind w:firstLineChars="200" w:firstLine="482"/>
        <w:jc w:val="center"/>
        <w:rPr>
          <w:rFonts w:ascii="Times New Roman" w:hAnsi="Times New Roman"/>
          <w:b/>
          <w:bCs/>
          <w:kern w:val="0"/>
          <w:sz w:val="24"/>
          <w:szCs w:val="24"/>
          <w:u w:color="000000"/>
        </w:rPr>
      </w:pPr>
    </w:p>
    <w:p w:rsidR="00DB659E" w:rsidRDefault="00DB659E" w:rsidP="002A51FC">
      <w:pPr>
        <w:rPr>
          <w:rFonts w:ascii="Times New Roman" w:hAnsi="Times New Roman"/>
          <w:b/>
          <w:bCs/>
          <w:kern w:val="0"/>
          <w:sz w:val="24"/>
          <w:szCs w:val="24"/>
          <w:u w:color="000000"/>
        </w:rPr>
      </w:pPr>
    </w:p>
    <w:p w:rsidR="00474C42" w:rsidRPr="000B60BF" w:rsidRDefault="002C3AB5">
      <w:pPr>
        <w:ind w:firstLineChars="200" w:firstLine="482"/>
        <w:jc w:val="center"/>
        <w:rPr>
          <w:rFonts w:ascii="Times New Roman" w:hAnsi="Times New Roman"/>
          <w:b/>
          <w:bCs/>
          <w:kern w:val="0"/>
          <w:sz w:val="24"/>
          <w:szCs w:val="24"/>
          <w:u w:color="000000"/>
        </w:rPr>
      </w:pPr>
      <w:r w:rsidRPr="000B60BF">
        <w:rPr>
          <w:rFonts w:ascii="Times New Roman" w:hAnsi="Times New Roman"/>
          <w:b/>
          <w:bCs/>
          <w:kern w:val="0"/>
          <w:sz w:val="24"/>
          <w:szCs w:val="24"/>
          <w:u w:color="000000"/>
        </w:rPr>
        <w:t>图</w:t>
      </w:r>
      <w:r w:rsidRPr="000B60BF">
        <w:rPr>
          <w:rFonts w:ascii="Times New Roman" w:hAnsi="Times New Roman"/>
          <w:b/>
          <w:bCs/>
          <w:kern w:val="0"/>
          <w:sz w:val="24"/>
          <w:szCs w:val="24"/>
          <w:u w:color="000000"/>
        </w:rPr>
        <w:t>3.2</w:t>
      </w:r>
      <w:r w:rsidR="00773735">
        <w:rPr>
          <w:rFonts w:ascii="Times New Roman" w:hAnsi="Times New Roman" w:hint="eastAsia"/>
          <w:b/>
          <w:bCs/>
          <w:kern w:val="0"/>
          <w:sz w:val="24"/>
          <w:szCs w:val="24"/>
          <w:u w:color="000000"/>
        </w:rPr>
        <w:t>.1</w:t>
      </w:r>
      <w:r w:rsidRPr="000B60BF">
        <w:rPr>
          <w:rFonts w:ascii="Times New Roman" w:hAnsi="Times New Roman"/>
          <w:b/>
          <w:bCs/>
          <w:kern w:val="0"/>
          <w:sz w:val="24"/>
          <w:szCs w:val="24"/>
          <w:u w:color="000000"/>
        </w:rPr>
        <w:t xml:space="preserve">-1 </w:t>
      </w:r>
      <w:r w:rsidRPr="000B60BF">
        <w:rPr>
          <w:rFonts w:ascii="Times New Roman" w:hAnsi="Times New Roman"/>
          <w:b/>
          <w:bCs/>
          <w:kern w:val="0"/>
          <w:sz w:val="24"/>
          <w:szCs w:val="24"/>
          <w:u w:color="000000"/>
        </w:rPr>
        <w:t>生产车间工艺流程图</w:t>
      </w:r>
    </w:p>
    <w:p w:rsidR="00474C42" w:rsidRPr="000B60BF" w:rsidRDefault="002C3AB5">
      <w:pPr>
        <w:spacing w:line="520" w:lineRule="exact"/>
        <w:jc w:val="left"/>
        <w:rPr>
          <w:rFonts w:ascii="Times New Roman" w:hAnsi="Times New Roman"/>
          <w:b/>
          <w:bCs/>
          <w:color w:val="000000"/>
          <w:sz w:val="28"/>
          <w:szCs w:val="28"/>
          <w:lang w:val="zh-CN"/>
        </w:rPr>
      </w:pPr>
      <w:r w:rsidRPr="000B60BF">
        <w:rPr>
          <w:rFonts w:ascii="Times New Roman" w:hAnsi="Times New Roman"/>
          <w:b/>
          <w:bCs/>
          <w:color w:val="000000"/>
          <w:sz w:val="28"/>
          <w:szCs w:val="28"/>
          <w:lang w:val="zh-CN"/>
        </w:rPr>
        <w:t>工艺流程简介：</w:t>
      </w:r>
    </w:p>
    <w:p w:rsidR="001B58CA" w:rsidRDefault="002C3AB5" w:rsidP="001B7A6D">
      <w:pPr>
        <w:adjustRightInd w:val="0"/>
        <w:snapToGrid w:val="0"/>
        <w:spacing w:line="520" w:lineRule="exact"/>
        <w:ind w:firstLineChars="200" w:firstLine="560"/>
        <w:jc w:val="left"/>
        <w:rPr>
          <w:rFonts w:ascii="Times New Roman" w:eastAsiaTheme="minorEastAsia" w:hAnsi="Times New Roman"/>
          <w:sz w:val="28"/>
          <w:szCs w:val="28"/>
        </w:rPr>
      </w:pPr>
      <w:r w:rsidRPr="000B60BF">
        <w:rPr>
          <w:rFonts w:ascii="Times New Roman" w:hAnsi="Times New Roman"/>
          <w:sz w:val="28"/>
          <w:szCs w:val="28"/>
        </w:rPr>
        <w:t>①</w:t>
      </w:r>
      <w:r w:rsidR="001B58CA">
        <w:rPr>
          <w:rFonts w:ascii="Times New Roman" w:hAnsi="Times New Roman" w:hint="eastAsia"/>
          <w:sz w:val="28"/>
          <w:szCs w:val="28"/>
        </w:rPr>
        <w:t>羟甲基化反应：</w:t>
      </w:r>
      <w:r w:rsidR="001B58CA">
        <w:rPr>
          <w:rFonts w:ascii="Times New Roman" w:eastAsiaTheme="minorEastAsia" w:hAnsi="Times New Roman" w:hint="eastAsia"/>
          <w:sz w:val="28"/>
          <w:szCs w:val="28"/>
        </w:rPr>
        <w:t>将原料按配方比例</w:t>
      </w:r>
      <w:r w:rsidR="00DB659E">
        <w:rPr>
          <w:rFonts w:ascii="Times New Roman" w:eastAsiaTheme="minorEastAsia" w:hAnsi="Times New Roman" w:hint="eastAsia"/>
          <w:sz w:val="28"/>
          <w:szCs w:val="28"/>
        </w:rPr>
        <w:t>在反应釜投料口投料，并对反应釜</w:t>
      </w:r>
      <w:r w:rsidR="002A51FC">
        <w:rPr>
          <w:rFonts w:ascii="Times New Roman" w:eastAsiaTheme="minorEastAsia" w:hAnsi="Times New Roman" w:hint="eastAsia"/>
          <w:sz w:val="28"/>
          <w:szCs w:val="28"/>
        </w:rPr>
        <w:t>蒸汽加热</w:t>
      </w:r>
      <w:r w:rsidR="00DB659E">
        <w:rPr>
          <w:rFonts w:ascii="Times New Roman" w:eastAsiaTheme="minorEastAsia" w:hAnsi="Times New Roman" w:hint="eastAsia"/>
          <w:sz w:val="28"/>
          <w:szCs w:val="28"/>
        </w:rPr>
        <w:t>升</w:t>
      </w:r>
      <w:r w:rsidR="002A51FC">
        <w:rPr>
          <w:rFonts w:ascii="Times New Roman" w:eastAsiaTheme="minorEastAsia" w:hAnsi="Times New Roman" w:hint="eastAsia"/>
          <w:sz w:val="28"/>
          <w:szCs w:val="28"/>
        </w:rPr>
        <w:t>温</w:t>
      </w:r>
      <w:r w:rsidR="00DB659E">
        <w:rPr>
          <w:rFonts w:ascii="Times New Roman" w:eastAsiaTheme="minorEastAsia" w:hAnsi="Times New Roman" w:hint="eastAsia"/>
          <w:sz w:val="28"/>
          <w:szCs w:val="28"/>
        </w:rPr>
        <w:t>至</w:t>
      </w:r>
      <w:r w:rsidR="001B58CA">
        <w:rPr>
          <w:rFonts w:ascii="Times New Roman" w:eastAsiaTheme="minorEastAsia" w:hAnsi="Times New Roman" w:hint="eastAsia"/>
          <w:sz w:val="28"/>
          <w:szCs w:val="28"/>
        </w:rPr>
        <w:t>7</w:t>
      </w:r>
      <w:r w:rsidR="00DB659E">
        <w:rPr>
          <w:rFonts w:ascii="Times New Roman" w:eastAsiaTheme="minorEastAsia" w:hAnsi="Times New Roman" w:hint="eastAsia"/>
          <w:sz w:val="28"/>
          <w:szCs w:val="28"/>
        </w:rPr>
        <w:t>0</w:t>
      </w:r>
      <w:r w:rsidR="00DB659E" w:rsidRPr="00DB659E">
        <w:rPr>
          <w:rFonts w:ascii="Times New Roman" w:eastAsiaTheme="minorEastAsia" w:hAnsi="Times New Roman" w:hint="eastAsia"/>
          <w:sz w:val="28"/>
          <w:szCs w:val="28"/>
        </w:rPr>
        <w:t>℃</w:t>
      </w:r>
      <w:r w:rsidR="00DB659E">
        <w:rPr>
          <w:rFonts w:ascii="Times New Roman" w:eastAsiaTheme="minorEastAsia" w:hAnsi="Times New Roman" w:hint="eastAsia"/>
          <w:sz w:val="28"/>
          <w:szCs w:val="28"/>
        </w:rPr>
        <w:t>，</w:t>
      </w:r>
      <w:r w:rsidR="001B58CA">
        <w:rPr>
          <w:rFonts w:ascii="Times New Roman" w:eastAsiaTheme="minorEastAsia" w:hAnsi="Times New Roman" w:hint="eastAsia"/>
          <w:sz w:val="28"/>
          <w:szCs w:val="28"/>
        </w:rPr>
        <w:t>进行羟甲基化反应，</w:t>
      </w:r>
      <w:r w:rsidR="00DB659E">
        <w:rPr>
          <w:rFonts w:ascii="Times New Roman" w:eastAsiaTheme="minorEastAsia" w:hAnsi="Times New Roman" w:hint="eastAsia"/>
          <w:sz w:val="28"/>
          <w:szCs w:val="28"/>
        </w:rPr>
        <w:t>反应</w:t>
      </w:r>
      <w:r w:rsidR="001B58CA">
        <w:rPr>
          <w:rFonts w:ascii="Times New Roman" w:eastAsiaTheme="minorEastAsia" w:hAnsi="Times New Roman" w:hint="eastAsia"/>
          <w:sz w:val="28"/>
          <w:szCs w:val="28"/>
        </w:rPr>
        <w:t>时间为</w:t>
      </w:r>
      <w:r w:rsidR="00DB659E">
        <w:rPr>
          <w:rFonts w:ascii="Times New Roman" w:eastAsiaTheme="minorEastAsia" w:hAnsi="Times New Roman" w:hint="eastAsia"/>
          <w:sz w:val="28"/>
          <w:szCs w:val="28"/>
        </w:rPr>
        <w:t>10min</w:t>
      </w:r>
      <w:r w:rsidR="00433AE0">
        <w:rPr>
          <w:rFonts w:ascii="Times New Roman" w:eastAsiaTheme="minorEastAsia" w:hAnsi="Times New Roman" w:hint="eastAsia"/>
          <w:sz w:val="28"/>
          <w:szCs w:val="28"/>
        </w:rPr>
        <w:t>，最终形成羟甲基三聚氰胺溶液。</w:t>
      </w:r>
      <w:r w:rsidR="006E0B4A">
        <w:rPr>
          <w:rFonts w:ascii="Times New Roman" w:eastAsiaTheme="minorEastAsia" w:hAnsi="Times New Roman" w:hint="eastAsia"/>
          <w:sz w:val="28"/>
          <w:szCs w:val="28"/>
        </w:rPr>
        <w:t>此过程产生无组织排放有机废气</w:t>
      </w:r>
      <w:r w:rsidR="006E0B4A">
        <w:rPr>
          <w:rFonts w:ascii="Times New Roman" w:eastAsiaTheme="minorEastAsia" w:hAnsi="Times New Roman" w:hint="eastAsia"/>
          <w:sz w:val="28"/>
          <w:szCs w:val="28"/>
        </w:rPr>
        <w:t>G1</w:t>
      </w:r>
      <w:r w:rsidR="006E0B4A">
        <w:rPr>
          <w:rFonts w:ascii="Times New Roman" w:eastAsiaTheme="minorEastAsia" w:hAnsi="Times New Roman" w:hint="eastAsia"/>
          <w:sz w:val="28"/>
          <w:szCs w:val="28"/>
        </w:rPr>
        <w:t>。</w:t>
      </w:r>
    </w:p>
    <w:p w:rsidR="005010E0" w:rsidRPr="001B58CA" w:rsidRDefault="001B58CA" w:rsidP="005010E0">
      <w:pPr>
        <w:adjustRightInd w:val="0"/>
        <w:snapToGrid w:val="0"/>
        <w:ind w:firstLineChars="200" w:firstLine="420"/>
        <w:jc w:val="left"/>
        <w:rPr>
          <w:rFonts w:ascii="Times New Roman" w:eastAsiaTheme="minorEastAsia" w:hAnsi="Times New Roman"/>
          <w:sz w:val="28"/>
          <w:szCs w:val="28"/>
        </w:rPr>
      </w:pPr>
      <w:r>
        <w:rPr>
          <w:rFonts w:ascii="Times New Roman" w:hAnsi="Times New Roman"/>
          <w:noProof/>
          <w:szCs w:val="24"/>
        </w:rPr>
        <w:drawing>
          <wp:inline distT="0" distB="0" distL="0" distR="0">
            <wp:extent cx="5131435" cy="1105535"/>
            <wp:effectExtent l="19050" t="0" r="0" b="0"/>
            <wp:docPr id="1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5131435" cy="1105535"/>
                    </a:xfrm>
                    <a:prstGeom prst="rect">
                      <a:avLst/>
                    </a:prstGeom>
                    <a:noFill/>
                    <a:ln w="9525">
                      <a:noFill/>
                      <a:miter lim="800000"/>
                      <a:headEnd/>
                      <a:tailEnd/>
                    </a:ln>
                  </pic:spPr>
                </pic:pic>
              </a:graphicData>
            </a:graphic>
          </wp:inline>
        </w:drawing>
      </w:r>
    </w:p>
    <w:p w:rsidR="00474C42" w:rsidRDefault="002C3AB5" w:rsidP="001B7A6D">
      <w:pPr>
        <w:adjustRightInd w:val="0"/>
        <w:snapToGrid w:val="0"/>
        <w:spacing w:line="520" w:lineRule="exact"/>
        <w:ind w:firstLineChars="200" w:firstLine="560"/>
        <w:jc w:val="left"/>
        <w:rPr>
          <w:rFonts w:ascii="Times New Roman" w:eastAsiaTheme="minorEastAsia" w:hAnsi="Times New Roman"/>
          <w:color w:val="000000"/>
          <w:sz w:val="28"/>
          <w:szCs w:val="28"/>
        </w:rPr>
      </w:pPr>
      <w:r w:rsidRPr="000B60BF">
        <w:rPr>
          <w:rFonts w:ascii="Times New Roman" w:hAnsi="Times New Roman"/>
          <w:sz w:val="28"/>
          <w:szCs w:val="28"/>
        </w:rPr>
        <w:t>②</w:t>
      </w:r>
      <w:r w:rsidR="001B58CA">
        <w:rPr>
          <w:rFonts w:ascii="Times New Roman" w:eastAsiaTheme="minorEastAsia" w:hAnsi="Times New Roman" w:hint="eastAsia"/>
          <w:sz w:val="28"/>
          <w:szCs w:val="28"/>
        </w:rPr>
        <w:t>磺化反应</w:t>
      </w:r>
      <w:r w:rsidRPr="000B60BF">
        <w:rPr>
          <w:rFonts w:ascii="Times New Roman" w:eastAsiaTheme="minorEastAsia" w:hAnsi="Times New Roman"/>
          <w:sz w:val="28"/>
          <w:szCs w:val="28"/>
        </w:rPr>
        <w:t>：</w:t>
      </w:r>
      <w:r w:rsidR="001B58CA">
        <w:rPr>
          <w:rFonts w:ascii="Times New Roman" w:eastAsiaTheme="minorEastAsia" w:hAnsi="Times New Roman" w:hint="eastAsia"/>
          <w:color w:val="000000"/>
          <w:sz w:val="28"/>
          <w:szCs w:val="28"/>
        </w:rPr>
        <w:t>按比例将亚硫酸氢钠投入反应釜，进行磺化反应，反应温度为</w:t>
      </w:r>
      <w:r w:rsidR="001B58CA">
        <w:rPr>
          <w:rFonts w:ascii="Times New Roman" w:eastAsiaTheme="minorEastAsia" w:hAnsi="Times New Roman" w:hint="eastAsia"/>
          <w:color w:val="000000"/>
          <w:sz w:val="28"/>
          <w:szCs w:val="28"/>
        </w:rPr>
        <w:t>70</w:t>
      </w:r>
      <w:r w:rsidR="001B58CA" w:rsidRPr="00DB659E">
        <w:rPr>
          <w:rFonts w:ascii="Times New Roman" w:eastAsiaTheme="minorEastAsia" w:hAnsi="Times New Roman" w:hint="eastAsia"/>
          <w:sz w:val="28"/>
          <w:szCs w:val="28"/>
        </w:rPr>
        <w:t>℃</w:t>
      </w:r>
      <w:r w:rsidR="001B58CA">
        <w:rPr>
          <w:rFonts w:ascii="Times New Roman" w:eastAsiaTheme="minorEastAsia" w:hAnsi="Times New Roman" w:hint="eastAsia"/>
          <w:sz w:val="28"/>
          <w:szCs w:val="28"/>
        </w:rPr>
        <w:t>，反应时间为</w:t>
      </w:r>
      <w:r w:rsidR="001B58CA">
        <w:rPr>
          <w:rFonts w:ascii="Times New Roman" w:eastAsiaTheme="minorEastAsia" w:hAnsi="Times New Roman" w:hint="eastAsia"/>
          <w:sz w:val="28"/>
          <w:szCs w:val="28"/>
        </w:rPr>
        <w:t>10min</w:t>
      </w:r>
      <w:r w:rsidR="00433AE0">
        <w:rPr>
          <w:rFonts w:ascii="Times New Roman" w:eastAsiaTheme="minorEastAsia" w:hAnsi="Times New Roman" w:hint="eastAsia"/>
          <w:sz w:val="28"/>
          <w:szCs w:val="28"/>
        </w:rPr>
        <w:t>，形成磺化羟甲基三聚氰胺单体</w:t>
      </w:r>
      <w:r w:rsidRPr="000B60BF">
        <w:rPr>
          <w:rFonts w:ascii="Times New Roman" w:eastAsiaTheme="minorEastAsia" w:hAnsi="Times New Roman"/>
          <w:color w:val="000000"/>
          <w:sz w:val="28"/>
          <w:szCs w:val="28"/>
        </w:rPr>
        <w:t>。</w:t>
      </w:r>
      <w:r w:rsidR="006E0B4A">
        <w:rPr>
          <w:rFonts w:ascii="Times New Roman" w:eastAsiaTheme="minorEastAsia" w:hAnsi="Times New Roman" w:hint="eastAsia"/>
          <w:sz w:val="28"/>
          <w:szCs w:val="28"/>
        </w:rPr>
        <w:t>此过程产生无组织排放有机废气</w:t>
      </w:r>
      <w:r w:rsidR="006E0B4A">
        <w:rPr>
          <w:rFonts w:ascii="Times New Roman" w:eastAsiaTheme="minorEastAsia" w:hAnsi="Times New Roman" w:hint="eastAsia"/>
          <w:sz w:val="28"/>
          <w:szCs w:val="28"/>
        </w:rPr>
        <w:t>G2</w:t>
      </w:r>
      <w:r w:rsidR="006E0B4A">
        <w:rPr>
          <w:rFonts w:ascii="Times New Roman" w:eastAsiaTheme="minorEastAsia" w:hAnsi="Times New Roman" w:hint="eastAsia"/>
          <w:sz w:val="28"/>
          <w:szCs w:val="28"/>
        </w:rPr>
        <w:t>。</w:t>
      </w:r>
      <w:r w:rsidRPr="000B60BF">
        <w:rPr>
          <w:rFonts w:ascii="Times New Roman" w:eastAsiaTheme="minorEastAsia" w:hAnsi="Times New Roman"/>
          <w:color w:val="000000"/>
          <w:sz w:val="28"/>
          <w:szCs w:val="28"/>
        </w:rPr>
        <w:t>基本反应式如下：</w:t>
      </w:r>
    </w:p>
    <w:p w:rsidR="001B58CA" w:rsidRPr="000B60BF" w:rsidRDefault="001B58CA" w:rsidP="001B58CA">
      <w:pPr>
        <w:adjustRightInd w:val="0"/>
        <w:snapToGrid w:val="0"/>
        <w:ind w:firstLineChars="200" w:firstLine="420"/>
        <w:jc w:val="left"/>
        <w:rPr>
          <w:rFonts w:ascii="Times New Roman" w:eastAsiaTheme="minorEastAsia" w:hAnsi="Times New Roman"/>
          <w:color w:val="000000"/>
          <w:sz w:val="28"/>
          <w:szCs w:val="28"/>
        </w:rPr>
      </w:pPr>
      <w:r>
        <w:rPr>
          <w:rFonts w:ascii="Times New Roman" w:hAnsi="Times New Roman"/>
          <w:noProof/>
          <w:szCs w:val="24"/>
        </w:rPr>
        <w:lastRenderedPageBreak/>
        <w:drawing>
          <wp:inline distT="0" distB="0" distL="0" distR="0">
            <wp:extent cx="4988560" cy="87376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cstate="print"/>
                    <a:srcRect/>
                    <a:stretch>
                      <a:fillRect/>
                    </a:stretch>
                  </pic:blipFill>
                  <pic:spPr bwMode="auto">
                    <a:xfrm>
                      <a:off x="0" y="0"/>
                      <a:ext cx="4988560" cy="873760"/>
                    </a:xfrm>
                    <a:prstGeom prst="rect">
                      <a:avLst/>
                    </a:prstGeom>
                    <a:noFill/>
                    <a:ln w="9525">
                      <a:noFill/>
                      <a:miter lim="800000"/>
                      <a:headEnd/>
                      <a:tailEnd/>
                    </a:ln>
                  </pic:spPr>
                </pic:pic>
              </a:graphicData>
            </a:graphic>
          </wp:inline>
        </w:drawing>
      </w:r>
    </w:p>
    <w:p w:rsidR="001A621D" w:rsidRDefault="002C3AB5" w:rsidP="001A621D">
      <w:pPr>
        <w:adjustRightInd w:val="0"/>
        <w:snapToGrid w:val="0"/>
        <w:spacing w:line="520" w:lineRule="exact"/>
        <w:ind w:firstLineChars="200" w:firstLine="560"/>
        <w:jc w:val="left"/>
        <w:rPr>
          <w:rFonts w:ascii="Times New Roman" w:eastAsiaTheme="minorEastAsia" w:hAnsi="Times New Roman"/>
          <w:sz w:val="28"/>
          <w:szCs w:val="28"/>
        </w:rPr>
      </w:pPr>
      <w:r w:rsidRPr="000B60BF">
        <w:rPr>
          <w:rFonts w:ascii="Times New Roman" w:hAnsi="Times New Roman"/>
          <w:color w:val="000000"/>
          <w:sz w:val="28"/>
          <w:szCs w:val="28"/>
        </w:rPr>
        <w:t>③</w:t>
      </w:r>
      <w:r w:rsidR="001B58CA">
        <w:rPr>
          <w:rFonts w:ascii="Times New Roman" w:eastAsiaTheme="minorEastAsia" w:hAnsi="Times New Roman" w:hint="eastAsia"/>
          <w:color w:val="000000"/>
          <w:sz w:val="28"/>
          <w:szCs w:val="28"/>
        </w:rPr>
        <w:t>缩合反应</w:t>
      </w:r>
      <w:r w:rsidRPr="000B60BF">
        <w:rPr>
          <w:rFonts w:ascii="Times New Roman" w:eastAsiaTheme="minorEastAsia" w:hAnsi="Times New Roman"/>
          <w:color w:val="000000"/>
          <w:sz w:val="28"/>
          <w:szCs w:val="28"/>
        </w:rPr>
        <w:t>：</w:t>
      </w:r>
      <w:r w:rsidR="001B58CA">
        <w:rPr>
          <w:rFonts w:ascii="Times New Roman" w:eastAsiaTheme="minorEastAsia" w:hAnsi="Times New Roman" w:hint="eastAsia"/>
          <w:color w:val="000000"/>
          <w:sz w:val="28"/>
          <w:szCs w:val="28"/>
        </w:rPr>
        <w:t>加入</w:t>
      </w:r>
      <w:r w:rsidR="00433AE0">
        <w:rPr>
          <w:rFonts w:ascii="Times New Roman" w:eastAsiaTheme="minorEastAsia" w:hAnsi="Times New Roman" w:hint="eastAsia"/>
          <w:color w:val="000000"/>
          <w:sz w:val="28"/>
          <w:szCs w:val="28"/>
        </w:rPr>
        <w:t>30%</w:t>
      </w:r>
      <w:r w:rsidR="00433AE0">
        <w:rPr>
          <w:rFonts w:ascii="Times New Roman" w:eastAsiaTheme="minorEastAsia" w:hAnsi="Times New Roman" w:hint="eastAsia"/>
          <w:color w:val="000000"/>
          <w:sz w:val="28"/>
          <w:szCs w:val="28"/>
        </w:rPr>
        <w:t>硫酸</w:t>
      </w:r>
      <w:r w:rsidR="001B58CA">
        <w:rPr>
          <w:rFonts w:ascii="Times New Roman" w:eastAsiaTheme="minorEastAsia" w:hAnsi="Times New Roman" w:hint="eastAsia"/>
          <w:color w:val="000000"/>
          <w:sz w:val="28"/>
          <w:szCs w:val="28"/>
        </w:rPr>
        <w:t>调节</w:t>
      </w:r>
      <w:r w:rsidR="001B58CA">
        <w:rPr>
          <w:rFonts w:ascii="Times New Roman" w:eastAsiaTheme="minorEastAsia" w:hAnsi="Times New Roman" w:hint="eastAsia"/>
          <w:color w:val="000000"/>
          <w:sz w:val="28"/>
          <w:szCs w:val="28"/>
        </w:rPr>
        <w:t>pH</w:t>
      </w:r>
      <w:r w:rsidR="001B58CA">
        <w:rPr>
          <w:rFonts w:ascii="Times New Roman" w:eastAsiaTheme="minorEastAsia" w:hAnsi="Times New Roman" w:hint="eastAsia"/>
          <w:color w:val="000000"/>
          <w:sz w:val="28"/>
          <w:szCs w:val="28"/>
        </w:rPr>
        <w:t>，</w:t>
      </w:r>
      <w:r w:rsidR="002A51FC">
        <w:rPr>
          <w:rFonts w:ascii="Times New Roman" w:eastAsiaTheme="minorEastAsia" w:hAnsi="Times New Roman" w:hint="eastAsia"/>
          <w:color w:val="000000"/>
          <w:sz w:val="28"/>
          <w:szCs w:val="28"/>
        </w:rPr>
        <w:t>蒸汽</w:t>
      </w:r>
      <w:r w:rsidR="00433AE0">
        <w:rPr>
          <w:rFonts w:ascii="Times New Roman" w:eastAsiaTheme="minorEastAsia" w:hAnsi="Times New Roman" w:hint="eastAsia"/>
          <w:color w:val="000000"/>
          <w:sz w:val="28"/>
          <w:szCs w:val="28"/>
        </w:rPr>
        <w:t>加热至</w:t>
      </w:r>
      <w:r w:rsidR="00433AE0">
        <w:rPr>
          <w:rFonts w:ascii="Times New Roman" w:eastAsiaTheme="minorEastAsia" w:hAnsi="Times New Roman" w:hint="eastAsia"/>
          <w:color w:val="000000"/>
          <w:sz w:val="28"/>
          <w:szCs w:val="28"/>
        </w:rPr>
        <w:t>80</w:t>
      </w:r>
      <w:r w:rsidR="00433AE0" w:rsidRPr="00DB659E">
        <w:rPr>
          <w:rFonts w:ascii="Times New Roman" w:eastAsiaTheme="minorEastAsia" w:hAnsi="Times New Roman" w:hint="eastAsia"/>
          <w:sz w:val="28"/>
          <w:szCs w:val="28"/>
        </w:rPr>
        <w:t>℃</w:t>
      </w:r>
      <w:r w:rsidR="00433AE0">
        <w:rPr>
          <w:rFonts w:ascii="Times New Roman" w:eastAsiaTheme="minorEastAsia" w:hAnsi="Times New Roman" w:hint="eastAsia"/>
          <w:sz w:val="28"/>
          <w:szCs w:val="28"/>
        </w:rPr>
        <w:t>，进行缩合反应，最终形成磺化三聚氰胺甲醛树脂。</w:t>
      </w:r>
      <w:r w:rsidR="00BD3517">
        <w:rPr>
          <w:rFonts w:ascii="Times New Roman" w:eastAsiaTheme="minorEastAsia" w:hAnsi="Times New Roman" w:hint="eastAsia"/>
          <w:sz w:val="28"/>
          <w:szCs w:val="28"/>
        </w:rPr>
        <w:t>此过程产生无组织排放有机废气</w:t>
      </w:r>
      <w:r w:rsidR="00BD3517">
        <w:rPr>
          <w:rFonts w:ascii="Times New Roman" w:eastAsiaTheme="minorEastAsia" w:hAnsi="Times New Roman" w:hint="eastAsia"/>
          <w:sz w:val="28"/>
          <w:szCs w:val="28"/>
        </w:rPr>
        <w:t>G3</w:t>
      </w:r>
      <w:r w:rsidR="00BD3517">
        <w:rPr>
          <w:rFonts w:ascii="Times New Roman" w:eastAsiaTheme="minorEastAsia" w:hAnsi="Times New Roman" w:hint="eastAsia"/>
          <w:sz w:val="28"/>
          <w:szCs w:val="28"/>
        </w:rPr>
        <w:t>。</w:t>
      </w:r>
      <w:r w:rsidR="001B58CA">
        <w:rPr>
          <w:rFonts w:ascii="Times New Roman" w:eastAsiaTheme="minorEastAsia" w:hAnsi="Times New Roman" w:hint="eastAsia"/>
          <w:color w:val="000000"/>
          <w:sz w:val="28"/>
          <w:szCs w:val="28"/>
        </w:rPr>
        <w:t>反应在</w:t>
      </w:r>
      <w:r w:rsidRPr="000B60BF">
        <w:rPr>
          <w:rFonts w:ascii="Times New Roman" w:eastAsiaTheme="minorEastAsia" w:hAnsi="Times New Roman"/>
          <w:sz w:val="28"/>
          <w:szCs w:val="28"/>
        </w:rPr>
        <w:t>反应情况如下：</w:t>
      </w:r>
      <w:r w:rsidR="00433AE0" w:rsidRPr="000B60BF">
        <w:rPr>
          <w:rFonts w:ascii="Times New Roman" w:eastAsiaTheme="minorEastAsia" w:hAnsi="Times New Roman"/>
          <w:sz w:val="28"/>
          <w:szCs w:val="28"/>
        </w:rPr>
        <w:t xml:space="preserve"> </w:t>
      </w:r>
    </w:p>
    <w:p w:rsidR="00433AE0" w:rsidRPr="000B60BF" w:rsidRDefault="000C6D43" w:rsidP="001A621D">
      <w:pPr>
        <w:adjustRightInd w:val="0"/>
        <w:snapToGrid w:val="0"/>
        <w:spacing w:line="520" w:lineRule="exact"/>
        <w:ind w:firstLineChars="200" w:firstLine="560"/>
        <w:jc w:val="left"/>
        <w:rPr>
          <w:rFonts w:ascii="Times New Roman" w:eastAsiaTheme="minorEastAsia" w:hAnsi="Times New Roman"/>
          <w:sz w:val="28"/>
          <w:szCs w:val="28"/>
        </w:rPr>
      </w:pPr>
      <w:r w:rsidRPr="000C6D43">
        <w:rPr>
          <w:rFonts w:ascii="Times New Roman" w:hAnsi="Times New Roman"/>
          <w:noProof/>
          <w:color w:val="000000"/>
          <w:sz w:val="28"/>
          <w:szCs w:val="28"/>
        </w:rPr>
        <w:pict>
          <v:rect id="矩形 1167" o:spid="_x0000_s1092" style="position:absolute;left:0;text-align:left;margin-left:221.25pt;margin-top:19.95pt;width:171pt;height:33pt;z-index:251884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" filled="f" stroked="f" strokeweight="2pt">
            <v:textbox>
              <w:txbxContent>
                <w:p w:rsidR="007B0B65" w:rsidRPr="00433AE0" w:rsidRDefault="007B0B65" w:rsidP="00433AE0">
                  <w:pPr>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硫酸</w:t>
                  </w:r>
                  <w:r w:rsidRPr="00433AE0">
                    <w:rPr>
                      <w:rFonts w:ascii="Times New Roman" w:hAnsi="Times New Roman"/>
                      <w:color w:val="000000" w:themeColor="text1"/>
                      <w:sz w:val="24"/>
                      <w:szCs w:val="24"/>
                    </w:rPr>
                    <w:t>调节溶液的</w:t>
                  </w:r>
                  <w:r w:rsidRPr="00433AE0">
                    <w:rPr>
                      <w:rFonts w:ascii="Times New Roman" w:hAnsi="Times New Roman"/>
                      <w:color w:val="000000" w:themeColor="text1"/>
                      <w:sz w:val="24"/>
                      <w:szCs w:val="24"/>
                    </w:rPr>
                    <w:t>PH</w:t>
                  </w:r>
                  <w:r w:rsidRPr="00433AE0">
                    <w:rPr>
                      <w:rFonts w:ascii="Times New Roman" w:hAnsi="Times New Roman"/>
                      <w:color w:val="000000" w:themeColor="text1"/>
                      <w:sz w:val="24"/>
                      <w:szCs w:val="24"/>
                    </w:rPr>
                    <w:t>值</w:t>
                  </w:r>
                </w:p>
              </w:txbxContent>
            </v:textbox>
          </v:rect>
        </w:pict>
      </w:r>
    </w:p>
    <w:p w:rsidR="00433AE0" w:rsidRDefault="000C6D43" w:rsidP="00433AE0">
      <w:pPr>
        <w:adjustRightInd w:val="0"/>
        <w:snapToGrid w:val="0"/>
        <w:ind w:firstLineChars="200" w:firstLine="480"/>
        <w:jc w:val="center"/>
        <w:rPr>
          <w:rFonts w:ascii="Times New Roman" w:hAnsi="Times New Roman"/>
          <w:sz w:val="28"/>
          <w:szCs w:val="28"/>
        </w:rPr>
      </w:pPr>
      <w:r w:rsidRPr="000C6D43">
        <w:rPr>
          <w:rFonts w:ascii="宋体" w:hAnsi="宋体" w:cs="宋体"/>
          <w:noProof/>
          <w:kern w:val="0"/>
          <w:sz w:val="24"/>
          <w:szCs w:val="24"/>
        </w:rPr>
        <w:pict>
          <v:rect id="矩形 1166" o:spid="_x0000_s1226" style="position:absolute;left:0;text-align:left;margin-left:213pt;margin-top:14.2pt;width:36.75pt;height:12.75pt;z-index:2518824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" stroked="f" strokeweight="2pt"/>
        </w:pict>
      </w:r>
      <w:r w:rsidRPr="000C6D43">
        <w:rPr>
          <w:rFonts w:ascii="宋体" w:hAnsi="宋体" w:cs="宋体"/>
          <w:noProof/>
          <w:kern w:val="0"/>
          <w:sz w:val="24"/>
          <w:szCs w:val="24"/>
        </w:rPr>
        <w:pict>
          <v:shape id="直接箭头连接符 1165" o:spid="_x0000_s1225" type="#_x0000_t32" style="position:absolute;left:0;text-align:left;margin-left:218.25pt;margin-top:20.95pt;width:183pt;height:0;z-index:2518835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" strokecolor="black [3213]">
            <v:stroke endarrow="block"/>
          </v:shape>
        </w:pict>
      </w:r>
      <w:r w:rsidR="00433AE0">
        <w:rPr>
          <w:rFonts w:ascii="宋体" w:hAnsi="宋体" w:cs="宋体"/>
          <w:noProof/>
          <w:kern w:val="0"/>
          <w:sz w:val="24"/>
          <w:szCs w:val="24"/>
        </w:rPr>
        <w:drawing>
          <wp:inline distT="0" distB="0" distL="0" distR="0">
            <wp:extent cx="5486400" cy="2697047"/>
            <wp:effectExtent l="0" t="0" r="0" b="8255"/>
            <wp:docPr id="1164" name="图片 1164" descr="QSZ5(5RB~WFTBEANMA7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SZ5(5RB~WFTBEANMA7LA`B"/>
                    <pic:cNvPicPr>
                      <a:picLocks noChangeAspect="1" noChangeArrowheads="1"/>
                    </pic:cNvPicPr>
                  </pic:nvPicPr>
                  <pic:blipFill>
                    <a:blip r:embed="rId21" cstate="print"/>
                    <a:srcRect/>
                    <a:stretch>
                      <a:fillRect/>
                    </a:stretch>
                  </pic:blipFill>
                  <pic:spPr bwMode="auto">
                    <a:xfrm>
                      <a:off x="0" y="0"/>
                      <a:ext cx="5486400" cy="2697047"/>
                    </a:xfrm>
                    <a:prstGeom prst="rect">
                      <a:avLst/>
                    </a:prstGeom>
                    <a:noFill/>
                    <a:ln w="9525">
                      <a:noFill/>
                      <a:miter lim="800000"/>
                      <a:headEnd/>
                      <a:tailEnd/>
                    </a:ln>
                  </pic:spPr>
                </pic:pic>
              </a:graphicData>
            </a:graphic>
          </wp:inline>
        </w:drawing>
      </w:r>
    </w:p>
    <w:p w:rsidR="00474C42" w:rsidRPr="000B60BF" w:rsidRDefault="002C3AB5" w:rsidP="00433AE0">
      <w:pPr>
        <w:adjustRightInd w:val="0"/>
        <w:snapToGrid w:val="0"/>
        <w:spacing w:line="520" w:lineRule="exact"/>
        <w:ind w:firstLineChars="200" w:firstLine="560"/>
        <w:jc w:val="left"/>
        <w:rPr>
          <w:rFonts w:ascii="Times New Roman" w:eastAsiaTheme="minorEastAsia" w:hAnsi="Times New Roman"/>
          <w:sz w:val="28"/>
          <w:szCs w:val="28"/>
        </w:rPr>
      </w:pPr>
      <w:r w:rsidRPr="000B60BF">
        <w:rPr>
          <w:rFonts w:ascii="Times New Roman" w:hAnsi="Times New Roman"/>
          <w:sz w:val="28"/>
          <w:szCs w:val="28"/>
        </w:rPr>
        <w:t>④</w:t>
      </w:r>
      <w:r w:rsidR="00433AE0">
        <w:rPr>
          <w:rFonts w:ascii="Times New Roman" w:hAnsi="Times New Roman" w:hint="eastAsia"/>
          <w:sz w:val="28"/>
          <w:szCs w:val="28"/>
        </w:rPr>
        <w:t>稳定重整：加入氢氧化钠溶液调节</w:t>
      </w:r>
      <w:r w:rsidR="00433AE0">
        <w:rPr>
          <w:rFonts w:ascii="Times New Roman" w:hAnsi="Times New Roman" w:hint="eastAsia"/>
          <w:sz w:val="28"/>
          <w:szCs w:val="28"/>
        </w:rPr>
        <w:t>pH</w:t>
      </w:r>
      <w:r w:rsidR="00433AE0">
        <w:rPr>
          <w:rFonts w:ascii="Times New Roman" w:hAnsi="Times New Roman" w:hint="eastAsia"/>
          <w:sz w:val="28"/>
          <w:szCs w:val="28"/>
        </w:rPr>
        <w:t>，</w:t>
      </w:r>
      <w:r w:rsidR="002A51FC">
        <w:rPr>
          <w:rFonts w:ascii="Times New Roman" w:hAnsi="Times New Roman" w:hint="eastAsia"/>
          <w:sz w:val="28"/>
          <w:szCs w:val="28"/>
        </w:rPr>
        <w:t>蒸汽</w:t>
      </w:r>
      <w:r w:rsidR="00433AE0">
        <w:rPr>
          <w:rFonts w:ascii="Times New Roman" w:hAnsi="Times New Roman" w:hint="eastAsia"/>
          <w:sz w:val="28"/>
          <w:szCs w:val="28"/>
        </w:rPr>
        <w:t>加热至</w:t>
      </w:r>
      <w:r w:rsidR="00433AE0">
        <w:rPr>
          <w:rFonts w:ascii="Times New Roman" w:hAnsi="Times New Roman" w:hint="eastAsia"/>
          <w:sz w:val="28"/>
          <w:szCs w:val="28"/>
        </w:rPr>
        <w:t>100</w:t>
      </w:r>
      <w:r w:rsidR="00433AE0" w:rsidRPr="00DB659E">
        <w:rPr>
          <w:rFonts w:ascii="Times New Roman" w:eastAsiaTheme="minorEastAsia" w:hAnsi="Times New Roman" w:hint="eastAsia"/>
          <w:sz w:val="28"/>
          <w:szCs w:val="28"/>
        </w:rPr>
        <w:t>℃</w:t>
      </w:r>
      <w:r w:rsidR="00433AE0">
        <w:rPr>
          <w:rFonts w:ascii="Times New Roman" w:eastAsiaTheme="minorEastAsia" w:hAnsi="Times New Roman" w:hint="eastAsia"/>
          <w:sz w:val="28"/>
          <w:szCs w:val="28"/>
        </w:rPr>
        <w:t>，最终形成液体状产品。</w:t>
      </w:r>
      <w:r w:rsidR="00BD3517">
        <w:rPr>
          <w:rFonts w:ascii="Times New Roman" w:eastAsiaTheme="minorEastAsia" w:hAnsi="Times New Roman" w:hint="eastAsia"/>
          <w:sz w:val="28"/>
          <w:szCs w:val="28"/>
        </w:rPr>
        <w:t>此过程产生无组织排放有机废气</w:t>
      </w:r>
      <w:r w:rsidR="00BD3517">
        <w:rPr>
          <w:rFonts w:ascii="Times New Roman" w:eastAsiaTheme="minorEastAsia" w:hAnsi="Times New Roman" w:hint="eastAsia"/>
          <w:sz w:val="28"/>
          <w:szCs w:val="28"/>
        </w:rPr>
        <w:t>G4</w:t>
      </w:r>
      <w:r w:rsidR="00BD3517">
        <w:rPr>
          <w:rFonts w:ascii="Times New Roman" w:eastAsiaTheme="minorEastAsia" w:hAnsi="Times New Roman" w:hint="eastAsia"/>
          <w:sz w:val="28"/>
          <w:szCs w:val="28"/>
        </w:rPr>
        <w:t>。</w:t>
      </w:r>
    </w:p>
    <w:p w:rsidR="00474C42" w:rsidRPr="000B60BF" w:rsidRDefault="002C3AB5" w:rsidP="00433AE0">
      <w:pPr>
        <w:adjustRightInd w:val="0"/>
        <w:snapToGrid w:val="0"/>
        <w:spacing w:line="520" w:lineRule="exact"/>
        <w:ind w:firstLineChars="200" w:firstLine="560"/>
        <w:jc w:val="left"/>
        <w:rPr>
          <w:rFonts w:ascii="Times New Roman" w:eastAsiaTheme="minorEastAsia" w:hAnsi="Times New Roman"/>
          <w:sz w:val="28"/>
          <w:szCs w:val="28"/>
        </w:rPr>
      </w:pPr>
      <w:r w:rsidRPr="000B60BF">
        <w:rPr>
          <w:rFonts w:ascii="Times New Roman" w:hAnsi="Times New Roman"/>
          <w:sz w:val="28"/>
          <w:szCs w:val="28"/>
        </w:rPr>
        <w:t>⑤</w:t>
      </w:r>
      <w:r w:rsidR="00433AE0">
        <w:rPr>
          <w:rFonts w:ascii="Times New Roman" w:hAnsi="Times New Roman" w:hint="eastAsia"/>
          <w:sz w:val="28"/>
          <w:szCs w:val="28"/>
        </w:rPr>
        <w:t>干燥</w:t>
      </w:r>
      <w:r w:rsidR="00433AE0">
        <w:rPr>
          <w:rFonts w:ascii="Times New Roman" w:eastAsiaTheme="minorEastAsia" w:hAnsi="Times New Roman" w:hint="eastAsia"/>
          <w:sz w:val="28"/>
          <w:szCs w:val="28"/>
        </w:rPr>
        <w:t>喷粉</w:t>
      </w:r>
      <w:r w:rsidRPr="000B60BF">
        <w:rPr>
          <w:rFonts w:ascii="Times New Roman" w:eastAsiaTheme="minorEastAsia" w:hAnsi="Times New Roman"/>
          <w:sz w:val="28"/>
          <w:szCs w:val="28"/>
        </w:rPr>
        <w:t>：将</w:t>
      </w:r>
      <w:r w:rsidR="00433AE0">
        <w:rPr>
          <w:rFonts w:ascii="Times New Roman" w:eastAsiaTheme="minorEastAsia" w:hAnsi="Times New Roman" w:hint="eastAsia"/>
          <w:sz w:val="28"/>
          <w:szCs w:val="28"/>
        </w:rPr>
        <w:t>产品用耐高温自吸泵打入喷粉塔内进行搅拌干燥，</w:t>
      </w:r>
      <w:r w:rsidR="002A51FC">
        <w:rPr>
          <w:rFonts w:ascii="Times New Roman" w:eastAsiaTheme="minorEastAsia" w:hAnsi="Times New Roman" w:hint="eastAsia"/>
          <w:sz w:val="28"/>
          <w:szCs w:val="28"/>
        </w:rPr>
        <w:t>利用燃煤热风炉供热，</w:t>
      </w:r>
      <w:r w:rsidR="00433AE0">
        <w:rPr>
          <w:rFonts w:ascii="Times New Roman" w:eastAsiaTheme="minorEastAsia" w:hAnsi="Times New Roman" w:hint="eastAsia"/>
          <w:sz w:val="28"/>
          <w:szCs w:val="28"/>
        </w:rPr>
        <w:t>干燥</w:t>
      </w:r>
      <w:r w:rsidR="00433AE0">
        <w:rPr>
          <w:rFonts w:ascii="Times New Roman" w:eastAsiaTheme="minorEastAsia" w:hAnsi="Times New Roman" w:hint="eastAsia"/>
          <w:sz w:val="28"/>
          <w:szCs w:val="28"/>
        </w:rPr>
        <w:t>2h</w:t>
      </w:r>
      <w:r w:rsidR="00433AE0">
        <w:rPr>
          <w:rFonts w:ascii="Times New Roman" w:eastAsiaTheme="minorEastAsia" w:hAnsi="Times New Roman" w:hint="eastAsia"/>
          <w:sz w:val="28"/>
          <w:szCs w:val="28"/>
        </w:rPr>
        <w:t>后，</w:t>
      </w:r>
      <w:r w:rsidR="00074037">
        <w:rPr>
          <w:rFonts w:ascii="Times New Roman" w:eastAsiaTheme="minorEastAsia" w:hAnsi="Times New Roman" w:hint="eastAsia"/>
          <w:sz w:val="28"/>
          <w:szCs w:val="28"/>
        </w:rPr>
        <w:t>形成粉状产品</w:t>
      </w:r>
      <w:r w:rsidRPr="000B60BF">
        <w:rPr>
          <w:rFonts w:ascii="Times New Roman" w:eastAsiaTheme="minorEastAsia" w:hAnsi="Times New Roman"/>
          <w:sz w:val="28"/>
          <w:szCs w:val="28"/>
        </w:rPr>
        <w:t>。</w:t>
      </w:r>
      <w:r w:rsidR="00BD3517">
        <w:rPr>
          <w:rFonts w:ascii="Times New Roman" w:eastAsiaTheme="minorEastAsia" w:hAnsi="Times New Roman" w:hint="eastAsia"/>
          <w:sz w:val="28"/>
          <w:szCs w:val="28"/>
        </w:rPr>
        <w:t>此过程产生含粉尘废气</w:t>
      </w:r>
      <w:r w:rsidR="00BD3517">
        <w:rPr>
          <w:rFonts w:ascii="Times New Roman" w:eastAsiaTheme="minorEastAsia" w:hAnsi="Times New Roman" w:hint="eastAsia"/>
          <w:sz w:val="28"/>
          <w:szCs w:val="28"/>
        </w:rPr>
        <w:t>G5</w:t>
      </w:r>
      <w:r w:rsidR="00BD3517">
        <w:rPr>
          <w:rFonts w:ascii="Times New Roman" w:eastAsiaTheme="minorEastAsia" w:hAnsi="Times New Roman" w:hint="eastAsia"/>
          <w:sz w:val="28"/>
          <w:szCs w:val="28"/>
        </w:rPr>
        <w:t>。通过水喷淋设施后通过</w:t>
      </w:r>
      <w:r w:rsidR="00BD3517">
        <w:rPr>
          <w:rFonts w:ascii="Times New Roman" w:eastAsiaTheme="minorEastAsia" w:hAnsi="Times New Roman" w:hint="eastAsia"/>
          <w:sz w:val="28"/>
          <w:szCs w:val="28"/>
        </w:rPr>
        <w:t>15m</w:t>
      </w:r>
      <w:r w:rsidR="00BD3517">
        <w:rPr>
          <w:rFonts w:ascii="Times New Roman" w:eastAsiaTheme="minorEastAsia" w:hAnsi="Times New Roman" w:hint="eastAsia"/>
          <w:sz w:val="28"/>
          <w:szCs w:val="28"/>
        </w:rPr>
        <w:t>高排气筒排放。</w:t>
      </w:r>
    </w:p>
    <w:p w:rsidR="00474C42" w:rsidRPr="000B60BF" w:rsidRDefault="002C3AB5" w:rsidP="00433AE0">
      <w:pPr>
        <w:adjustRightInd w:val="0"/>
        <w:snapToGrid w:val="0"/>
        <w:spacing w:line="520" w:lineRule="exact"/>
        <w:ind w:firstLineChars="200" w:firstLine="560"/>
        <w:jc w:val="left"/>
        <w:rPr>
          <w:rFonts w:ascii="Times New Roman" w:eastAsiaTheme="minorEastAsia" w:hAnsi="Times New Roman"/>
          <w:sz w:val="28"/>
          <w:szCs w:val="28"/>
        </w:rPr>
      </w:pPr>
      <w:r w:rsidRPr="000B60BF">
        <w:rPr>
          <w:rFonts w:ascii="Times New Roman" w:hAnsi="Times New Roman"/>
          <w:sz w:val="28"/>
          <w:szCs w:val="28"/>
        </w:rPr>
        <w:t>⑥</w:t>
      </w:r>
      <w:r w:rsidR="00074037">
        <w:rPr>
          <w:rFonts w:ascii="Times New Roman" w:eastAsiaTheme="minorEastAsia" w:hAnsi="Times New Roman" w:hint="eastAsia"/>
          <w:sz w:val="28"/>
          <w:szCs w:val="28"/>
        </w:rPr>
        <w:t>包装入库：将粉状产品用纸箱包装后，运送至成品仓库储存。</w:t>
      </w:r>
    </w:p>
    <w:p w:rsidR="00474C42" w:rsidRPr="000B60BF" w:rsidRDefault="002C3AB5">
      <w:pPr>
        <w:keepNext/>
        <w:keepLines/>
        <w:spacing w:line="520" w:lineRule="exact"/>
        <w:outlineLvl w:val="2"/>
        <w:rPr>
          <w:rFonts w:ascii="Times New Roman" w:hAnsi="Times New Roman"/>
          <w:b/>
          <w:bCs/>
          <w:sz w:val="28"/>
          <w:szCs w:val="28"/>
        </w:rPr>
      </w:pPr>
      <w:bookmarkStart w:id="94" w:name="_Toc459193972"/>
      <w:bookmarkStart w:id="95" w:name="_Toc459878959"/>
      <w:bookmarkStart w:id="96" w:name="_Toc460932049"/>
      <w:bookmarkStart w:id="97" w:name="_Toc497203497"/>
      <w:r w:rsidRPr="000B60BF">
        <w:rPr>
          <w:rFonts w:ascii="Times New Roman" w:hAnsi="Times New Roman"/>
          <w:b/>
          <w:bCs/>
          <w:sz w:val="28"/>
          <w:szCs w:val="28"/>
        </w:rPr>
        <w:t>3.2.2</w:t>
      </w:r>
      <w:r w:rsidRPr="000B60BF">
        <w:rPr>
          <w:rFonts w:ascii="Times New Roman" w:hAnsi="Times New Roman"/>
          <w:b/>
          <w:bCs/>
          <w:sz w:val="28"/>
          <w:szCs w:val="28"/>
        </w:rPr>
        <w:t>生产工艺与产业政策的相符性</w:t>
      </w:r>
      <w:bookmarkEnd w:id="94"/>
      <w:bookmarkEnd w:id="95"/>
      <w:bookmarkEnd w:id="96"/>
      <w:bookmarkEnd w:id="97"/>
    </w:p>
    <w:p w:rsidR="00474C42" w:rsidRPr="000B60BF" w:rsidRDefault="002C3AB5">
      <w:pPr>
        <w:spacing w:line="520" w:lineRule="exact"/>
        <w:ind w:firstLineChars="200" w:firstLine="560"/>
        <w:rPr>
          <w:rFonts w:ascii="Times New Roman" w:hAnsi="Times New Roman"/>
          <w:color w:val="000000"/>
          <w:sz w:val="28"/>
          <w:szCs w:val="28"/>
        </w:rPr>
      </w:pPr>
      <w:r w:rsidRPr="000B60BF">
        <w:rPr>
          <w:rFonts w:ascii="Times New Roman" w:hAnsi="Times New Roman"/>
          <w:color w:val="000000"/>
          <w:sz w:val="28"/>
          <w:szCs w:val="28"/>
        </w:rPr>
        <w:t>查《产业结构调整指导目录》（</w:t>
      </w:r>
      <w:r w:rsidRPr="000B60BF">
        <w:rPr>
          <w:rFonts w:ascii="Times New Roman" w:hAnsi="Times New Roman"/>
          <w:color w:val="000000"/>
          <w:sz w:val="28"/>
          <w:szCs w:val="28"/>
        </w:rPr>
        <w:t>201</w:t>
      </w:r>
      <w:r w:rsidR="001B7A6D" w:rsidRPr="000B60BF">
        <w:rPr>
          <w:rFonts w:ascii="Times New Roman" w:hAnsi="Times New Roman"/>
          <w:color w:val="000000"/>
          <w:sz w:val="28"/>
          <w:szCs w:val="28"/>
        </w:rPr>
        <w:t>3</w:t>
      </w:r>
      <w:r w:rsidRPr="000B60BF">
        <w:rPr>
          <w:rFonts w:ascii="Times New Roman" w:hAnsi="Times New Roman"/>
          <w:color w:val="000000"/>
          <w:sz w:val="28"/>
          <w:szCs w:val="28"/>
        </w:rPr>
        <w:t>年本（修正））、《江苏省工业和信息产业结构调整指导目录（</w:t>
      </w:r>
      <w:r w:rsidRPr="000B60BF">
        <w:rPr>
          <w:rFonts w:ascii="Times New Roman" w:hAnsi="Times New Roman"/>
          <w:color w:val="000000"/>
          <w:sz w:val="28"/>
          <w:szCs w:val="28"/>
        </w:rPr>
        <w:t xml:space="preserve">2012 </w:t>
      </w:r>
      <w:r w:rsidRPr="000B60BF">
        <w:rPr>
          <w:rFonts w:ascii="Times New Roman" w:hAnsi="Times New Roman"/>
          <w:color w:val="000000"/>
          <w:sz w:val="28"/>
          <w:szCs w:val="28"/>
        </w:rPr>
        <w:t>年本）》和《苏州市产业发展导向目录》（苏府</w:t>
      </w:r>
      <w:r w:rsidRPr="000B60BF">
        <w:rPr>
          <w:rFonts w:ascii="Times New Roman" w:hAnsi="Times New Roman"/>
          <w:color w:val="000000"/>
          <w:sz w:val="28"/>
          <w:szCs w:val="28"/>
        </w:rPr>
        <w:t>[2007]129</w:t>
      </w:r>
      <w:r w:rsidRPr="000B60BF">
        <w:rPr>
          <w:rFonts w:ascii="Times New Roman" w:hAnsi="Times New Roman"/>
          <w:color w:val="000000"/>
          <w:sz w:val="28"/>
          <w:szCs w:val="28"/>
        </w:rPr>
        <w:t>号），</w:t>
      </w:r>
      <w:r w:rsidRPr="000B60BF">
        <w:rPr>
          <w:rFonts w:ascii="Times New Roman" w:hAnsi="Times New Roman"/>
          <w:sz w:val="28"/>
          <w:szCs w:val="28"/>
        </w:rPr>
        <w:t>本项目不属于其中限制、禁止类，故本项目</w:t>
      </w:r>
      <w:r w:rsidRPr="000B60BF">
        <w:rPr>
          <w:rFonts w:ascii="Times New Roman" w:hAnsi="Times New Roman"/>
          <w:sz w:val="28"/>
          <w:szCs w:val="28"/>
        </w:rPr>
        <w:lastRenderedPageBreak/>
        <w:t>符合国家和地方产业政策。</w:t>
      </w:r>
    </w:p>
    <w:p w:rsidR="00474C42" w:rsidRPr="00074037" w:rsidRDefault="00074037">
      <w:pPr>
        <w:spacing w:line="520" w:lineRule="exact"/>
        <w:ind w:firstLineChars="200" w:firstLine="560"/>
        <w:rPr>
          <w:rFonts w:ascii="Times New Roman" w:hAnsi="Times New Roman"/>
          <w:color w:val="000000"/>
          <w:sz w:val="28"/>
          <w:szCs w:val="28"/>
        </w:rPr>
      </w:pPr>
      <w:r w:rsidRPr="00074037">
        <w:rPr>
          <w:rFonts w:ascii="Times New Roman" w:hAnsi="Times New Roman" w:hint="eastAsia"/>
          <w:color w:val="000000"/>
          <w:sz w:val="28"/>
          <w:szCs w:val="28"/>
        </w:rPr>
        <w:t>喷粉塔</w:t>
      </w:r>
      <w:r w:rsidRPr="00074037">
        <w:rPr>
          <w:rFonts w:ascii="Times New Roman" w:hAnsi="Times New Roman"/>
          <w:color w:val="000000"/>
          <w:sz w:val="28"/>
          <w:szCs w:val="28"/>
        </w:rPr>
        <w:t>连接</w:t>
      </w:r>
      <w:r w:rsidR="001A621D">
        <w:rPr>
          <w:rFonts w:ascii="Times New Roman" w:hAnsi="Times New Roman" w:hint="eastAsia"/>
          <w:color w:val="000000"/>
          <w:sz w:val="28"/>
          <w:szCs w:val="28"/>
        </w:rPr>
        <w:t>水喷淋</w:t>
      </w:r>
      <w:r w:rsidRPr="00074037">
        <w:rPr>
          <w:rFonts w:ascii="Times New Roman" w:hAnsi="Times New Roman" w:hint="eastAsia"/>
          <w:color w:val="000000"/>
          <w:sz w:val="28"/>
          <w:szCs w:val="28"/>
        </w:rPr>
        <w:t>设备</w:t>
      </w:r>
      <w:r w:rsidR="002C3AB5" w:rsidRPr="00074037">
        <w:rPr>
          <w:rFonts w:ascii="Times New Roman" w:hAnsi="Times New Roman"/>
          <w:color w:val="000000"/>
          <w:sz w:val="28"/>
          <w:szCs w:val="28"/>
        </w:rPr>
        <w:t>，</w:t>
      </w:r>
      <w:r w:rsidR="001A621D">
        <w:rPr>
          <w:rFonts w:ascii="Times New Roman" w:hAnsi="Times New Roman" w:hint="eastAsia"/>
          <w:color w:val="000000"/>
          <w:sz w:val="28"/>
          <w:szCs w:val="28"/>
        </w:rPr>
        <w:t>燃煤锅炉废气连接水膜除尘设备，</w:t>
      </w:r>
      <w:r w:rsidR="002C3AB5" w:rsidRPr="00074037">
        <w:rPr>
          <w:rFonts w:ascii="Times New Roman" w:hAnsi="Times New Roman"/>
          <w:color w:val="000000"/>
          <w:sz w:val="28"/>
          <w:szCs w:val="28"/>
        </w:rPr>
        <w:t>能使废气更高效的收集处理后达标排放，厂界无异味。达到清洁生产国内先进水平。</w:t>
      </w:r>
    </w:p>
    <w:p w:rsidR="00474C42" w:rsidRPr="000B60BF" w:rsidRDefault="002C3AB5">
      <w:pPr>
        <w:spacing w:line="520" w:lineRule="exact"/>
        <w:ind w:firstLineChars="200" w:firstLine="560"/>
        <w:rPr>
          <w:rFonts w:ascii="Times New Roman" w:hAnsi="Times New Roman"/>
          <w:sz w:val="28"/>
          <w:szCs w:val="28"/>
        </w:rPr>
      </w:pPr>
      <w:r w:rsidRPr="00074037">
        <w:rPr>
          <w:rFonts w:ascii="Times New Roman" w:hAnsi="Times New Roman"/>
          <w:sz w:val="28"/>
          <w:szCs w:val="28"/>
        </w:rPr>
        <w:t>综上所述，企业生产工艺是符合我国的国情和地方产</w:t>
      </w:r>
      <w:r w:rsidR="00074037">
        <w:rPr>
          <w:rFonts w:ascii="Times New Roman" w:hAnsi="Times New Roman"/>
          <w:sz w:val="28"/>
          <w:szCs w:val="28"/>
        </w:rPr>
        <w:t>业政策要求</w:t>
      </w:r>
      <w:r w:rsidRPr="000B60BF">
        <w:rPr>
          <w:rFonts w:ascii="Times New Roman" w:hAnsi="Times New Roman"/>
          <w:sz w:val="28"/>
          <w:szCs w:val="28"/>
        </w:rPr>
        <w:t>，符合环保政策。</w:t>
      </w:r>
      <w:bookmarkStart w:id="98" w:name="_Toc459193973"/>
    </w:p>
    <w:p w:rsidR="00474C42" w:rsidRPr="000B60BF" w:rsidRDefault="002C3AB5">
      <w:pPr>
        <w:keepNext/>
        <w:keepLines/>
        <w:spacing w:line="520" w:lineRule="exact"/>
        <w:outlineLvl w:val="2"/>
        <w:rPr>
          <w:rFonts w:ascii="Times New Roman" w:hAnsi="Times New Roman"/>
          <w:b/>
          <w:bCs/>
          <w:sz w:val="28"/>
          <w:szCs w:val="28"/>
        </w:rPr>
      </w:pPr>
      <w:bookmarkStart w:id="99" w:name="_Toc459878960"/>
      <w:bookmarkStart w:id="100" w:name="_Toc460932050"/>
      <w:bookmarkStart w:id="101" w:name="_Toc497203498"/>
      <w:r w:rsidRPr="000B60BF">
        <w:rPr>
          <w:rFonts w:ascii="Times New Roman" w:hAnsi="Times New Roman"/>
          <w:b/>
          <w:bCs/>
          <w:sz w:val="28"/>
          <w:szCs w:val="28"/>
        </w:rPr>
        <w:t xml:space="preserve">3.2.3 </w:t>
      </w:r>
      <w:r w:rsidRPr="000B60BF">
        <w:rPr>
          <w:rFonts w:ascii="Times New Roman" w:hAnsi="Times New Roman"/>
          <w:b/>
          <w:bCs/>
          <w:sz w:val="28"/>
          <w:szCs w:val="28"/>
        </w:rPr>
        <w:t>主要产品、产量及质量状况</w:t>
      </w:r>
      <w:bookmarkEnd w:id="98"/>
      <w:bookmarkEnd w:id="99"/>
      <w:bookmarkEnd w:id="100"/>
      <w:bookmarkEnd w:id="101"/>
    </w:p>
    <w:p w:rsidR="006B4F77" w:rsidRPr="006B4F77" w:rsidRDefault="006B4F77" w:rsidP="006B4F77">
      <w:pPr>
        <w:spacing w:line="520" w:lineRule="exact"/>
        <w:ind w:firstLineChars="200" w:firstLine="560"/>
        <w:rPr>
          <w:rFonts w:ascii="Times New Roman" w:hAnsi="Times New Roman"/>
          <w:sz w:val="28"/>
          <w:szCs w:val="28"/>
        </w:rPr>
      </w:pPr>
      <w:r>
        <w:rPr>
          <w:rFonts w:ascii="Times New Roman" w:hAnsi="Times New Roman" w:hint="eastAsia"/>
          <w:bCs/>
          <w:sz w:val="28"/>
          <w:szCs w:val="28"/>
        </w:rPr>
        <w:t>企业</w:t>
      </w:r>
      <w:r w:rsidR="002C3AB5" w:rsidRPr="000B60BF">
        <w:rPr>
          <w:rFonts w:ascii="Times New Roman" w:hAnsi="Times New Roman"/>
          <w:sz w:val="28"/>
          <w:szCs w:val="28"/>
        </w:rPr>
        <w:t>主要从事</w:t>
      </w:r>
      <w:r w:rsidR="007D7A65">
        <w:rPr>
          <w:rFonts w:ascii="Times New Roman" w:hAnsi="Times New Roman" w:hint="eastAsia"/>
          <w:sz w:val="28"/>
          <w:szCs w:val="28"/>
        </w:rPr>
        <w:t>混凝土外加剂生产</w:t>
      </w:r>
      <w:r w:rsidR="002C3AB5" w:rsidRPr="000B60BF">
        <w:rPr>
          <w:rFonts w:ascii="Times New Roman" w:hAnsi="Times New Roman"/>
          <w:sz w:val="28"/>
          <w:szCs w:val="28"/>
        </w:rPr>
        <w:t>行业。企业近三年的产量情况见表</w:t>
      </w:r>
      <w:r w:rsidR="002C3AB5" w:rsidRPr="000B60BF">
        <w:rPr>
          <w:rFonts w:ascii="Times New Roman" w:hAnsi="Times New Roman"/>
          <w:sz w:val="28"/>
          <w:szCs w:val="28"/>
        </w:rPr>
        <w:t>3.2</w:t>
      </w:r>
      <w:r w:rsidR="00773735">
        <w:rPr>
          <w:rFonts w:ascii="Times New Roman" w:hAnsi="Times New Roman" w:hint="eastAsia"/>
          <w:sz w:val="28"/>
          <w:szCs w:val="28"/>
        </w:rPr>
        <w:t>.3</w:t>
      </w:r>
      <w:r w:rsidR="002C3AB5" w:rsidRPr="000B60BF">
        <w:rPr>
          <w:rFonts w:ascii="Times New Roman" w:hAnsi="Times New Roman"/>
          <w:sz w:val="28"/>
          <w:szCs w:val="28"/>
        </w:rPr>
        <w:t>-1</w:t>
      </w:r>
      <w:r w:rsidR="002C3AB5" w:rsidRPr="000B60BF">
        <w:rPr>
          <w:rFonts w:ascii="Times New Roman" w:hAnsi="Times New Roman"/>
          <w:sz w:val="28"/>
          <w:szCs w:val="28"/>
        </w:rPr>
        <w:t>，</w:t>
      </w:r>
      <w:r w:rsidR="00A90B9E">
        <w:rPr>
          <w:rFonts w:ascii="Times New Roman" w:hAnsi="Times New Roman"/>
          <w:sz w:val="28"/>
          <w:szCs w:val="28"/>
        </w:rPr>
        <w:t>由表可以看出</w:t>
      </w:r>
      <w:r>
        <w:rPr>
          <w:rFonts w:ascii="Times New Roman" w:hAnsi="Times New Roman" w:hint="eastAsia"/>
          <w:sz w:val="28"/>
          <w:szCs w:val="28"/>
        </w:rPr>
        <w:t>企业</w:t>
      </w:r>
      <w:r w:rsidR="00A90B9E">
        <w:rPr>
          <w:rFonts w:ascii="Times New Roman" w:hAnsi="Times New Roman" w:hint="eastAsia"/>
          <w:sz w:val="28"/>
          <w:szCs w:val="28"/>
        </w:rPr>
        <w:t>实际</w:t>
      </w:r>
      <w:r>
        <w:rPr>
          <w:rFonts w:ascii="Times New Roman" w:hAnsi="Times New Roman" w:hint="eastAsia"/>
          <w:sz w:val="28"/>
          <w:szCs w:val="28"/>
        </w:rPr>
        <w:t>产量</w:t>
      </w:r>
      <w:r w:rsidR="004829F0">
        <w:rPr>
          <w:rFonts w:ascii="Times New Roman" w:hAnsi="Times New Roman" w:hint="eastAsia"/>
          <w:sz w:val="28"/>
          <w:szCs w:val="28"/>
        </w:rPr>
        <w:t>根据市场稳步调整</w:t>
      </w:r>
      <w:r w:rsidR="004B0A5E">
        <w:rPr>
          <w:rFonts w:ascii="Times New Roman" w:hAnsi="Times New Roman" w:hint="eastAsia"/>
          <w:sz w:val="28"/>
          <w:szCs w:val="28"/>
        </w:rPr>
        <w:t>增加</w:t>
      </w:r>
      <w:r>
        <w:rPr>
          <w:rFonts w:ascii="Times New Roman" w:hAnsi="Times New Roman" w:hint="eastAsia"/>
          <w:sz w:val="28"/>
          <w:szCs w:val="28"/>
        </w:rPr>
        <w:t>，</w:t>
      </w:r>
      <w:r w:rsidR="00A90B9E">
        <w:rPr>
          <w:rFonts w:ascii="Times New Roman" w:hAnsi="Times New Roman" w:hint="eastAsia"/>
          <w:sz w:val="28"/>
          <w:szCs w:val="28"/>
        </w:rPr>
        <w:t>2015</w:t>
      </w:r>
      <w:r w:rsidR="00A90B9E">
        <w:rPr>
          <w:rFonts w:ascii="Times New Roman" w:hAnsi="Times New Roman" w:hint="eastAsia"/>
          <w:sz w:val="28"/>
          <w:szCs w:val="28"/>
        </w:rPr>
        <w:t>年原辅料价格上调，导致产值变小，利润减少。</w:t>
      </w:r>
    </w:p>
    <w:p w:rsidR="00474C42" w:rsidRPr="000B60BF" w:rsidRDefault="002C3AB5">
      <w:pPr>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3.2</w:t>
      </w:r>
      <w:r w:rsidR="00773735">
        <w:rPr>
          <w:rFonts w:ascii="Times New Roman" w:hAnsi="Times New Roman" w:hint="eastAsia"/>
          <w:b/>
          <w:sz w:val="24"/>
          <w:szCs w:val="24"/>
        </w:rPr>
        <w:t>.3</w:t>
      </w:r>
      <w:r w:rsidRPr="000B60BF">
        <w:rPr>
          <w:rFonts w:ascii="Times New Roman" w:hAnsi="Times New Roman"/>
          <w:b/>
          <w:sz w:val="24"/>
          <w:szCs w:val="24"/>
        </w:rPr>
        <w:t xml:space="preserve">-1  </w:t>
      </w:r>
      <w:r w:rsidRPr="000B60BF">
        <w:rPr>
          <w:rFonts w:ascii="Times New Roman" w:hAnsi="Times New Roman"/>
          <w:b/>
          <w:sz w:val="24"/>
          <w:szCs w:val="24"/>
        </w:rPr>
        <w:t>历年产品、产量及质量状况</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719"/>
        <w:gridCol w:w="719"/>
        <w:gridCol w:w="719"/>
        <w:gridCol w:w="719"/>
        <w:gridCol w:w="720"/>
        <w:gridCol w:w="720"/>
        <w:gridCol w:w="720"/>
        <w:gridCol w:w="720"/>
        <w:gridCol w:w="720"/>
        <w:gridCol w:w="720"/>
        <w:gridCol w:w="720"/>
        <w:gridCol w:w="720"/>
        <w:gridCol w:w="720"/>
      </w:tblGrid>
      <w:tr w:rsidR="00474C42" w:rsidRPr="000B60BF" w:rsidTr="00D86547">
        <w:trPr>
          <w:cantSplit/>
          <w:trHeight w:val="397"/>
          <w:jc w:val="center"/>
        </w:trPr>
        <w:tc>
          <w:tcPr>
            <w:tcW w:w="719" w:type="dxa"/>
            <w:vMerge w:val="restart"/>
            <w:vAlign w:val="center"/>
          </w:tcPr>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产品</w:t>
            </w:r>
          </w:p>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名称</w:t>
            </w:r>
          </w:p>
        </w:tc>
        <w:tc>
          <w:tcPr>
            <w:tcW w:w="2157" w:type="dxa"/>
            <w:gridSpan w:val="3"/>
            <w:vAlign w:val="center"/>
          </w:tcPr>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近三年年产量</w:t>
            </w:r>
          </w:p>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w:t>
            </w:r>
            <w:r w:rsidRPr="000B60BF">
              <w:rPr>
                <w:rFonts w:ascii="Times New Roman" w:eastAsiaTheme="minorEastAsia" w:hAnsi="Times New Roman"/>
                <w:szCs w:val="21"/>
              </w:rPr>
              <w:t>t</w:t>
            </w:r>
            <w:r w:rsidRPr="000B60BF">
              <w:rPr>
                <w:rFonts w:ascii="Times New Roman" w:eastAsiaTheme="minorEastAsia" w:hAnsi="Times New Roman"/>
                <w:szCs w:val="21"/>
              </w:rPr>
              <w:t>）</w:t>
            </w:r>
          </w:p>
        </w:tc>
        <w:tc>
          <w:tcPr>
            <w:tcW w:w="2160" w:type="dxa"/>
            <w:gridSpan w:val="3"/>
            <w:vAlign w:val="center"/>
          </w:tcPr>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近三年年产值</w:t>
            </w:r>
          </w:p>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w:t>
            </w:r>
            <w:r w:rsidRPr="000B60BF">
              <w:rPr>
                <w:rFonts w:ascii="Times New Roman" w:eastAsiaTheme="minorEastAsia" w:hAnsi="Times New Roman"/>
                <w:szCs w:val="21"/>
              </w:rPr>
              <w:t>万元</w:t>
            </w:r>
            <w:r w:rsidRPr="000B60BF">
              <w:rPr>
                <w:rFonts w:ascii="Times New Roman" w:eastAsiaTheme="minorEastAsia" w:hAnsi="Times New Roman"/>
                <w:szCs w:val="21"/>
              </w:rPr>
              <w:t>)</w:t>
            </w:r>
          </w:p>
        </w:tc>
        <w:tc>
          <w:tcPr>
            <w:tcW w:w="2160" w:type="dxa"/>
            <w:gridSpan w:val="3"/>
            <w:vAlign w:val="center"/>
          </w:tcPr>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占总产值比例</w:t>
            </w:r>
          </w:p>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w:t>
            </w:r>
          </w:p>
        </w:tc>
        <w:tc>
          <w:tcPr>
            <w:tcW w:w="2160" w:type="dxa"/>
            <w:gridSpan w:val="3"/>
            <w:vAlign w:val="center"/>
          </w:tcPr>
          <w:p w:rsidR="00474C42" w:rsidRPr="000B60BF" w:rsidRDefault="002C3AB5" w:rsidP="00D86547">
            <w:pPr>
              <w:jc w:val="center"/>
              <w:rPr>
                <w:rFonts w:ascii="Times New Roman" w:eastAsiaTheme="minorEastAsia" w:hAnsi="Times New Roman"/>
                <w:szCs w:val="21"/>
              </w:rPr>
            </w:pPr>
            <w:r w:rsidRPr="000B60BF">
              <w:rPr>
                <w:rFonts w:ascii="Times New Roman" w:eastAsiaTheme="minorEastAsia" w:hAnsi="Times New Roman"/>
                <w:szCs w:val="21"/>
              </w:rPr>
              <w:t>近三年年净利润</w:t>
            </w:r>
            <w:r w:rsidRPr="000B60BF">
              <w:rPr>
                <w:rFonts w:ascii="Times New Roman" w:eastAsiaTheme="minorEastAsia" w:hAnsi="Times New Roman"/>
                <w:szCs w:val="21"/>
              </w:rPr>
              <w:t>(</w:t>
            </w:r>
            <w:r w:rsidRPr="000B60BF">
              <w:rPr>
                <w:rFonts w:ascii="Times New Roman" w:eastAsiaTheme="minorEastAsia" w:hAnsi="Times New Roman"/>
                <w:szCs w:val="21"/>
              </w:rPr>
              <w:t>万元</w:t>
            </w:r>
            <w:r w:rsidRPr="000B60BF">
              <w:rPr>
                <w:rFonts w:ascii="Times New Roman" w:eastAsiaTheme="minorEastAsia" w:hAnsi="Times New Roman"/>
                <w:szCs w:val="21"/>
              </w:rPr>
              <w:t>)</w:t>
            </w:r>
          </w:p>
        </w:tc>
      </w:tr>
      <w:tr w:rsidR="007D7A65" w:rsidRPr="000B60BF" w:rsidTr="00D86547">
        <w:trPr>
          <w:cantSplit/>
          <w:trHeight w:val="397"/>
          <w:jc w:val="center"/>
        </w:trPr>
        <w:tc>
          <w:tcPr>
            <w:tcW w:w="719" w:type="dxa"/>
            <w:vMerge/>
            <w:vAlign w:val="center"/>
          </w:tcPr>
          <w:p w:rsidR="007D7A65" w:rsidRPr="000B60BF" w:rsidRDefault="007D7A65" w:rsidP="00D86547">
            <w:pPr>
              <w:jc w:val="center"/>
              <w:rPr>
                <w:rFonts w:ascii="Times New Roman" w:eastAsiaTheme="minorEastAsia" w:hAnsi="Times New Roman"/>
                <w:szCs w:val="21"/>
              </w:rPr>
            </w:pPr>
          </w:p>
        </w:tc>
        <w:tc>
          <w:tcPr>
            <w:tcW w:w="719"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4</w:t>
            </w:r>
          </w:p>
        </w:tc>
        <w:tc>
          <w:tcPr>
            <w:tcW w:w="719"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5</w:t>
            </w:r>
          </w:p>
        </w:tc>
        <w:tc>
          <w:tcPr>
            <w:tcW w:w="719"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6</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4</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5</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6</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4</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5</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6</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4</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5</w:t>
            </w:r>
          </w:p>
        </w:tc>
        <w:tc>
          <w:tcPr>
            <w:tcW w:w="720" w:type="dxa"/>
            <w:vAlign w:val="center"/>
          </w:tcPr>
          <w:p w:rsidR="007D7A65" w:rsidRPr="000B60BF" w:rsidRDefault="007D7A65" w:rsidP="00D86547">
            <w:pPr>
              <w:jc w:val="center"/>
              <w:rPr>
                <w:rFonts w:ascii="Times New Roman" w:eastAsiaTheme="minorEastAsia" w:hAnsi="Times New Roman"/>
                <w:szCs w:val="21"/>
              </w:rPr>
            </w:pPr>
            <w:r>
              <w:rPr>
                <w:rFonts w:ascii="Times New Roman" w:eastAsiaTheme="minorEastAsia" w:hAnsi="Times New Roman"/>
                <w:szCs w:val="21"/>
              </w:rPr>
              <w:t>201</w:t>
            </w:r>
            <w:r>
              <w:rPr>
                <w:rFonts w:ascii="Times New Roman" w:eastAsiaTheme="minorEastAsia" w:hAnsi="Times New Roman" w:hint="eastAsia"/>
                <w:szCs w:val="21"/>
              </w:rPr>
              <w:t>6</w:t>
            </w:r>
          </w:p>
        </w:tc>
      </w:tr>
      <w:tr w:rsidR="003A0E08" w:rsidRPr="000B60BF" w:rsidTr="00D86547">
        <w:trPr>
          <w:cantSplit/>
          <w:trHeight w:val="397"/>
          <w:jc w:val="center"/>
        </w:trPr>
        <w:tc>
          <w:tcPr>
            <w:tcW w:w="719" w:type="dxa"/>
            <w:vAlign w:val="center"/>
          </w:tcPr>
          <w:p w:rsidR="003A0E08" w:rsidRPr="000B60BF" w:rsidRDefault="003A0E08" w:rsidP="00D86547">
            <w:pPr>
              <w:ind w:leftChars="-50" w:left="-105" w:rightChars="-50" w:right="-105"/>
              <w:jc w:val="center"/>
              <w:rPr>
                <w:rFonts w:ascii="Times New Roman" w:eastAsiaTheme="minorEastAsia" w:hAnsi="Times New Roman"/>
                <w:szCs w:val="21"/>
              </w:rPr>
            </w:pPr>
            <w:r>
              <w:rPr>
                <w:rFonts w:ascii="Times New Roman" w:hAnsi="Times New Roman" w:hint="eastAsia"/>
                <w:szCs w:val="21"/>
              </w:rPr>
              <w:t>混凝土外加剂</w:t>
            </w:r>
          </w:p>
        </w:tc>
        <w:tc>
          <w:tcPr>
            <w:tcW w:w="719" w:type="dxa"/>
            <w:vAlign w:val="center"/>
          </w:tcPr>
          <w:p w:rsidR="003A0E08" w:rsidRDefault="003A0E08" w:rsidP="00D86547">
            <w:pPr>
              <w:jc w:val="center"/>
              <w:rPr>
                <w:rFonts w:ascii="Times New Roman" w:hAnsi="Times New Roman"/>
                <w:bCs/>
                <w:szCs w:val="21"/>
              </w:rPr>
            </w:pPr>
            <w:r>
              <w:rPr>
                <w:rFonts w:ascii="Times New Roman" w:hAnsi="Times New Roman" w:hint="eastAsia"/>
                <w:bCs/>
                <w:szCs w:val="21"/>
              </w:rPr>
              <w:t>1300</w:t>
            </w:r>
          </w:p>
        </w:tc>
        <w:tc>
          <w:tcPr>
            <w:tcW w:w="719" w:type="dxa"/>
            <w:vAlign w:val="center"/>
          </w:tcPr>
          <w:p w:rsidR="003A0E08" w:rsidRDefault="003A0E08" w:rsidP="00D86547">
            <w:pPr>
              <w:jc w:val="center"/>
              <w:rPr>
                <w:rFonts w:ascii="Times New Roman" w:hAnsi="Times New Roman"/>
                <w:bCs/>
                <w:szCs w:val="21"/>
              </w:rPr>
            </w:pPr>
            <w:r>
              <w:rPr>
                <w:rFonts w:ascii="Times New Roman" w:hAnsi="Times New Roman" w:hint="eastAsia"/>
                <w:bCs/>
                <w:szCs w:val="21"/>
              </w:rPr>
              <w:t>1400</w:t>
            </w:r>
          </w:p>
        </w:tc>
        <w:tc>
          <w:tcPr>
            <w:tcW w:w="719" w:type="dxa"/>
            <w:vAlign w:val="center"/>
          </w:tcPr>
          <w:p w:rsidR="003A0E08" w:rsidRDefault="003A0E08" w:rsidP="00D86547">
            <w:pPr>
              <w:jc w:val="center"/>
              <w:rPr>
                <w:rFonts w:ascii="Times New Roman" w:hAnsi="Times New Roman"/>
                <w:bCs/>
                <w:szCs w:val="21"/>
              </w:rPr>
            </w:pPr>
            <w:r>
              <w:rPr>
                <w:rFonts w:ascii="Times New Roman" w:hAnsi="Times New Roman" w:hint="eastAsia"/>
                <w:bCs/>
                <w:szCs w:val="21"/>
              </w:rPr>
              <w:t>1500</w:t>
            </w:r>
          </w:p>
        </w:tc>
        <w:tc>
          <w:tcPr>
            <w:tcW w:w="720" w:type="dxa"/>
            <w:vAlign w:val="center"/>
          </w:tcPr>
          <w:p w:rsidR="003A0E08" w:rsidRDefault="003A0E08" w:rsidP="00D86547">
            <w:pPr>
              <w:ind w:leftChars="-50" w:left="-105" w:rightChars="-50" w:right="-105"/>
              <w:jc w:val="center"/>
              <w:rPr>
                <w:rFonts w:ascii="Times New Roman" w:hAnsi="Times New Roman"/>
                <w:szCs w:val="21"/>
              </w:rPr>
            </w:pPr>
            <w:r>
              <w:rPr>
                <w:rFonts w:ascii="Times New Roman" w:hAnsi="Times New Roman" w:hint="eastAsia"/>
                <w:szCs w:val="21"/>
              </w:rPr>
              <w:t>6328</w:t>
            </w:r>
          </w:p>
        </w:tc>
        <w:tc>
          <w:tcPr>
            <w:tcW w:w="720" w:type="dxa"/>
            <w:vAlign w:val="center"/>
          </w:tcPr>
          <w:p w:rsidR="003A0E08" w:rsidRDefault="003A0E08" w:rsidP="00D86547">
            <w:pPr>
              <w:jc w:val="center"/>
              <w:rPr>
                <w:rFonts w:ascii="Times New Roman" w:hAnsi="Times New Roman"/>
                <w:bCs/>
                <w:szCs w:val="21"/>
              </w:rPr>
            </w:pPr>
            <w:r>
              <w:rPr>
                <w:rFonts w:ascii="Times New Roman" w:hAnsi="Times New Roman" w:hint="eastAsia"/>
                <w:bCs/>
                <w:szCs w:val="21"/>
              </w:rPr>
              <w:t>6</w:t>
            </w:r>
            <w:r w:rsidR="00A90B9E">
              <w:rPr>
                <w:rFonts w:ascii="Times New Roman" w:hAnsi="Times New Roman" w:hint="eastAsia"/>
                <w:bCs/>
                <w:szCs w:val="21"/>
              </w:rPr>
              <w:t>1</w:t>
            </w:r>
            <w:r>
              <w:rPr>
                <w:rFonts w:ascii="Times New Roman" w:hAnsi="Times New Roman" w:hint="eastAsia"/>
                <w:bCs/>
                <w:szCs w:val="21"/>
              </w:rPr>
              <w:t>22</w:t>
            </w:r>
          </w:p>
        </w:tc>
        <w:tc>
          <w:tcPr>
            <w:tcW w:w="720" w:type="dxa"/>
            <w:vAlign w:val="center"/>
          </w:tcPr>
          <w:p w:rsidR="003A0E08" w:rsidRDefault="003A0E08" w:rsidP="00D86547">
            <w:pPr>
              <w:jc w:val="center"/>
              <w:rPr>
                <w:rFonts w:ascii="Times New Roman" w:hAnsi="Times New Roman"/>
                <w:bCs/>
                <w:szCs w:val="21"/>
              </w:rPr>
            </w:pPr>
            <w:r>
              <w:rPr>
                <w:rFonts w:ascii="Times New Roman" w:hAnsi="Times New Roman" w:hint="eastAsia"/>
                <w:bCs/>
                <w:szCs w:val="21"/>
              </w:rPr>
              <w:t>6823</w:t>
            </w:r>
          </w:p>
        </w:tc>
        <w:tc>
          <w:tcPr>
            <w:tcW w:w="720" w:type="dxa"/>
            <w:vAlign w:val="center"/>
          </w:tcPr>
          <w:p w:rsidR="003A0E08" w:rsidRPr="000B60BF" w:rsidRDefault="003A0E08" w:rsidP="00D86547">
            <w:pPr>
              <w:jc w:val="center"/>
              <w:rPr>
                <w:rFonts w:ascii="Times New Roman" w:eastAsiaTheme="minorEastAsia" w:hAnsi="Times New Roman"/>
                <w:bCs/>
                <w:szCs w:val="21"/>
              </w:rPr>
            </w:pPr>
            <w:r w:rsidRPr="000B60BF">
              <w:rPr>
                <w:rFonts w:ascii="Times New Roman" w:eastAsiaTheme="minorEastAsia" w:hAnsi="Times New Roman"/>
                <w:bCs/>
                <w:szCs w:val="21"/>
              </w:rPr>
              <w:t>100</w:t>
            </w:r>
          </w:p>
        </w:tc>
        <w:tc>
          <w:tcPr>
            <w:tcW w:w="720" w:type="dxa"/>
            <w:vAlign w:val="center"/>
          </w:tcPr>
          <w:p w:rsidR="003A0E08" w:rsidRPr="000B60BF" w:rsidRDefault="003A0E08" w:rsidP="00D86547">
            <w:pPr>
              <w:jc w:val="center"/>
              <w:rPr>
                <w:rFonts w:ascii="Times New Roman" w:eastAsiaTheme="minorEastAsia" w:hAnsi="Times New Roman"/>
                <w:bCs/>
                <w:szCs w:val="21"/>
              </w:rPr>
            </w:pPr>
            <w:r w:rsidRPr="000B60BF">
              <w:rPr>
                <w:rFonts w:ascii="Times New Roman" w:eastAsiaTheme="minorEastAsia" w:hAnsi="Times New Roman"/>
                <w:bCs/>
                <w:szCs w:val="21"/>
              </w:rPr>
              <w:t>100</w:t>
            </w:r>
          </w:p>
        </w:tc>
        <w:tc>
          <w:tcPr>
            <w:tcW w:w="720" w:type="dxa"/>
            <w:vAlign w:val="center"/>
          </w:tcPr>
          <w:p w:rsidR="003A0E08" w:rsidRPr="000B60BF" w:rsidRDefault="003A0E08" w:rsidP="00D86547">
            <w:pPr>
              <w:jc w:val="center"/>
              <w:rPr>
                <w:rFonts w:ascii="Times New Roman" w:eastAsiaTheme="minorEastAsia" w:hAnsi="Times New Roman"/>
                <w:bCs/>
                <w:szCs w:val="21"/>
              </w:rPr>
            </w:pPr>
            <w:r w:rsidRPr="000B60BF">
              <w:rPr>
                <w:rFonts w:ascii="Times New Roman" w:eastAsiaTheme="minorEastAsia" w:hAnsi="Times New Roman"/>
                <w:bCs/>
                <w:szCs w:val="21"/>
              </w:rPr>
              <w:t>100</w:t>
            </w:r>
          </w:p>
        </w:tc>
        <w:tc>
          <w:tcPr>
            <w:tcW w:w="720" w:type="dxa"/>
            <w:vAlign w:val="center"/>
          </w:tcPr>
          <w:p w:rsidR="003A0E08" w:rsidRDefault="006B4F77" w:rsidP="00D86547">
            <w:pPr>
              <w:jc w:val="center"/>
              <w:rPr>
                <w:rFonts w:ascii="Times New Roman" w:hAnsi="Times New Roman"/>
                <w:bCs/>
                <w:szCs w:val="21"/>
              </w:rPr>
            </w:pPr>
            <w:r>
              <w:rPr>
                <w:rFonts w:ascii="Times New Roman" w:hAnsi="Times New Roman" w:hint="eastAsia"/>
                <w:bCs/>
                <w:szCs w:val="21"/>
              </w:rPr>
              <w:t>253</w:t>
            </w:r>
          </w:p>
        </w:tc>
        <w:tc>
          <w:tcPr>
            <w:tcW w:w="720" w:type="dxa"/>
            <w:vAlign w:val="center"/>
          </w:tcPr>
          <w:p w:rsidR="003A0E08" w:rsidRDefault="006B4F77" w:rsidP="00D86547">
            <w:pPr>
              <w:jc w:val="center"/>
              <w:rPr>
                <w:rFonts w:ascii="Times New Roman" w:hAnsi="Times New Roman"/>
                <w:bCs/>
                <w:szCs w:val="21"/>
              </w:rPr>
            </w:pPr>
            <w:r>
              <w:rPr>
                <w:rFonts w:ascii="Times New Roman" w:hAnsi="Times New Roman" w:hint="eastAsia"/>
                <w:bCs/>
                <w:szCs w:val="21"/>
              </w:rPr>
              <w:t>2</w:t>
            </w:r>
            <w:r w:rsidR="00A90B9E">
              <w:rPr>
                <w:rFonts w:ascii="Times New Roman" w:hAnsi="Times New Roman" w:hint="eastAsia"/>
                <w:bCs/>
                <w:szCs w:val="21"/>
              </w:rPr>
              <w:t>44</w:t>
            </w:r>
          </w:p>
        </w:tc>
        <w:tc>
          <w:tcPr>
            <w:tcW w:w="720" w:type="dxa"/>
            <w:vAlign w:val="center"/>
          </w:tcPr>
          <w:p w:rsidR="003A0E08" w:rsidRDefault="006B4F77" w:rsidP="00D86547">
            <w:pPr>
              <w:jc w:val="center"/>
              <w:rPr>
                <w:rFonts w:ascii="Times New Roman" w:hAnsi="Times New Roman"/>
                <w:bCs/>
                <w:szCs w:val="21"/>
              </w:rPr>
            </w:pPr>
            <w:r>
              <w:rPr>
                <w:rFonts w:ascii="Times New Roman" w:hAnsi="Times New Roman" w:hint="eastAsia"/>
                <w:bCs/>
                <w:szCs w:val="21"/>
              </w:rPr>
              <w:t>283</w:t>
            </w:r>
          </w:p>
        </w:tc>
      </w:tr>
    </w:tbl>
    <w:p w:rsidR="00474C42" w:rsidRPr="000B60BF" w:rsidRDefault="002C3AB5">
      <w:pPr>
        <w:keepNext/>
        <w:keepLines/>
        <w:spacing w:line="360" w:lineRule="auto"/>
        <w:outlineLvl w:val="2"/>
        <w:rPr>
          <w:rFonts w:ascii="Times New Roman" w:hAnsi="Times New Roman"/>
          <w:b/>
          <w:bCs/>
          <w:sz w:val="28"/>
          <w:szCs w:val="28"/>
        </w:rPr>
      </w:pPr>
      <w:bookmarkStart w:id="102" w:name="_Toc459193974"/>
      <w:bookmarkStart w:id="103" w:name="_Toc459878961"/>
      <w:bookmarkStart w:id="104" w:name="_Toc460932051"/>
      <w:bookmarkStart w:id="105" w:name="_Toc497203499"/>
      <w:bookmarkEnd w:id="90"/>
      <w:bookmarkEnd w:id="91"/>
      <w:bookmarkEnd w:id="92"/>
      <w:bookmarkEnd w:id="93"/>
      <w:r w:rsidRPr="000B60BF">
        <w:rPr>
          <w:rFonts w:ascii="Times New Roman" w:hAnsi="Times New Roman"/>
          <w:b/>
          <w:bCs/>
          <w:sz w:val="28"/>
          <w:szCs w:val="28"/>
        </w:rPr>
        <w:t>3.2.4</w:t>
      </w:r>
      <w:r w:rsidRPr="000B60BF">
        <w:rPr>
          <w:rFonts w:ascii="Times New Roman" w:hAnsi="Times New Roman"/>
          <w:b/>
          <w:bCs/>
          <w:sz w:val="28"/>
          <w:szCs w:val="28"/>
        </w:rPr>
        <w:t>主要原辅材料消耗及物化特性</w:t>
      </w:r>
      <w:bookmarkEnd w:id="102"/>
      <w:bookmarkEnd w:id="103"/>
      <w:bookmarkEnd w:id="104"/>
      <w:bookmarkEnd w:id="105"/>
    </w:p>
    <w:p w:rsidR="007454BF" w:rsidRDefault="002C3AB5" w:rsidP="0068185B">
      <w:pPr>
        <w:adjustRightInd w:val="0"/>
        <w:snapToGrid w:val="0"/>
        <w:spacing w:line="360" w:lineRule="auto"/>
        <w:ind w:right="-291" w:firstLineChars="200" w:firstLine="536"/>
        <w:textAlignment w:val="baseline"/>
        <w:rPr>
          <w:rFonts w:ascii="Times New Roman" w:hAnsi="Times New Roman"/>
          <w:color w:val="FF0000"/>
          <w:spacing w:val="-6"/>
          <w:kern w:val="0"/>
          <w:sz w:val="28"/>
          <w:szCs w:val="28"/>
        </w:rPr>
      </w:pPr>
      <w:bookmarkStart w:id="106" w:name="_Toc149560081"/>
      <w:bookmarkStart w:id="107" w:name="_Toc133919776"/>
      <w:bookmarkStart w:id="108" w:name="_Toc144288597"/>
      <w:bookmarkStart w:id="109" w:name="_Toc156791216"/>
      <w:r w:rsidRPr="000B60BF">
        <w:rPr>
          <w:rFonts w:ascii="Times New Roman" w:hAnsi="Times New Roman"/>
          <w:spacing w:val="-6"/>
          <w:kern w:val="0"/>
          <w:sz w:val="28"/>
          <w:szCs w:val="28"/>
        </w:rPr>
        <w:t>企业近三年的主要原辅材料见表</w:t>
      </w:r>
      <w:r w:rsidRPr="000B60BF">
        <w:rPr>
          <w:rFonts w:ascii="Times New Roman" w:hAnsi="Times New Roman"/>
          <w:spacing w:val="-6"/>
          <w:kern w:val="0"/>
          <w:sz w:val="28"/>
          <w:szCs w:val="28"/>
        </w:rPr>
        <w:t>3.2</w:t>
      </w:r>
      <w:r w:rsidR="00773735">
        <w:rPr>
          <w:rFonts w:ascii="Times New Roman" w:hAnsi="Times New Roman" w:hint="eastAsia"/>
          <w:spacing w:val="-6"/>
          <w:kern w:val="0"/>
          <w:sz w:val="28"/>
          <w:szCs w:val="28"/>
        </w:rPr>
        <w:t>.4</w:t>
      </w:r>
      <w:r w:rsidRPr="000B60BF">
        <w:rPr>
          <w:rFonts w:ascii="Times New Roman" w:hAnsi="Times New Roman"/>
          <w:spacing w:val="-6"/>
          <w:kern w:val="0"/>
          <w:sz w:val="28"/>
          <w:szCs w:val="28"/>
        </w:rPr>
        <w:t>-</w:t>
      </w:r>
      <w:r w:rsidR="00773735">
        <w:rPr>
          <w:rFonts w:ascii="Times New Roman" w:hAnsi="Times New Roman" w:hint="eastAsia"/>
          <w:spacing w:val="-6"/>
          <w:kern w:val="0"/>
          <w:sz w:val="28"/>
          <w:szCs w:val="28"/>
        </w:rPr>
        <w:t>1</w:t>
      </w:r>
      <w:r w:rsidRPr="000B60BF">
        <w:rPr>
          <w:rFonts w:ascii="Times New Roman" w:hAnsi="Times New Roman"/>
          <w:spacing w:val="-6"/>
          <w:kern w:val="0"/>
          <w:sz w:val="28"/>
          <w:szCs w:val="28"/>
        </w:rPr>
        <w:t>。主要原辅材料理化性质见表</w:t>
      </w:r>
      <w:r w:rsidRPr="000B60BF">
        <w:rPr>
          <w:rFonts w:ascii="Times New Roman" w:hAnsi="Times New Roman"/>
          <w:spacing w:val="-6"/>
          <w:kern w:val="0"/>
          <w:sz w:val="28"/>
          <w:szCs w:val="28"/>
        </w:rPr>
        <w:t>3.2</w:t>
      </w:r>
      <w:r w:rsidR="00773735">
        <w:rPr>
          <w:rFonts w:ascii="Times New Roman" w:hAnsi="Times New Roman" w:hint="eastAsia"/>
          <w:spacing w:val="-6"/>
          <w:kern w:val="0"/>
          <w:sz w:val="28"/>
          <w:szCs w:val="28"/>
        </w:rPr>
        <w:t>.4</w:t>
      </w:r>
      <w:r w:rsidRPr="000B60BF">
        <w:rPr>
          <w:rFonts w:ascii="Times New Roman" w:hAnsi="Times New Roman"/>
          <w:spacing w:val="-6"/>
          <w:kern w:val="0"/>
          <w:sz w:val="28"/>
          <w:szCs w:val="28"/>
        </w:rPr>
        <w:t>-</w:t>
      </w:r>
      <w:r w:rsidR="00773735">
        <w:rPr>
          <w:rFonts w:ascii="Times New Roman" w:hAnsi="Times New Roman" w:hint="eastAsia"/>
          <w:spacing w:val="-6"/>
          <w:kern w:val="0"/>
          <w:sz w:val="28"/>
          <w:szCs w:val="28"/>
        </w:rPr>
        <w:t>2</w:t>
      </w:r>
      <w:r w:rsidRPr="000B60BF">
        <w:rPr>
          <w:rFonts w:ascii="Times New Roman" w:hAnsi="Times New Roman"/>
          <w:spacing w:val="-6"/>
          <w:kern w:val="0"/>
          <w:sz w:val="28"/>
          <w:szCs w:val="28"/>
        </w:rPr>
        <w:t>。</w:t>
      </w:r>
    </w:p>
    <w:p w:rsidR="00A94345" w:rsidRPr="00BC4A22" w:rsidRDefault="00DF076D" w:rsidP="001A621D">
      <w:pPr>
        <w:adjustRightInd w:val="0"/>
        <w:snapToGrid w:val="0"/>
        <w:spacing w:line="360" w:lineRule="auto"/>
        <w:ind w:right="-291" w:firstLineChars="200" w:firstLine="536"/>
        <w:textAlignment w:val="baseline"/>
        <w:rPr>
          <w:rFonts w:ascii="Times New Roman" w:hAnsi="Times New Roman"/>
          <w:spacing w:val="-6"/>
          <w:kern w:val="0"/>
          <w:sz w:val="28"/>
          <w:szCs w:val="28"/>
        </w:rPr>
      </w:pPr>
      <w:r w:rsidRPr="00BC4A22">
        <w:rPr>
          <w:rFonts w:ascii="Times New Roman" w:hAnsi="Times New Roman" w:hint="eastAsia"/>
          <w:spacing w:val="-6"/>
          <w:kern w:val="0"/>
          <w:sz w:val="28"/>
          <w:szCs w:val="28"/>
        </w:rPr>
        <w:t>从下表可以看出，企业原料消耗较为稳定，可能存在人工操作上的误差。说明企业生产工艺较为成熟，生产制度执行较好。</w:t>
      </w:r>
    </w:p>
    <w:p w:rsidR="00A45742" w:rsidRDefault="00A45742">
      <w:pPr>
        <w:widowControl/>
        <w:jc w:val="left"/>
        <w:rPr>
          <w:rFonts w:ascii="Times New Roman" w:hAnsi="Times New Roman"/>
          <w:b/>
          <w:sz w:val="24"/>
          <w:szCs w:val="24"/>
        </w:rPr>
      </w:pPr>
      <w:r>
        <w:rPr>
          <w:rFonts w:ascii="Times New Roman" w:hAnsi="Times New Roman"/>
          <w:b/>
          <w:sz w:val="24"/>
          <w:szCs w:val="24"/>
        </w:rPr>
        <w:br w:type="page"/>
      </w:r>
    </w:p>
    <w:p w:rsidR="00474C42" w:rsidRPr="000B60BF" w:rsidRDefault="002C3AB5">
      <w:pPr>
        <w:jc w:val="center"/>
        <w:rPr>
          <w:rFonts w:ascii="Times New Roman" w:hAnsi="Times New Roman"/>
          <w:b/>
          <w:sz w:val="24"/>
          <w:szCs w:val="24"/>
        </w:rPr>
      </w:pPr>
      <w:r w:rsidRPr="000B60BF">
        <w:rPr>
          <w:rFonts w:ascii="Times New Roman" w:hAnsi="Times New Roman"/>
          <w:b/>
          <w:sz w:val="24"/>
          <w:szCs w:val="24"/>
        </w:rPr>
        <w:lastRenderedPageBreak/>
        <w:t>表</w:t>
      </w:r>
      <w:r w:rsidRPr="000B60BF">
        <w:rPr>
          <w:rFonts w:ascii="Times New Roman" w:hAnsi="Times New Roman"/>
          <w:b/>
          <w:sz w:val="24"/>
          <w:szCs w:val="24"/>
        </w:rPr>
        <w:t>3.2</w:t>
      </w:r>
      <w:r w:rsidR="00773735">
        <w:rPr>
          <w:rFonts w:ascii="Times New Roman" w:hAnsi="Times New Roman" w:hint="eastAsia"/>
          <w:b/>
          <w:sz w:val="24"/>
          <w:szCs w:val="24"/>
        </w:rPr>
        <w:t>.4</w:t>
      </w:r>
      <w:r w:rsidRPr="000B60BF">
        <w:rPr>
          <w:rFonts w:ascii="Times New Roman" w:hAnsi="Times New Roman"/>
          <w:b/>
          <w:sz w:val="24"/>
          <w:szCs w:val="24"/>
        </w:rPr>
        <w:t>-</w:t>
      </w:r>
      <w:r w:rsidR="00773735">
        <w:rPr>
          <w:rFonts w:ascii="Times New Roman" w:hAnsi="Times New Roman" w:hint="eastAsia"/>
          <w:b/>
          <w:sz w:val="24"/>
          <w:szCs w:val="24"/>
        </w:rPr>
        <w:t>1</w:t>
      </w:r>
      <w:r w:rsidRPr="000B60BF">
        <w:rPr>
          <w:rFonts w:ascii="Times New Roman" w:hAnsi="Times New Roman"/>
          <w:b/>
          <w:sz w:val="24"/>
          <w:szCs w:val="24"/>
        </w:rPr>
        <w:t xml:space="preserve"> </w:t>
      </w:r>
      <w:r w:rsidRPr="000B60BF">
        <w:rPr>
          <w:rFonts w:ascii="Times New Roman" w:hAnsi="Times New Roman"/>
          <w:b/>
          <w:sz w:val="24"/>
          <w:szCs w:val="24"/>
        </w:rPr>
        <w:t>主要原辅材料清单</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427"/>
        <w:gridCol w:w="1349"/>
        <w:gridCol w:w="1324"/>
        <w:gridCol w:w="1128"/>
        <w:gridCol w:w="1128"/>
        <w:gridCol w:w="899"/>
        <w:gridCol w:w="1035"/>
        <w:gridCol w:w="1035"/>
        <w:gridCol w:w="1031"/>
      </w:tblGrid>
      <w:tr w:rsidR="00474C42" w:rsidRPr="003A0E08" w:rsidTr="00CC0732">
        <w:trPr>
          <w:trHeight w:hRule="exact" w:val="397"/>
          <w:tblHeader/>
          <w:jc w:val="center"/>
        </w:trPr>
        <w:tc>
          <w:tcPr>
            <w:tcW w:w="427" w:type="dxa"/>
            <w:vMerge w:val="restart"/>
            <w:vAlign w:val="center"/>
          </w:tcPr>
          <w:p w:rsidR="00474C42" w:rsidRPr="003A0E08" w:rsidRDefault="002C3AB5" w:rsidP="006B4F77">
            <w:pPr>
              <w:jc w:val="center"/>
              <w:rPr>
                <w:rFonts w:ascii="Times New Roman" w:eastAsiaTheme="minorEastAsia" w:hAnsi="Times New Roman"/>
                <w:szCs w:val="21"/>
                <w:u w:color="000000"/>
              </w:rPr>
            </w:pPr>
            <w:r w:rsidRPr="003A0E08">
              <w:rPr>
                <w:rFonts w:ascii="Times New Roman" w:eastAsiaTheme="minorEastAsia" w:hAnsi="Times New Roman"/>
                <w:szCs w:val="21"/>
              </w:rPr>
              <w:t>序号</w:t>
            </w:r>
          </w:p>
        </w:tc>
        <w:tc>
          <w:tcPr>
            <w:tcW w:w="1349" w:type="dxa"/>
            <w:vMerge w:val="restart"/>
            <w:vAlign w:val="center"/>
          </w:tcPr>
          <w:p w:rsidR="00474C42" w:rsidRPr="003A0E08" w:rsidRDefault="002C3AB5" w:rsidP="006B4F77">
            <w:pPr>
              <w:jc w:val="center"/>
              <w:rPr>
                <w:rFonts w:ascii="Times New Roman" w:eastAsiaTheme="minorEastAsia" w:hAnsi="Times New Roman"/>
                <w:szCs w:val="21"/>
                <w:u w:color="000000"/>
              </w:rPr>
            </w:pPr>
            <w:r w:rsidRPr="003A0E08">
              <w:rPr>
                <w:rFonts w:ascii="Times New Roman" w:eastAsiaTheme="minorEastAsia" w:hAnsi="Times New Roman"/>
                <w:szCs w:val="21"/>
              </w:rPr>
              <w:t>主要原辅材料名称</w:t>
            </w:r>
          </w:p>
        </w:tc>
        <w:tc>
          <w:tcPr>
            <w:tcW w:w="1324" w:type="dxa"/>
            <w:vMerge w:val="restart"/>
            <w:vAlign w:val="center"/>
          </w:tcPr>
          <w:p w:rsidR="00474C42" w:rsidRPr="003A0E08" w:rsidRDefault="002C3AB5" w:rsidP="006B4F77">
            <w:pPr>
              <w:jc w:val="center"/>
              <w:rPr>
                <w:rFonts w:ascii="Times New Roman" w:eastAsiaTheme="minorEastAsia" w:hAnsi="Times New Roman"/>
                <w:szCs w:val="21"/>
                <w:u w:color="000000"/>
              </w:rPr>
            </w:pPr>
            <w:r w:rsidRPr="003A0E08">
              <w:rPr>
                <w:rFonts w:ascii="Times New Roman" w:eastAsiaTheme="minorEastAsia" w:hAnsi="Times New Roman"/>
                <w:szCs w:val="21"/>
              </w:rPr>
              <w:t>重要组成、规格</w:t>
            </w:r>
          </w:p>
        </w:tc>
        <w:tc>
          <w:tcPr>
            <w:tcW w:w="3155" w:type="dxa"/>
            <w:gridSpan w:val="3"/>
            <w:vAlign w:val="center"/>
          </w:tcPr>
          <w:p w:rsidR="00474C42" w:rsidRPr="003A0E08" w:rsidRDefault="002C3AB5" w:rsidP="006B4F77">
            <w:pPr>
              <w:jc w:val="center"/>
              <w:rPr>
                <w:rFonts w:ascii="Times New Roman" w:eastAsiaTheme="minorEastAsia" w:hAnsi="Times New Roman"/>
                <w:szCs w:val="21"/>
                <w:u w:color="000000"/>
              </w:rPr>
            </w:pPr>
            <w:r w:rsidRPr="003A0E08">
              <w:rPr>
                <w:rFonts w:ascii="Times New Roman" w:eastAsiaTheme="minorEastAsia" w:hAnsi="Times New Roman"/>
                <w:szCs w:val="21"/>
              </w:rPr>
              <w:t>近三年年用量（</w:t>
            </w:r>
            <w:r w:rsidRPr="003A0E08">
              <w:rPr>
                <w:rFonts w:ascii="Times New Roman" w:eastAsiaTheme="minorEastAsia" w:hAnsi="Times New Roman"/>
                <w:szCs w:val="21"/>
              </w:rPr>
              <w:t>t</w:t>
            </w:r>
            <w:r w:rsidRPr="003A0E08">
              <w:rPr>
                <w:rFonts w:ascii="Times New Roman" w:eastAsiaTheme="minorEastAsia" w:hAnsi="Times New Roman"/>
                <w:szCs w:val="21"/>
              </w:rPr>
              <w:t>）</w:t>
            </w:r>
          </w:p>
        </w:tc>
        <w:tc>
          <w:tcPr>
            <w:tcW w:w="3101" w:type="dxa"/>
            <w:gridSpan w:val="3"/>
            <w:vAlign w:val="center"/>
          </w:tcPr>
          <w:p w:rsidR="00474C42" w:rsidRPr="003A0E08" w:rsidRDefault="002C3AB5" w:rsidP="006B4F77">
            <w:pPr>
              <w:jc w:val="center"/>
              <w:rPr>
                <w:rFonts w:ascii="Times New Roman" w:eastAsiaTheme="minorEastAsia" w:hAnsi="Times New Roman"/>
                <w:szCs w:val="21"/>
              </w:rPr>
            </w:pPr>
            <w:r w:rsidRPr="003A0E08">
              <w:rPr>
                <w:rFonts w:ascii="Times New Roman" w:eastAsiaTheme="minorEastAsia" w:hAnsi="Times New Roman"/>
                <w:szCs w:val="21"/>
              </w:rPr>
              <w:t>单耗（</w:t>
            </w:r>
            <w:r w:rsidRPr="003A0E08">
              <w:rPr>
                <w:rFonts w:ascii="Times New Roman" w:eastAsiaTheme="minorEastAsia" w:hAnsi="Times New Roman"/>
                <w:szCs w:val="21"/>
              </w:rPr>
              <w:t>t/t</w:t>
            </w:r>
            <w:r w:rsidRPr="003A0E08">
              <w:rPr>
                <w:rFonts w:ascii="Times New Roman" w:eastAsiaTheme="minorEastAsia" w:hAnsi="Times New Roman"/>
                <w:szCs w:val="21"/>
              </w:rPr>
              <w:t>）</w:t>
            </w:r>
          </w:p>
        </w:tc>
      </w:tr>
      <w:tr w:rsidR="003A0E08" w:rsidRPr="003A0E08" w:rsidTr="00CC0732">
        <w:trPr>
          <w:trHeight w:hRule="exact" w:val="397"/>
          <w:tblHeader/>
          <w:jc w:val="center"/>
        </w:trPr>
        <w:tc>
          <w:tcPr>
            <w:tcW w:w="427" w:type="dxa"/>
            <w:vMerge/>
            <w:vAlign w:val="center"/>
          </w:tcPr>
          <w:p w:rsidR="003A0E08" w:rsidRPr="003A0E08" w:rsidRDefault="003A0E08" w:rsidP="006B4F77">
            <w:pPr>
              <w:jc w:val="left"/>
              <w:rPr>
                <w:rFonts w:ascii="Times New Roman" w:eastAsiaTheme="minorEastAsia" w:hAnsi="Times New Roman"/>
                <w:szCs w:val="21"/>
                <w:u w:color="000000"/>
              </w:rPr>
            </w:pPr>
          </w:p>
        </w:tc>
        <w:tc>
          <w:tcPr>
            <w:tcW w:w="1349" w:type="dxa"/>
            <w:vMerge/>
            <w:vAlign w:val="center"/>
          </w:tcPr>
          <w:p w:rsidR="003A0E08" w:rsidRPr="003A0E08" w:rsidRDefault="003A0E08" w:rsidP="006B4F77">
            <w:pPr>
              <w:jc w:val="left"/>
              <w:rPr>
                <w:rFonts w:ascii="Times New Roman" w:eastAsiaTheme="minorEastAsia" w:hAnsi="Times New Roman"/>
                <w:szCs w:val="21"/>
                <w:u w:color="000000"/>
              </w:rPr>
            </w:pPr>
          </w:p>
        </w:tc>
        <w:tc>
          <w:tcPr>
            <w:tcW w:w="1324" w:type="dxa"/>
            <w:vMerge/>
            <w:vAlign w:val="center"/>
          </w:tcPr>
          <w:p w:rsidR="003A0E08" w:rsidRPr="003A0E08" w:rsidRDefault="003A0E08" w:rsidP="006B4F77">
            <w:pPr>
              <w:jc w:val="left"/>
              <w:rPr>
                <w:rFonts w:ascii="Times New Roman" w:eastAsiaTheme="minorEastAsia" w:hAnsi="Times New Roman"/>
                <w:szCs w:val="21"/>
                <w:u w:color="000000"/>
              </w:rPr>
            </w:pPr>
          </w:p>
        </w:tc>
        <w:tc>
          <w:tcPr>
            <w:tcW w:w="1128" w:type="dxa"/>
            <w:vAlign w:val="center"/>
          </w:tcPr>
          <w:p w:rsidR="003A0E08" w:rsidRPr="003A0E08" w:rsidRDefault="003A0E08" w:rsidP="006B4F77">
            <w:pPr>
              <w:jc w:val="center"/>
              <w:rPr>
                <w:rFonts w:ascii="Times New Roman" w:eastAsiaTheme="minorEastAsia" w:hAnsi="Times New Roman"/>
                <w:szCs w:val="21"/>
              </w:rPr>
            </w:pPr>
            <w:r w:rsidRPr="003A0E08">
              <w:rPr>
                <w:rFonts w:ascii="Times New Roman" w:eastAsiaTheme="minorEastAsia" w:hAnsi="Times New Roman"/>
                <w:szCs w:val="21"/>
              </w:rPr>
              <w:t>2014</w:t>
            </w:r>
          </w:p>
        </w:tc>
        <w:tc>
          <w:tcPr>
            <w:tcW w:w="1128" w:type="dxa"/>
            <w:vAlign w:val="center"/>
          </w:tcPr>
          <w:p w:rsidR="003A0E08" w:rsidRPr="003A0E08" w:rsidRDefault="003A0E08" w:rsidP="006B4F77">
            <w:pPr>
              <w:jc w:val="center"/>
              <w:rPr>
                <w:rFonts w:ascii="Times New Roman" w:eastAsiaTheme="minorEastAsia" w:hAnsi="Times New Roman"/>
                <w:szCs w:val="21"/>
              </w:rPr>
            </w:pPr>
            <w:r w:rsidRPr="003A0E08">
              <w:rPr>
                <w:rFonts w:ascii="Times New Roman" w:eastAsiaTheme="minorEastAsia" w:hAnsi="Times New Roman"/>
                <w:szCs w:val="21"/>
              </w:rPr>
              <w:t>2015</w:t>
            </w:r>
          </w:p>
        </w:tc>
        <w:tc>
          <w:tcPr>
            <w:tcW w:w="899" w:type="dxa"/>
            <w:vAlign w:val="center"/>
          </w:tcPr>
          <w:p w:rsidR="003A0E08" w:rsidRPr="003A0E08" w:rsidRDefault="003A0E08" w:rsidP="006B4F77">
            <w:pPr>
              <w:jc w:val="center"/>
              <w:rPr>
                <w:rFonts w:ascii="Times New Roman" w:eastAsiaTheme="minorEastAsia" w:hAnsi="Times New Roman"/>
                <w:szCs w:val="21"/>
              </w:rPr>
            </w:pPr>
            <w:r w:rsidRPr="003A0E08">
              <w:rPr>
                <w:rFonts w:ascii="Times New Roman" w:eastAsiaTheme="minorEastAsia" w:hAnsi="Times New Roman"/>
                <w:szCs w:val="21"/>
              </w:rPr>
              <w:t>2016</w:t>
            </w:r>
          </w:p>
        </w:tc>
        <w:tc>
          <w:tcPr>
            <w:tcW w:w="1035" w:type="dxa"/>
            <w:vAlign w:val="center"/>
          </w:tcPr>
          <w:p w:rsidR="003A0E08" w:rsidRPr="003A0E08" w:rsidRDefault="003A0E08" w:rsidP="006B4F77">
            <w:pPr>
              <w:jc w:val="center"/>
              <w:rPr>
                <w:rFonts w:ascii="Times New Roman" w:eastAsiaTheme="minorEastAsia" w:hAnsi="Times New Roman"/>
                <w:szCs w:val="21"/>
              </w:rPr>
            </w:pPr>
            <w:r w:rsidRPr="003A0E08">
              <w:rPr>
                <w:rFonts w:ascii="Times New Roman" w:eastAsiaTheme="minorEastAsia" w:hAnsi="Times New Roman"/>
                <w:szCs w:val="21"/>
              </w:rPr>
              <w:t>2014</w:t>
            </w:r>
          </w:p>
        </w:tc>
        <w:tc>
          <w:tcPr>
            <w:tcW w:w="1035" w:type="dxa"/>
            <w:vAlign w:val="center"/>
          </w:tcPr>
          <w:p w:rsidR="003A0E08" w:rsidRPr="003A0E08" w:rsidRDefault="003A0E08" w:rsidP="006B4F77">
            <w:pPr>
              <w:jc w:val="center"/>
              <w:rPr>
                <w:rFonts w:ascii="Times New Roman" w:eastAsiaTheme="minorEastAsia" w:hAnsi="Times New Roman"/>
                <w:szCs w:val="21"/>
              </w:rPr>
            </w:pPr>
            <w:r w:rsidRPr="003A0E08">
              <w:rPr>
                <w:rFonts w:ascii="Times New Roman" w:eastAsiaTheme="minorEastAsia" w:hAnsi="Times New Roman"/>
                <w:szCs w:val="21"/>
              </w:rPr>
              <w:t>2015</w:t>
            </w:r>
          </w:p>
        </w:tc>
        <w:tc>
          <w:tcPr>
            <w:tcW w:w="1031" w:type="dxa"/>
            <w:vAlign w:val="center"/>
          </w:tcPr>
          <w:p w:rsidR="003A0E08" w:rsidRPr="003A0E08" w:rsidRDefault="003A0E08" w:rsidP="006B4F77">
            <w:pPr>
              <w:jc w:val="center"/>
              <w:rPr>
                <w:rFonts w:ascii="Times New Roman" w:eastAsiaTheme="minorEastAsia" w:hAnsi="Times New Roman"/>
                <w:szCs w:val="21"/>
              </w:rPr>
            </w:pPr>
            <w:r w:rsidRPr="003A0E08">
              <w:rPr>
                <w:rFonts w:ascii="Times New Roman" w:eastAsiaTheme="minorEastAsia" w:hAnsi="Times New Roman"/>
                <w:szCs w:val="21"/>
              </w:rPr>
              <w:t>2016</w:t>
            </w:r>
          </w:p>
        </w:tc>
      </w:tr>
      <w:tr w:rsidR="00E03A7E" w:rsidRPr="003A0E08" w:rsidTr="00CC0732">
        <w:trPr>
          <w:trHeight w:hRule="exact" w:val="397"/>
          <w:tblHeader/>
          <w:jc w:val="center"/>
        </w:trPr>
        <w:tc>
          <w:tcPr>
            <w:tcW w:w="427" w:type="dxa"/>
            <w:vAlign w:val="center"/>
          </w:tcPr>
          <w:p w:rsidR="00E03A7E" w:rsidRPr="003A0E08" w:rsidRDefault="00E03A7E" w:rsidP="006B4F77">
            <w:pPr>
              <w:jc w:val="center"/>
              <w:rPr>
                <w:rFonts w:ascii="Times New Roman" w:eastAsiaTheme="minorEastAsia" w:hAnsi="Times New Roman"/>
                <w:szCs w:val="21"/>
                <w:u w:color="000000"/>
              </w:rPr>
            </w:pPr>
            <w:r w:rsidRPr="003A0E08">
              <w:rPr>
                <w:rFonts w:ascii="Times New Roman" w:eastAsiaTheme="minorEastAsia" w:hAnsi="Times New Roman"/>
                <w:szCs w:val="21"/>
              </w:rPr>
              <w:t>1</w:t>
            </w:r>
          </w:p>
        </w:tc>
        <w:tc>
          <w:tcPr>
            <w:tcW w:w="1349" w:type="dxa"/>
            <w:vAlign w:val="center"/>
          </w:tcPr>
          <w:p w:rsidR="00E03A7E" w:rsidRPr="003A0E08" w:rsidRDefault="00E03A7E" w:rsidP="006B4F77">
            <w:pPr>
              <w:jc w:val="center"/>
              <w:rPr>
                <w:rFonts w:ascii="Times New Roman" w:eastAsiaTheme="minorEastAsia" w:hAnsi="Times New Roman"/>
                <w:kern w:val="0"/>
                <w:szCs w:val="21"/>
              </w:rPr>
            </w:pPr>
            <w:r w:rsidRPr="003A0E08">
              <w:rPr>
                <w:rFonts w:ascii="Times New Roman" w:eastAsiaTheme="minorEastAsia" w:hAnsi="Times New Roman"/>
                <w:kern w:val="0"/>
                <w:szCs w:val="21"/>
              </w:rPr>
              <w:t>甲醛</w:t>
            </w:r>
          </w:p>
        </w:tc>
        <w:tc>
          <w:tcPr>
            <w:tcW w:w="1324" w:type="dxa"/>
            <w:vAlign w:val="center"/>
          </w:tcPr>
          <w:p w:rsidR="00E03A7E" w:rsidRPr="003A0E08" w:rsidRDefault="00E03A7E" w:rsidP="006B4F77">
            <w:pPr>
              <w:jc w:val="center"/>
              <w:rPr>
                <w:rFonts w:ascii="Times New Roman" w:eastAsiaTheme="minorEastAsia" w:hAnsi="Times New Roman"/>
                <w:szCs w:val="21"/>
                <w:u w:color="000000"/>
              </w:rPr>
            </w:pPr>
            <w:r>
              <w:rPr>
                <w:rFonts w:ascii="Times New Roman" w:eastAsiaTheme="minorEastAsia" w:hAnsi="Times New Roman" w:hint="eastAsia"/>
                <w:szCs w:val="21"/>
                <w:u w:color="000000"/>
              </w:rPr>
              <w:t>37%CHOH</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613</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622</w:t>
            </w:r>
          </w:p>
        </w:tc>
        <w:tc>
          <w:tcPr>
            <w:tcW w:w="899"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658</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0.472</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0.444</w:t>
            </w:r>
          </w:p>
        </w:tc>
        <w:tc>
          <w:tcPr>
            <w:tcW w:w="1031"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0.439</w:t>
            </w:r>
          </w:p>
        </w:tc>
      </w:tr>
      <w:tr w:rsidR="00E03A7E" w:rsidRPr="003A0E08" w:rsidTr="00CC0732">
        <w:trPr>
          <w:trHeight w:hRule="exact" w:val="397"/>
          <w:tblHeader/>
          <w:jc w:val="center"/>
        </w:trPr>
        <w:tc>
          <w:tcPr>
            <w:tcW w:w="427" w:type="dxa"/>
            <w:vAlign w:val="center"/>
          </w:tcPr>
          <w:p w:rsidR="00E03A7E" w:rsidRPr="003A0E08" w:rsidRDefault="00E03A7E" w:rsidP="006B4F77">
            <w:pPr>
              <w:jc w:val="center"/>
              <w:rPr>
                <w:rFonts w:ascii="Times New Roman" w:eastAsiaTheme="minorEastAsia" w:hAnsi="Times New Roman"/>
                <w:szCs w:val="21"/>
                <w:u w:color="000000"/>
              </w:rPr>
            </w:pPr>
            <w:r w:rsidRPr="003A0E08">
              <w:rPr>
                <w:rFonts w:ascii="Times New Roman" w:eastAsiaTheme="minorEastAsia" w:hAnsi="Times New Roman"/>
                <w:szCs w:val="21"/>
              </w:rPr>
              <w:t>2</w:t>
            </w:r>
          </w:p>
        </w:tc>
        <w:tc>
          <w:tcPr>
            <w:tcW w:w="1349" w:type="dxa"/>
            <w:vAlign w:val="center"/>
          </w:tcPr>
          <w:p w:rsidR="00E03A7E" w:rsidRPr="003A0E08" w:rsidRDefault="00E03A7E" w:rsidP="006B4F77">
            <w:pPr>
              <w:jc w:val="center"/>
              <w:rPr>
                <w:rFonts w:ascii="Times New Roman" w:eastAsiaTheme="minorEastAsia" w:hAnsi="Times New Roman"/>
                <w:kern w:val="0"/>
                <w:szCs w:val="21"/>
              </w:rPr>
            </w:pPr>
            <w:r w:rsidRPr="003A0E08">
              <w:rPr>
                <w:rFonts w:ascii="Times New Roman" w:eastAsiaTheme="minorEastAsia" w:hAnsi="Times New Roman"/>
                <w:kern w:val="0"/>
                <w:szCs w:val="21"/>
              </w:rPr>
              <w:t>三聚氰胺</w:t>
            </w:r>
          </w:p>
        </w:tc>
        <w:tc>
          <w:tcPr>
            <w:tcW w:w="1324" w:type="dxa"/>
            <w:vAlign w:val="center"/>
          </w:tcPr>
          <w:p w:rsidR="00E03A7E" w:rsidRPr="003A0E08" w:rsidRDefault="00E03A7E" w:rsidP="006B4F77">
            <w:pPr>
              <w:jc w:val="center"/>
              <w:rPr>
                <w:rFonts w:ascii="Times New Roman" w:eastAsiaTheme="minorEastAsia" w:hAnsi="Times New Roman"/>
                <w:szCs w:val="21"/>
                <w:u w:color="000000"/>
              </w:rPr>
            </w:pPr>
            <w:r w:rsidRPr="00DF076D">
              <w:rPr>
                <w:rFonts w:ascii="Times New Roman" w:eastAsiaTheme="minorEastAsia" w:hAnsi="Times New Roman" w:hint="eastAsia"/>
                <w:szCs w:val="21"/>
                <w:u w:color="000000"/>
              </w:rPr>
              <w:t>＞</w:t>
            </w:r>
            <w:r>
              <w:rPr>
                <w:rFonts w:ascii="Times New Roman" w:eastAsiaTheme="minorEastAsia" w:hAnsi="Times New Roman" w:hint="eastAsia"/>
                <w:szCs w:val="21"/>
                <w:u w:color="000000"/>
              </w:rPr>
              <w:t>99%</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312</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319</w:t>
            </w:r>
          </w:p>
        </w:tc>
        <w:tc>
          <w:tcPr>
            <w:tcW w:w="899"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332</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0.240</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0.228</w:t>
            </w:r>
          </w:p>
        </w:tc>
        <w:tc>
          <w:tcPr>
            <w:tcW w:w="1031"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0.221</w:t>
            </w:r>
          </w:p>
        </w:tc>
      </w:tr>
      <w:tr w:rsidR="00E03A7E" w:rsidRPr="003A0E08" w:rsidTr="00CC0732">
        <w:trPr>
          <w:trHeight w:hRule="exact" w:val="397"/>
          <w:tblHeader/>
          <w:jc w:val="center"/>
        </w:trPr>
        <w:tc>
          <w:tcPr>
            <w:tcW w:w="427" w:type="dxa"/>
            <w:vAlign w:val="center"/>
          </w:tcPr>
          <w:p w:rsidR="00E03A7E" w:rsidRPr="003A0E08" w:rsidRDefault="00E03A7E" w:rsidP="006B4F77">
            <w:pPr>
              <w:jc w:val="center"/>
              <w:rPr>
                <w:rFonts w:ascii="Times New Roman" w:eastAsiaTheme="minorEastAsia" w:hAnsi="Times New Roman"/>
                <w:szCs w:val="21"/>
                <w:u w:color="000000"/>
              </w:rPr>
            </w:pPr>
            <w:r w:rsidRPr="003A0E08">
              <w:rPr>
                <w:rFonts w:ascii="Times New Roman" w:eastAsiaTheme="minorEastAsia" w:hAnsi="Times New Roman"/>
                <w:szCs w:val="21"/>
              </w:rPr>
              <w:t>3</w:t>
            </w:r>
          </w:p>
        </w:tc>
        <w:tc>
          <w:tcPr>
            <w:tcW w:w="1349" w:type="dxa"/>
            <w:vAlign w:val="center"/>
          </w:tcPr>
          <w:p w:rsidR="00E03A7E" w:rsidRPr="003A0E08" w:rsidRDefault="00E03A7E" w:rsidP="006B4F77">
            <w:pPr>
              <w:jc w:val="center"/>
              <w:rPr>
                <w:rFonts w:ascii="Times New Roman" w:eastAsiaTheme="minorEastAsia" w:hAnsi="Times New Roman"/>
                <w:kern w:val="0"/>
                <w:szCs w:val="21"/>
              </w:rPr>
            </w:pPr>
            <w:r w:rsidRPr="003A0E08">
              <w:rPr>
                <w:rFonts w:ascii="Times New Roman" w:eastAsiaTheme="minorEastAsia" w:hAnsi="Times New Roman"/>
                <w:kern w:val="0"/>
                <w:szCs w:val="21"/>
              </w:rPr>
              <w:t>硫酸</w:t>
            </w:r>
          </w:p>
        </w:tc>
        <w:tc>
          <w:tcPr>
            <w:tcW w:w="1324" w:type="dxa"/>
            <w:vAlign w:val="center"/>
          </w:tcPr>
          <w:p w:rsidR="00E03A7E" w:rsidRPr="003A0E08" w:rsidRDefault="00E03A7E" w:rsidP="006B4F77">
            <w:pPr>
              <w:jc w:val="center"/>
              <w:rPr>
                <w:rFonts w:ascii="Times New Roman" w:eastAsiaTheme="minorEastAsia" w:hAnsi="Times New Roman"/>
                <w:szCs w:val="21"/>
                <w:u w:color="000000"/>
              </w:rPr>
            </w:pPr>
            <w:r>
              <w:rPr>
                <w:rFonts w:ascii="Times New Roman" w:eastAsiaTheme="minorEastAsia" w:hAnsi="Times New Roman" w:hint="eastAsia"/>
                <w:szCs w:val="21"/>
                <w:u w:color="000000"/>
              </w:rPr>
              <w:t>30%</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19</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18</w:t>
            </w:r>
          </w:p>
        </w:tc>
        <w:tc>
          <w:tcPr>
            <w:tcW w:w="899"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18</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0.015</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0.013</w:t>
            </w:r>
          </w:p>
        </w:tc>
        <w:tc>
          <w:tcPr>
            <w:tcW w:w="1031"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0.012</w:t>
            </w:r>
          </w:p>
        </w:tc>
      </w:tr>
      <w:tr w:rsidR="00E03A7E" w:rsidRPr="003A0E08" w:rsidTr="00CC0732">
        <w:trPr>
          <w:trHeight w:hRule="exact" w:val="711"/>
          <w:tblHeader/>
          <w:jc w:val="center"/>
        </w:trPr>
        <w:tc>
          <w:tcPr>
            <w:tcW w:w="427" w:type="dxa"/>
            <w:vAlign w:val="center"/>
          </w:tcPr>
          <w:p w:rsidR="00E03A7E" w:rsidRPr="003A0E08" w:rsidRDefault="00E03A7E" w:rsidP="006B4F77">
            <w:pPr>
              <w:jc w:val="center"/>
              <w:rPr>
                <w:rFonts w:ascii="Times New Roman" w:eastAsiaTheme="minorEastAsia" w:hAnsi="Times New Roman"/>
                <w:szCs w:val="21"/>
              </w:rPr>
            </w:pPr>
            <w:r>
              <w:rPr>
                <w:rFonts w:ascii="Times New Roman" w:eastAsiaTheme="minorEastAsia" w:hAnsi="Times New Roman" w:hint="eastAsia"/>
                <w:szCs w:val="21"/>
              </w:rPr>
              <w:t>4</w:t>
            </w:r>
          </w:p>
        </w:tc>
        <w:tc>
          <w:tcPr>
            <w:tcW w:w="1349" w:type="dxa"/>
            <w:vAlign w:val="center"/>
          </w:tcPr>
          <w:p w:rsidR="00E03A7E" w:rsidRPr="00CC0732" w:rsidRDefault="00E03A7E" w:rsidP="006B4F77">
            <w:pPr>
              <w:jc w:val="center"/>
              <w:rPr>
                <w:rFonts w:ascii="Times New Roman" w:eastAsiaTheme="minorEastAsia" w:hAnsi="Times New Roman"/>
                <w:szCs w:val="21"/>
              </w:rPr>
            </w:pPr>
            <w:r w:rsidRPr="00CC0732">
              <w:rPr>
                <w:rFonts w:ascii="Times New Roman" w:eastAsiaTheme="minorEastAsia" w:hAnsi="Times New Roman"/>
                <w:szCs w:val="21"/>
              </w:rPr>
              <w:t>焦亚硫酸钠</w:t>
            </w:r>
          </w:p>
        </w:tc>
        <w:tc>
          <w:tcPr>
            <w:tcW w:w="1324" w:type="dxa"/>
            <w:vAlign w:val="center"/>
          </w:tcPr>
          <w:p w:rsidR="00E03A7E" w:rsidRPr="003A0E08" w:rsidRDefault="00E03A7E" w:rsidP="006B4F77">
            <w:pPr>
              <w:jc w:val="center"/>
              <w:rPr>
                <w:rFonts w:ascii="Times New Roman" w:eastAsiaTheme="minorEastAsia" w:hAnsi="Times New Roman"/>
                <w:szCs w:val="21"/>
              </w:rPr>
            </w:pPr>
            <w:r w:rsidRPr="00DF076D">
              <w:rPr>
                <w:rFonts w:ascii="Times New Roman" w:eastAsiaTheme="minorEastAsia" w:hAnsi="Times New Roman" w:hint="eastAsia"/>
                <w:szCs w:val="21"/>
              </w:rPr>
              <w:t>＞</w:t>
            </w:r>
            <w:r>
              <w:rPr>
                <w:rFonts w:ascii="Times New Roman" w:eastAsiaTheme="minorEastAsia" w:hAnsi="Times New Roman" w:hint="eastAsia"/>
                <w:szCs w:val="21"/>
              </w:rPr>
              <w:t>99%</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196</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200</w:t>
            </w:r>
          </w:p>
        </w:tc>
        <w:tc>
          <w:tcPr>
            <w:tcW w:w="899"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210</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0.151</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0.143</w:t>
            </w:r>
          </w:p>
        </w:tc>
        <w:tc>
          <w:tcPr>
            <w:tcW w:w="1031"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0.140</w:t>
            </w:r>
          </w:p>
        </w:tc>
      </w:tr>
      <w:tr w:rsidR="00E03A7E" w:rsidRPr="003A0E08" w:rsidTr="00CC0732">
        <w:trPr>
          <w:trHeight w:hRule="exact" w:val="1003"/>
          <w:tblHeader/>
          <w:jc w:val="center"/>
        </w:trPr>
        <w:tc>
          <w:tcPr>
            <w:tcW w:w="427" w:type="dxa"/>
            <w:vAlign w:val="center"/>
          </w:tcPr>
          <w:p w:rsidR="00E03A7E" w:rsidRPr="003A0E08" w:rsidRDefault="00E03A7E" w:rsidP="006B4F77">
            <w:pPr>
              <w:jc w:val="center"/>
              <w:rPr>
                <w:rFonts w:ascii="Times New Roman" w:eastAsiaTheme="minorEastAsia" w:hAnsi="Times New Roman"/>
                <w:szCs w:val="21"/>
              </w:rPr>
            </w:pPr>
            <w:r>
              <w:rPr>
                <w:rFonts w:ascii="Times New Roman" w:eastAsiaTheme="minorEastAsia" w:hAnsi="Times New Roman" w:hint="eastAsia"/>
                <w:szCs w:val="21"/>
              </w:rPr>
              <w:t>5</w:t>
            </w:r>
          </w:p>
        </w:tc>
        <w:tc>
          <w:tcPr>
            <w:tcW w:w="1349" w:type="dxa"/>
            <w:vAlign w:val="center"/>
          </w:tcPr>
          <w:p w:rsidR="00E03A7E" w:rsidRPr="00CC0732" w:rsidRDefault="00E03A7E" w:rsidP="006B4F77">
            <w:pPr>
              <w:jc w:val="center"/>
              <w:rPr>
                <w:rFonts w:ascii="Times New Roman" w:eastAsiaTheme="minorEastAsia" w:hAnsi="Times New Roman"/>
                <w:szCs w:val="21"/>
              </w:rPr>
            </w:pPr>
            <w:r w:rsidRPr="00CC0732">
              <w:rPr>
                <w:rFonts w:ascii="Times New Roman" w:eastAsiaTheme="minorEastAsia" w:hAnsi="Times New Roman"/>
                <w:szCs w:val="21"/>
              </w:rPr>
              <w:t>液碱</w:t>
            </w:r>
          </w:p>
        </w:tc>
        <w:tc>
          <w:tcPr>
            <w:tcW w:w="1324" w:type="dxa"/>
            <w:vAlign w:val="center"/>
          </w:tcPr>
          <w:p w:rsidR="00E03A7E" w:rsidRPr="003A0E08" w:rsidRDefault="00E03A7E" w:rsidP="006B4F77">
            <w:pPr>
              <w:jc w:val="center"/>
              <w:rPr>
                <w:rFonts w:ascii="Times New Roman" w:eastAsiaTheme="minorEastAsia" w:hAnsi="Times New Roman"/>
                <w:szCs w:val="21"/>
              </w:rPr>
            </w:pPr>
            <w:r w:rsidRPr="00CC0732">
              <w:rPr>
                <w:rFonts w:ascii="Times New Roman" w:eastAsiaTheme="minorEastAsia" w:hAnsi="Times New Roman"/>
                <w:szCs w:val="21"/>
              </w:rPr>
              <w:t>30</w:t>
            </w:r>
            <w:r w:rsidRPr="00CC0732">
              <w:rPr>
                <w:rFonts w:ascii="Times New Roman" w:eastAsiaTheme="minorEastAsia" w:hAnsi="Times New Roman"/>
                <w:szCs w:val="21"/>
              </w:rPr>
              <w:t>～</w:t>
            </w:r>
            <w:r w:rsidRPr="00CC0732">
              <w:rPr>
                <w:rFonts w:ascii="Times New Roman" w:eastAsiaTheme="minorEastAsia" w:hAnsi="Times New Roman"/>
                <w:szCs w:val="21"/>
              </w:rPr>
              <w:t>32</w:t>
            </w:r>
            <w:r w:rsidRPr="00CC0732">
              <w:rPr>
                <w:rFonts w:ascii="Times New Roman" w:eastAsiaTheme="minorEastAsia" w:hAnsi="Times New Roman"/>
                <w:szCs w:val="21"/>
              </w:rPr>
              <w:t>％的氢氧化钠水溶液</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195</w:t>
            </w:r>
          </w:p>
        </w:tc>
        <w:tc>
          <w:tcPr>
            <w:tcW w:w="1128"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202</w:t>
            </w:r>
          </w:p>
        </w:tc>
        <w:tc>
          <w:tcPr>
            <w:tcW w:w="899" w:type="dxa"/>
            <w:vAlign w:val="center"/>
          </w:tcPr>
          <w:p w:rsidR="00E03A7E" w:rsidRDefault="00E03A7E">
            <w:pPr>
              <w:jc w:val="center"/>
              <w:rPr>
                <w:rFonts w:ascii="Times New Roman" w:hAnsi="Times New Roman"/>
                <w:color w:val="000000"/>
                <w:szCs w:val="21"/>
              </w:rPr>
            </w:pPr>
            <w:r>
              <w:rPr>
                <w:rFonts w:ascii="Times New Roman" w:hAnsi="Times New Roman"/>
                <w:color w:val="000000"/>
                <w:szCs w:val="21"/>
              </w:rPr>
              <w:t>211</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0.150</w:t>
            </w:r>
          </w:p>
        </w:tc>
        <w:tc>
          <w:tcPr>
            <w:tcW w:w="1035"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0.144</w:t>
            </w:r>
          </w:p>
        </w:tc>
        <w:tc>
          <w:tcPr>
            <w:tcW w:w="1031" w:type="dxa"/>
            <w:vAlign w:val="center"/>
          </w:tcPr>
          <w:p w:rsidR="00E03A7E" w:rsidRPr="00E03A7E" w:rsidRDefault="00E03A7E" w:rsidP="00E03A7E">
            <w:pPr>
              <w:jc w:val="center"/>
              <w:rPr>
                <w:rFonts w:ascii="Times New Roman" w:eastAsiaTheme="minorEastAsia" w:hAnsi="Times New Roman"/>
                <w:color w:val="000000"/>
                <w:szCs w:val="21"/>
              </w:rPr>
            </w:pPr>
            <w:r w:rsidRPr="00E03A7E">
              <w:rPr>
                <w:rFonts w:ascii="Times New Roman" w:eastAsiaTheme="minorEastAsia" w:hAnsi="Times New Roman"/>
                <w:color w:val="000000"/>
                <w:szCs w:val="21"/>
              </w:rPr>
              <w:t>0.141</w:t>
            </w:r>
          </w:p>
        </w:tc>
      </w:tr>
    </w:tbl>
    <w:p w:rsidR="00474C42" w:rsidRPr="000B60BF" w:rsidRDefault="002C3AB5">
      <w:pPr>
        <w:snapToGrid w:val="0"/>
        <w:spacing w:line="400" w:lineRule="exact"/>
        <w:jc w:val="center"/>
        <w:rPr>
          <w:rFonts w:ascii="Times New Roman" w:hAnsi="Times New Roman"/>
          <w:b/>
          <w:sz w:val="24"/>
        </w:rPr>
      </w:pPr>
      <w:r w:rsidRPr="000B60BF">
        <w:rPr>
          <w:rFonts w:ascii="Times New Roman" w:hAnsi="Times New Roman"/>
          <w:b/>
          <w:sz w:val="24"/>
        </w:rPr>
        <w:t>表</w:t>
      </w:r>
      <w:r w:rsidRPr="000B60BF">
        <w:rPr>
          <w:rFonts w:ascii="Times New Roman" w:hAnsi="Times New Roman"/>
          <w:b/>
          <w:sz w:val="24"/>
        </w:rPr>
        <w:t>3.2</w:t>
      </w:r>
      <w:r w:rsidR="00773735">
        <w:rPr>
          <w:rFonts w:ascii="Times New Roman" w:hAnsi="Times New Roman" w:hint="eastAsia"/>
          <w:b/>
          <w:sz w:val="24"/>
        </w:rPr>
        <w:t>.4</w:t>
      </w:r>
      <w:r w:rsidRPr="000B60BF">
        <w:rPr>
          <w:rFonts w:ascii="Times New Roman" w:hAnsi="Times New Roman"/>
          <w:b/>
          <w:sz w:val="24"/>
        </w:rPr>
        <w:t>-</w:t>
      </w:r>
      <w:r w:rsidR="00773735">
        <w:rPr>
          <w:rFonts w:ascii="Times New Roman" w:hAnsi="Times New Roman" w:hint="eastAsia"/>
          <w:b/>
          <w:sz w:val="24"/>
        </w:rPr>
        <w:t>2</w:t>
      </w:r>
      <w:r w:rsidRPr="000B60BF">
        <w:rPr>
          <w:rFonts w:ascii="Times New Roman" w:hAnsi="Times New Roman"/>
          <w:b/>
          <w:sz w:val="24"/>
        </w:rPr>
        <w:t xml:space="preserve">  </w:t>
      </w:r>
      <w:r w:rsidRPr="000B60BF">
        <w:rPr>
          <w:rFonts w:ascii="Times New Roman" w:hAnsi="Times New Roman"/>
          <w:b/>
          <w:sz w:val="24"/>
        </w:rPr>
        <w:t>原辅材料理化性质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149"/>
        <w:gridCol w:w="1475"/>
        <w:gridCol w:w="2280"/>
        <w:gridCol w:w="2006"/>
        <w:gridCol w:w="2446"/>
      </w:tblGrid>
      <w:tr w:rsidR="00474C42" w:rsidRPr="00777A2F">
        <w:trPr>
          <w:trHeight w:val="153"/>
          <w:jc w:val="center"/>
        </w:trPr>
        <w:tc>
          <w:tcPr>
            <w:tcW w:w="1149" w:type="dxa"/>
            <w:vAlign w:val="center"/>
          </w:tcPr>
          <w:p w:rsidR="00474C42" w:rsidRPr="00777A2F" w:rsidRDefault="002C3AB5">
            <w:pPr>
              <w:adjustRightInd w:val="0"/>
              <w:snapToGrid w:val="0"/>
              <w:jc w:val="center"/>
              <w:rPr>
                <w:rFonts w:ascii="Times New Roman" w:eastAsiaTheme="minorEastAsia" w:hAnsi="Times New Roman"/>
                <w:szCs w:val="21"/>
              </w:rPr>
            </w:pPr>
            <w:r w:rsidRPr="00777A2F">
              <w:rPr>
                <w:rFonts w:ascii="Times New Roman" w:eastAsiaTheme="minorEastAsia" w:hAnsi="Times New Roman"/>
                <w:szCs w:val="21"/>
              </w:rPr>
              <w:t>有毒物质名称</w:t>
            </w:r>
          </w:p>
        </w:tc>
        <w:tc>
          <w:tcPr>
            <w:tcW w:w="1475" w:type="dxa"/>
            <w:vAlign w:val="center"/>
          </w:tcPr>
          <w:p w:rsidR="00474C42" w:rsidRPr="00777A2F" w:rsidRDefault="002C3AB5">
            <w:pPr>
              <w:adjustRightInd w:val="0"/>
              <w:snapToGrid w:val="0"/>
              <w:jc w:val="center"/>
              <w:rPr>
                <w:rFonts w:ascii="Times New Roman" w:eastAsiaTheme="minorEastAsia" w:hAnsi="Times New Roman"/>
                <w:szCs w:val="21"/>
              </w:rPr>
            </w:pPr>
            <w:r w:rsidRPr="00777A2F">
              <w:rPr>
                <w:rFonts w:ascii="Times New Roman" w:eastAsiaTheme="minorEastAsia" w:hAnsi="Times New Roman"/>
                <w:szCs w:val="21"/>
              </w:rPr>
              <w:t>分子式</w:t>
            </w:r>
          </w:p>
          <w:p w:rsidR="00474C42" w:rsidRPr="00777A2F" w:rsidRDefault="002C3AB5">
            <w:pPr>
              <w:adjustRightInd w:val="0"/>
              <w:snapToGrid w:val="0"/>
              <w:jc w:val="center"/>
              <w:rPr>
                <w:rFonts w:ascii="Times New Roman" w:eastAsiaTheme="minorEastAsia" w:hAnsi="Times New Roman"/>
                <w:szCs w:val="21"/>
              </w:rPr>
            </w:pPr>
            <w:r w:rsidRPr="00777A2F">
              <w:rPr>
                <w:rFonts w:ascii="Times New Roman" w:eastAsiaTheme="minorEastAsia" w:hAnsi="Times New Roman"/>
                <w:szCs w:val="21"/>
              </w:rPr>
              <w:t>或成分</w:t>
            </w:r>
          </w:p>
        </w:tc>
        <w:tc>
          <w:tcPr>
            <w:tcW w:w="2280" w:type="dxa"/>
            <w:vAlign w:val="center"/>
          </w:tcPr>
          <w:p w:rsidR="00474C42" w:rsidRPr="00777A2F" w:rsidRDefault="002C3AB5"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szCs w:val="21"/>
              </w:rPr>
              <w:t>主要理化性质</w:t>
            </w:r>
          </w:p>
        </w:tc>
        <w:tc>
          <w:tcPr>
            <w:tcW w:w="2006" w:type="dxa"/>
            <w:vAlign w:val="center"/>
          </w:tcPr>
          <w:p w:rsidR="00474C42" w:rsidRPr="00777A2F" w:rsidRDefault="002C3AB5" w:rsidP="00777A2F">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color w:val="000000"/>
                <w:szCs w:val="21"/>
              </w:rPr>
              <w:t>燃烧爆炸性</w:t>
            </w:r>
          </w:p>
        </w:tc>
        <w:tc>
          <w:tcPr>
            <w:tcW w:w="2446" w:type="dxa"/>
            <w:vAlign w:val="center"/>
          </w:tcPr>
          <w:p w:rsidR="00474C42" w:rsidRPr="00777A2F" w:rsidRDefault="002C3AB5"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szCs w:val="21"/>
              </w:rPr>
              <w:t>毒性毒理</w:t>
            </w:r>
          </w:p>
        </w:tc>
      </w:tr>
      <w:tr w:rsidR="003A0E08" w:rsidRPr="00777A2F">
        <w:trPr>
          <w:trHeight w:val="153"/>
          <w:jc w:val="center"/>
        </w:trPr>
        <w:tc>
          <w:tcPr>
            <w:tcW w:w="1149" w:type="dxa"/>
            <w:vAlign w:val="center"/>
          </w:tcPr>
          <w:p w:rsidR="003A0E08" w:rsidRPr="00777A2F" w:rsidRDefault="003A0E08" w:rsidP="007600F6">
            <w:pPr>
              <w:jc w:val="center"/>
              <w:rPr>
                <w:rFonts w:ascii="Times New Roman" w:hAnsi="Times New Roman"/>
                <w:kern w:val="0"/>
                <w:szCs w:val="21"/>
              </w:rPr>
            </w:pPr>
            <w:r w:rsidRPr="00777A2F">
              <w:rPr>
                <w:rFonts w:ascii="Times New Roman" w:hAnsi="Times New Roman" w:hint="eastAsia"/>
                <w:kern w:val="0"/>
                <w:szCs w:val="21"/>
              </w:rPr>
              <w:t>甲醛</w:t>
            </w:r>
          </w:p>
        </w:tc>
        <w:tc>
          <w:tcPr>
            <w:tcW w:w="1475" w:type="dxa"/>
            <w:vAlign w:val="center"/>
          </w:tcPr>
          <w:p w:rsidR="003A0E08" w:rsidRPr="00777A2F" w:rsidRDefault="00DF076D" w:rsidP="00DF076D">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hint="eastAsia"/>
                <w:szCs w:val="21"/>
              </w:rPr>
              <w:t>CH</w:t>
            </w:r>
            <w:r w:rsidRPr="00777A2F">
              <w:rPr>
                <w:rFonts w:ascii="Times New Roman" w:eastAsiaTheme="minorEastAsia" w:hAnsi="Times New Roman" w:hint="eastAsia"/>
                <w:szCs w:val="21"/>
                <w:vertAlign w:val="subscript"/>
              </w:rPr>
              <w:t>2</w:t>
            </w:r>
            <w:r w:rsidRPr="00777A2F">
              <w:rPr>
                <w:rFonts w:ascii="Times New Roman" w:eastAsiaTheme="minorEastAsia" w:hAnsi="Times New Roman" w:hint="eastAsia"/>
                <w:szCs w:val="21"/>
              </w:rPr>
              <w:t>O</w:t>
            </w:r>
          </w:p>
        </w:tc>
        <w:tc>
          <w:tcPr>
            <w:tcW w:w="2280" w:type="dxa"/>
            <w:vAlign w:val="center"/>
          </w:tcPr>
          <w:p w:rsidR="003A0E08" w:rsidRPr="00777A2F" w:rsidRDefault="00DF076D" w:rsidP="00777A2F">
            <w:pPr>
              <w:adjustRightInd w:val="0"/>
              <w:snapToGrid w:val="0"/>
              <w:jc w:val="center"/>
              <w:rPr>
                <w:rFonts w:ascii="Times New Roman" w:eastAsiaTheme="minorEastAsia" w:hAnsi="Times New Roman"/>
                <w:color w:val="000000"/>
                <w:szCs w:val="21"/>
              </w:rPr>
            </w:pPr>
            <w:r w:rsidRPr="00777A2F">
              <w:rPr>
                <w:rFonts w:ascii="Times New Roman" w:hAnsi="Times New Roman"/>
                <w:szCs w:val="21"/>
              </w:rPr>
              <w:t>无色，具有刺激性和窒息性的气体；熔点：</w:t>
            </w:r>
            <w:r w:rsidRPr="00777A2F">
              <w:rPr>
                <w:rFonts w:ascii="Times New Roman" w:hAnsi="Times New Roman"/>
                <w:szCs w:val="21"/>
              </w:rPr>
              <w:t>-92℃</w:t>
            </w:r>
            <w:r w:rsidRPr="00777A2F">
              <w:rPr>
                <w:rFonts w:ascii="Times New Roman" w:hAnsi="Times New Roman"/>
                <w:szCs w:val="21"/>
              </w:rPr>
              <w:t>，沸点</w:t>
            </w:r>
            <w:r w:rsidR="00B03893" w:rsidRPr="00777A2F">
              <w:rPr>
                <w:rFonts w:ascii="Times New Roman" w:hAnsi="Times New Roman" w:hint="eastAsia"/>
                <w:szCs w:val="21"/>
              </w:rPr>
              <w:t>：</w:t>
            </w:r>
            <w:r w:rsidRPr="00777A2F">
              <w:rPr>
                <w:rFonts w:ascii="Times New Roman" w:hAnsi="Times New Roman"/>
                <w:szCs w:val="21"/>
              </w:rPr>
              <w:t>-19.4℃</w:t>
            </w:r>
            <w:r w:rsidRPr="00777A2F">
              <w:rPr>
                <w:rFonts w:ascii="Times New Roman" w:hAnsi="Times New Roman"/>
                <w:szCs w:val="21"/>
              </w:rPr>
              <w:t>，相对密度</w:t>
            </w:r>
            <w:r w:rsidRPr="00777A2F">
              <w:rPr>
                <w:rFonts w:ascii="Times New Roman" w:hAnsi="Times New Roman" w:hint="eastAsia"/>
                <w:szCs w:val="21"/>
              </w:rPr>
              <w:t>：</w:t>
            </w:r>
            <w:r w:rsidRPr="00777A2F">
              <w:rPr>
                <w:rFonts w:ascii="Times New Roman" w:hAnsi="Times New Roman"/>
                <w:szCs w:val="21"/>
              </w:rPr>
              <w:t>0.82g/cm</w:t>
            </w:r>
            <w:r w:rsidRPr="00777A2F">
              <w:rPr>
                <w:rFonts w:ascii="Times New Roman" w:hAnsi="Times New Roman"/>
                <w:szCs w:val="21"/>
                <w:vertAlign w:val="superscript"/>
              </w:rPr>
              <w:t>3</w:t>
            </w:r>
            <w:r w:rsidRPr="00777A2F">
              <w:rPr>
                <w:rFonts w:ascii="Times New Roman" w:hAnsi="Times New Roman"/>
                <w:szCs w:val="21"/>
              </w:rPr>
              <w:t>，闪点：</w:t>
            </w:r>
            <w:r w:rsidRPr="00777A2F">
              <w:rPr>
                <w:rFonts w:ascii="Times New Roman" w:hAnsi="Times New Roman"/>
                <w:szCs w:val="21"/>
              </w:rPr>
              <w:t>50℃</w:t>
            </w:r>
            <w:r w:rsidRPr="00777A2F">
              <w:rPr>
                <w:rFonts w:ascii="Times New Roman" w:hAnsi="Times New Roman"/>
                <w:szCs w:val="21"/>
              </w:rPr>
              <w:t>；易溶于水、乙醇等多数有机溶剂。</w:t>
            </w:r>
          </w:p>
        </w:tc>
        <w:tc>
          <w:tcPr>
            <w:tcW w:w="2006" w:type="dxa"/>
            <w:vAlign w:val="center"/>
          </w:tcPr>
          <w:p w:rsidR="003A0E08" w:rsidRPr="00777A2F" w:rsidRDefault="00DF076D" w:rsidP="00777A2F">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hint="eastAsia"/>
                <w:color w:val="000000"/>
                <w:kern w:val="0"/>
                <w:szCs w:val="21"/>
              </w:rPr>
              <w:t>易燃</w:t>
            </w:r>
            <w:r w:rsidRPr="00777A2F">
              <w:rPr>
                <w:rFonts w:ascii="Times New Roman" w:eastAsiaTheme="minorEastAsia" w:hAnsi="Times New Roman"/>
                <w:color w:val="000000"/>
                <w:kern w:val="0"/>
                <w:szCs w:val="21"/>
              </w:rPr>
              <w:t>。</w:t>
            </w:r>
            <w:r w:rsidRPr="00777A2F">
              <w:rPr>
                <w:rFonts w:ascii="Times New Roman" w:eastAsiaTheme="minorEastAsia" w:hAnsi="Times New Roman" w:hint="eastAsia"/>
                <w:color w:val="000000"/>
                <w:kern w:val="0"/>
                <w:szCs w:val="21"/>
              </w:rPr>
              <w:t>其蒸气与空气可形成爆炸性混合物。遇明火、高热能引起燃烧爆炸。与氧化剂接触猛烈反应。</w:t>
            </w:r>
          </w:p>
        </w:tc>
        <w:tc>
          <w:tcPr>
            <w:tcW w:w="2446" w:type="dxa"/>
            <w:vAlign w:val="center"/>
          </w:tcPr>
          <w:p w:rsidR="003A0E08" w:rsidRPr="00777A2F" w:rsidRDefault="003A0E08" w:rsidP="00B12F96">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szCs w:val="21"/>
              </w:rPr>
              <w:t>急性毒性：</w:t>
            </w:r>
            <w:r w:rsidR="00DF076D" w:rsidRPr="00777A2F">
              <w:rPr>
                <w:rFonts w:ascii="Times New Roman" w:eastAsiaTheme="minorEastAsia" w:hAnsi="Times New Roman" w:hint="eastAsia"/>
                <w:szCs w:val="21"/>
              </w:rPr>
              <w:t>LD</w:t>
            </w:r>
            <w:r w:rsidR="00DF076D" w:rsidRPr="00777A2F">
              <w:rPr>
                <w:rFonts w:ascii="Times New Roman" w:eastAsiaTheme="minorEastAsia" w:hAnsi="Times New Roman" w:hint="eastAsia"/>
                <w:szCs w:val="21"/>
                <w:vertAlign w:val="subscript"/>
              </w:rPr>
              <w:t>50</w:t>
            </w:r>
            <w:r w:rsidR="00DF076D" w:rsidRPr="00777A2F">
              <w:rPr>
                <w:rFonts w:ascii="Times New Roman" w:eastAsiaTheme="minorEastAsia" w:hAnsi="Times New Roman" w:hint="eastAsia"/>
                <w:szCs w:val="21"/>
              </w:rPr>
              <w:t>：</w:t>
            </w:r>
            <w:r w:rsidR="00DF076D" w:rsidRPr="00777A2F">
              <w:rPr>
                <w:rFonts w:ascii="Times New Roman" w:eastAsiaTheme="minorEastAsia" w:hAnsi="Times New Roman" w:hint="eastAsia"/>
                <w:szCs w:val="21"/>
              </w:rPr>
              <w:t>800mg/kg(</w:t>
            </w:r>
            <w:r w:rsidR="00DF076D" w:rsidRPr="00777A2F">
              <w:rPr>
                <w:rFonts w:ascii="Times New Roman" w:eastAsiaTheme="minorEastAsia" w:hAnsi="Times New Roman" w:hint="eastAsia"/>
                <w:szCs w:val="21"/>
              </w:rPr>
              <w:t>大鼠经口</w:t>
            </w:r>
            <w:r w:rsidR="00DF076D" w:rsidRPr="00777A2F">
              <w:rPr>
                <w:rFonts w:ascii="Times New Roman" w:eastAsiaTheme="minorEastAsia" w:hAnsi="Times New Roman" w:hint="eastAsia"/>
                <w:szCs w:val="21"/>
              </w:rPr>
              <w:t>)</w:t>
            </w:r>
            <w:r w:rsidR="00DF076D" w:rsidRPr="00777A2F">
              <w:rPr>
                <w:rFonts w:ascii="Times New Roman" w:eastAsiaTheme="minorEastAsia" w:hAnsi="Times New Roman" w:hint="eastAsia"/>
                <w:szCs w:val="21"/>
              </w:rPr>
              <w:t>；</w:t>
            </w:r>
            <w:r w:rsidR="00B12F96">
              <w:rPr>
                <w:rFonts w:ascii="Times New Roman" w:eastAsiaTheme="minorEastAsia" w:hAnsi="Times New Roman" w:hint="eastAsia"/>
                <w:szCs w:val="21"/>
              </w:rPr>
              <w:t>270</w:t>
            </w:r>
            <w:r w:rsidR="00DF076D" w:rsidRPr="00777A2F">
              <w:rPr>
                <w:rFonts w:ascii="Times New Roman" w:eastAsiaTheme="minorEastAsia" w:hAnsi="Times New Roman" w:hint="eastAsia"/>
                <w:szCs w:val="21"/>
              </w:rPr>
              <w:t>mg/kg(</w:t>
            </w:r>
            <w:r w:rsidR="00DF076D" w:rsidRPr="00777A2F">
              <w:rPr>
                <w:rFonts w:ascii="Times New Roman" w:eastAsiaTheme="minorEastAsia" w:hAnsi="Times New Roman" w:hint="eastAsia"/>
                <w:szCs w:val="21"/>
              </w:rPr>
              <w:t>兔经皮</w:t>
            </w:r>
            <w:r w:rsidR="00DF076D" w:rsidRPr="00777A2F">
              <w:rPr>
                <w:rFonts w:ascii="Times New Roman" w:eastAsiaTheme="minorEastAsia" w:hAnsi="Times New Roman" w:hint="eastAsia"/>
                <w:szCs w:val="21"/>
              </w:rPr>
              <w:t>)</w:t>
            </w:r>
          </w:p>
        </w:tc>
      </w:tr>
      <w:tr w:rsidR="003A0E08" w:rsidRPr="00777A2F">
        <w:trPr>
          <w:trHeight w:val="153"/>
          <w:jc w:val="center"/>
        </w:trPr>
        <w:tc>
          <w:tcPr>
            <w:tcW w:w="1149" w:type="dxa"/>
            <w:vAlign w:val="center"/>
          </w:tcPr>
          <w:p w:rsidR="003A0E08" w:rsidRPr="00777A2F" w:rsidRDefault="003A0E08" w:rsidP="007600F6">
            <w:pPr>
              <w:jc w:val="center"/>
              <w:rPr>
                <w:rFonts w:ascii="Times New Roman" w:hAnsi="Times New Roman"/>
                <w:kern w:val="0"/>
                <w:szCs w:val="21"/>
              </w:rPr>
            </w:pPr>
            <w:r w:rsidRPr="00777A2F">
              <w:rPr>
                <w:rFonts w:ascii="Times New Roman" w:hAnsi="Times New Roman" w:hint="eastAsia"/>
                <w:kern w:val="0"/>
                <w:szCs w:val="21"/>
              </w:rPr>
              <w:t>三聚氰胺</w:t>
            </w:r>
          </w:p>
        </w:tc>
        <w:tc>
          <w:tcPr>
            <w:tcW w:w="1475" w:type="dxa"/>
            <w:vAlign w:val="center"/>
          </w:tcPr>
          <w:p w:rsidR="003A0E08" w:rsidRPr="00777A2F" w:rsidRDefault="003A0E08">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szCs w:val="21"/>
              </w:rPr>
              <w:t>NaOH</w:t>
            </w:r>
          </w:p>
        </w:tc>
        <w:tc>
          <w:tcPr>
            <w:tcW w:w="2280" w:type="dxa"/>
            <w:vAlign w:val="center"/>
          </w:tcPr>
          <w:p w:rsidR="003A0E08" w:rsidRPr="00777A2F" w:rsidRDefault="003A0E08" w:rsidP="00777A2F">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szCs w:val="21"/>
              </w:rPr>
              <w:t>白色</w:t>
            </w:r>
            <w:r w:rsidR="00B03893" w:rsidRPr="00777A2F">
              <w:rPr>
                <w:rFonts w:ascii="Times New Roman" w:eastAsiaTheme="minorEastAsia" w:hAnsi="Times New Roman" w:hint="eastAsia"/>
                <w:szCs w:val="21"/>
              </w:rPr>
              <w:t>晶体</w:t>
            </w:r>
            <w:r w:rsidRPr="00777A2F">
              <w:rPr>
                <w:rFonts w:ascii="Times New Roman" w:eastAsiaTheme="minorEastAsia" w:hAnsi="Times New Roman"/>
                <w:color w:val="000000"/>
                <w:kern w:val="0"/>
                <w:szCs w:val="21"/>
              </w:rPr>
              <w:t>；熔点</w:t>
            </w:r>
            <w:r w:rsidR="00DF076D" w:rsidRPr="00777A2F">
              <w:rPr>
                <w:rFonts w:ascii="Times New Roman" w:eastAsiaTheme="minorEastAsia" w:hAnsi="Times New Roman" w:hint="eastAsia"/>
                <w:color w:val="000000"/>
                <w:kern w:val="0"/>
                <w:szCs w:val="21"/>
              </w:rPr>
              <w:t>：＞</w:t>
            </w:r>
            <w:r w:rsidR="00DF076D" w:rsidRPr="00777A2F">
              <w:rPr>
                <w:rFonts w:ascii="Times New Roman" w:eastAsiaTheme="minorEastAsia" w:hAnsi="Times New Roman" w:hint="eastAsia"/>
                <w:szCs w:val="21"/>
              </w:rPr>
              <w:t>300</w:t>
            </w:r>
            <w:r w:rsidRPr="00777A2F">
              <w:rPr>
                <w:rFonts w:ascii="Times New Roman" w:hAnsi="Times New Roman"/>
                <w:szCs w:val="21"/>
              </w:rPr>
              <w:t>℃</w:t>
            </w:r>
            <w:r w:rsidRPr="00777A2F">
              <w:rPr>
                <w:rFonts w:ascii="Times New Roman" w:eastAsiaTheme="minorEastAsia" w:hAnsi="Times New Roman"/>
                <w:szCs w:val="21"/>
              </w:rPr>
              <w:t>。</w:t>
            </w:r>
            <w:r w:rsidR="00514313" w:rsidRPr="00777A2F">
              <w:rPr>
                <w:rFonts w:ascii="Times New Roman" w:hAnsi="Times New Roman"/>
                <w:szCs w:val="21"/>
              </w:rPr>
              <w:t>相对密度</w:t>
            </w:r>
            <w:r w:rsidR="00514313" w:rsidRPr="00777A2F">
              <w:rPr>
                <w:rFonts w:ascii="Times New Roman" w:hAnsi="Times New Roman" w:hint="eastAsia"/>
                <w:szCs w:val="21"/>
              </w:rPr>
              <w:t>：</w:t>
            </w:r>
            <w:r w:rsidR="00514313" w:rsidRPr="00777A2F">
              <w:rPr>
                <w:rFonts w:ascii="Times New Roman" w:hAnsi="Times New Roman" w:hint="eastAsia"/>
                <w:szCs w:val="21"/>
              </w:rPr>
              <w:t>1.57</w:t>
            </w:r>
            <w:r w:rsidR="00514313" w:rsidRPr="00777A2F">
              <w:rPr>
                <w:rFonts w:ascii="Times New Roman" w:hAnsi="Times New Roman"/>
                <w:szCs w:val="21"/>
              </w:rPr>
              <w:t>g/cm</w:t>
            </w:r>
            <w:r w:rsidR="00514313" w:rsidRPr="00777A2F">
              <w:rPr>
                <w:rFonts w:ascii="Times New Roman" w:hAnsi="Times New Roman"/>
                <w:szCs w:val="21"/>
                <w:vertAlign w:val="superscript"/>
              </w:rPr>
              <w:t>3</w:t>
            </w:r>
            <w:r w:rsidRPr="00777A2F">
              <w:rPr>
                <w:rFonts w:ascii="Times New Roman" w:eastAsiaTheme="minorEastAsia" w:hAnsi="Times New Roman"/>
                <w:color w:val="000000"/>
                <w:kern w:val="0"/>
                <w:szCs w:val="21"/>
              </w:rPr>
              <w:t>；</w:t>
            </w:r>
            <w:r w:rsidR="00DF076D" w:rsidRPr="00777A2F">
              <w:rPr>
                <w:rFonts w:ascii="Times New Roman" w:eastAsiaTheme="minorEastAsia" w:hAnsi="Times New Roman" w:hint="eastAsia"/>
                <w:szCs w:val="21"/>
              </w:rPr>
              <w:t>不溶于水，微溶于乙二醇、甘油、乙醇，不溶于乙醚、苯</w:t>
            </w:r>
          </w:p>
        </w:tc>
        <w:tc>
          <w:tcPr>
            <w:tcW w:w="2006" w:type="dxa"/>
            <w:vAlign w:val="center"/>
          </w:tcPr>
          <w:p w:rsidR="003A0E08" w:rsidRPr="00777A2F" w:rsidRDefault="00DF076D" w:rsidP="00777A2F">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hint="eastAsia"/>
                <w:szCs w:val="21"/>
              </w:rPr>
              <w:t>不燃</w:t>
            </w:r>
          </w:p>
        </w:tc>
        <w:tc>
          <w:tcPr>
            <w:tcW w:w="2446" w:type="dxa"/>
            <w:vAlign w:val="center"/>
          </w:tcPr>
          <w:p w:rsidR="003A0E08" w:rsidRPr="00777A2F" w:rsidRDefault="00514313" w:rsidP="00777A2F">
            <w:pPr>
              <w:adjustRightInd w:val="0"/>
              <w:snapToGrid w:val="0"/>
              <w:jc w:val="center"/>
              <w:rPr>
                <w:rFonts w:ascii="Times New Roman" w:eastAsiaTheme="minorEastAsia" w:hAnsi="Times New Roman"/>
                <w:color w:val="000000"/>
                <w:szCs w:val="21"/>
              </w:rPr>
            </w:pPr>
            <w:r w:rsidRPr="00777A2F">
              <w:rPr>
                <w:rFonts w:ascii="Times New Roman" w:eastAsiaTheme="minorEastAsia" w:hAnsi="Times New Roman" w:hint="eastAsia"/>
                <w:szCs w:val="21"/>
              </w:rPr>
              <w:t>LD</w:t>
            </w:r>
            <w:r w:rsidRPr="00777A2F">
              <w:rPr>
                <w:rFonts w:ascii="Times New Roman" w:eastAsiaTheme="minorEastAsia" w:hAnsi="Times New Roman" w:hint="eastAsia"/>
                <w:szCs w:val="21"/>
                <w:vertAlign w:val="subscript"/>
              </w:rPr>
              <w:t>50</w:t>
            </w:r>
            <w:r w:rsidRPr="00777A2F">
              <w:rPr>
                <w:rFonts w:ascii="Times New Roman" w:eastAsiaTheme="minorEastAsia" w:hAnsi="Times New Roman" w:hint="eastAsia"/>
                <w:szCs w:val="21"/>
              </w:rPr>
              <w:t>：</w:t>
            </w:r>
            <w:r w:rsidRPr="00777A2F">
              <w:rPr>
                <w:rFonts w:ascii="Times New Roman" w:eastAsiaTheme="minorEastAsia" w:hAnsi="Times New Roman" w:hint="eastAsia"/>
                <w:szCs w:val="21"/>
              </w:rPr>
              <w:t>4550 mg/kg(</w:t>
            </w:r>
            <w:r w:rsidRPr="00777A2F">
              <w:rPr>
                <w:rFonts w:ascii="Times New Roman" w:eastAsiaTheme="minorEastAsia" w:hAnsi="Times New Roman" w:hint="eastAsia"/>
                <w:szCs w:val="21"/>
              </w:rPr>
              <w:t>小鼠经口</w:t>
            </w:r>
            <w:r w:rsidRPr="00777A2F">
              <w:rPr>
                <w:rFonts w:ascii="Times New Roman" w:eastAsiaTheme="minorEastAsia" w:hAnsi="Times New Roman" w:hint="eastAsia"/>
                <w:szCs w:val="21"/>
              </w:rPr>
              <w:t>)</w:t>
            </w:r>
            <w:r w:rsidRPr="00777A2F">
              <w:rPr>
                <w:rFonts w:ascii="Times New Roman" w:eastAsiaTheme="minorEastAsia" w:hAnsi="Times New Roman" w:hint="eastAsia"/>
                <w:szCs w:val="21"/>
              </w:rPr>
              <w:t>；</w:t>
            </w:r>
            <w:r w:rsidRPr="00777A2F">
              <w:rPr>
                <w:rFonts w:ascii="Times New Roman" w:eastAsiaTheme="minorEastAsia" w:hAnsi="Times New Roman" w:hint="eastAsia"/>
                <w:szCs w:val="21"/>
              </w:rPr>
              <w:t>3000 mg/kg(</w:t>
            </w:r>
            <w:r w:rsidRPr="00777A2F">
              <w:rPr>
                <w:rFonts w:ascii="Times New Roman" w:eastAsiaTheme="minorEastAsia" w:hAnsi="Times New Roman" w:hint="eastAsia"/>
                <w:szCs w:val="21"/>
              </w:rPr>
              <w:t>大鼠经口</w:t>
            </w:r>
            <w:r w:rsidRPr="00777A2F">
              <w:rPr>
                <w:rFonts w:ascii="Times New Roman" w:eastAsiaTheme="minorEastAsia" w:hAnsi="Times New Roman" w:hint="eastAsia"/>
                <w:szCs w:val="21"/>
              </w:rPr>
              <w:t>)</w:t>
            </w:r>
          </w:p>
        </w:tc>
      </w:tr>
      <w:tr w:rsidR="003A0E08" w:rsidRPr="00777A2F">
        <w:trPr>
          <w:trHeight w:val="153"/>
          <w:jc w:val="center"/>
        </w:trPr>
        <w:tc>
          <w:tcPr>
            <w:tcW w:w="1149" w:type="dxa"/>
            <w:vAlign w:val="center"/>
          </w:tcPr>
          <w:p w:rsidR="003A0E08" w:rsidRPr="00777A2F" w:rsidRDefault="003A0E08" w:rsidP="007600F6">
            <w:pPr>
              <w:jc w:val="center"/>
              <w:rPr>
                <w:rFonts w:ascii="Times New Roman" w:hAnsi="Times New Roman"/>
                <w:kern w:val="0"/>
                <w:szCs w:val="21"/>
              </w:rPr>
            </w:pPr>
            <w:r w:rsidRPr="00777A2F">
              <w:rPr>
                <w:rFonts w:ascii="Times New Roman" w:hAnsi="Times New Roman" w:hint="eastAsia"/>
                <w:kern w:val="0"/>
                <w:szCs w:val="21"/>
              </w:rPr>
              <w:t>硫酸</w:t>
            </w:r>
          </w:p>
        </w:tc>
        <w:tc>
          <w:tcPr>
            <w:tcW w:w="1475" w:type="dxa"/>
            <w:vAlign w:val="center"/>
          </w:tcPr>
          <w:p w:rsidR="003A0E08" w:rsidRPr="00777A2F" w:rsidRDefault="00B03893">
            <w:pPr>
              <w:adjustRightInd w:val="0"/>
              <w:snapToGrid w:val="0"/>
              <w:jc w:val="center"/>
              <w:rPr>
                <w:rFonts w:ascii="Times New Roman" w:eastAsiaTheme="minorEastAsia" w:hAnsi="Times New Roman"/>
                <w:szCs w:val="21"/>
              </w:rPr>
            </w:pPr>
            <w:r w:rsidRPr="00777A2F">
              <w:rPr>
                <w:rFonts w:ascii="ˎ̥" w:hAnsi="ˎ̥" w:cs="宋体"/>
                <w:kern w:val="0"/>
                <w:szCs w:val="21"/>
              </w:rPr>
              <w:t>H</w:t>
            </w:r>
            <w:r w:rsidRPr="00777A2F">
              <w:rPr>
                <w:rFonts w:ascii="ˎ̥" w:hAnsi="ˎ̥" w:cs="宋体"/>
                <w:kern w:val="0"/>
                <w:szCs w:val="21"/>
                <w:vertAlign w:val="subscript"/>
              </w:rPr>
              <w:t>2</w:t>
            </w:r>
            <w:r w:rsidRPr="00777A2F">
              <w:rPr>
                <w:rFonts w:ascii="ˎ̥" w:hAnsi="ˎ̥" w:cs="宋体"/>
                <w:kern w:val="0"/>
                <w:szCs w:val="21"/>
              </w:rPr>
              <w:t>SO</w:t>
            </w:r>
            <w:r w:rsidRPr="00777A2F">
              <w:rPr>
                <w:rFonts w:ascii="ˎ̥" w:hAnsi="ˎ̥" w:cs="宋体"/>
                <w:kern w:val="0"/>
                <w:szCs w:val="21"/>
                <w:vertAlign w:val="subscript"/>
              </w:rPr>
              <w:t>4</w:t>
            </w:r>
          </w:p>
        </w:tc>
        <w:tc>
          <w:tcPr>
            <w:tcW w:w="2280"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无色透明油状液体，无臭</w:t>
            </w:r>
            <w:r w:rsidRPr="00777A2F">
              <w:rPr>
                <w:rFonts w:ascii="Times New Roman" w:eastAsiaTheme="minorEastAsia" w:hAnsi="Times New Roman"/>
                <w:color w:val="000000"/>
                <w:kern w:val="0"/>
                <w:szCs w:val="21"/>
              </w:rPr>
              <w:t>；熔点</w:t>
            </w:r>
            <w:r w:rsidRPr="00777A2F">
              <w:rPr>
                <w:rFonts w:ascii="Times New Roman" w:eastAsiaTheme="minorEastAsia" w:hAnsi="Times New Roman" w:hint="eastAsia"/>
                <w:color w:val="000000"/>
                <w:kern w:val="0"/>
                <w:szCs w:val="21"/>
              </w:rPr>
              <w:t>：＞</w:t>
            </w:r>
            <w:r w:rsidRPr="00777A2F">
              <w:rPr>
                <w:rFonts w:ascii="Times New Roman" w:eastAsiaTheme="minorEastAsia" w:hAnsi="Times New Roman" w:hint="eastAsia"/>
                <w:szCs w:val="21"/>
              </w:rPr>
              <w:t>10.5</w:t>
            </w:r>
            <w:r w:rsidRPr="00777A2F">
              <w:rPr>
                <w:rFonts w:ascii="Times New Roman" w:hAnsi="Times New Roman"/>
                <w:szCs w:val="21"/>
              </w:rPr>
              <w:t>℃</w:t>
            </w:r>
            <w:r w:rsidRPr="00777A2F">
              <w:rPr>
                <w:rFonts w:ascii="Times New Roman" w:hAnsi="Times New Roman" w:hint="eastAsia"/>
                <w:szCs w:val="21"/>
              </w:rPr>
              <w:t>，</w:t>
            </w:r>
            <w:r w:rsidRPr="00777A2F">
              <w:rPr>
                <w:rFonts w:ascii="Times New Roman" w:hAnsi="Times New Roman"/>
                <w:szCs w:val="21"/>
              </w:rPr>
              <w:t>沸点</w:t>
            </w:r>
            <w:r w:rsidRPr="00777A2F">
              <w:rPr>
                <w:rFonts w:ascii="Times New Roman" w:hAnsi="Times New Roman" w:hint="eastAsia"/>
                <w:szCs w:val="21"/>
              </w:rPr>
              <w:t>：</w:t>
            </w:r>
            <w:r w:rsidRPr="00777A2F">
              <w:rPr>
                <w:rFonts w:ascii="Times New Roman" w:hAnsi="Times New Roman" w:hint="eastAsia"/>
                <w:szCs w:val="21"/>
              </w:rPr>
              <w:t>330</w:t>
            </w:r>
            <w:r w:rsidRPr="00777A2F">
              <w:rPr>
                <w:rFonts w:ascii="Times New Roman" w:hAnsi="Times New Roman"/>
                <w:szCs w:val="21"/>
              </w:rPr>
              <w:t>℃</w:t>
            </w:r>
            <w:r w:rsidRPr="00777A2F">
              <w:rPr>
                <w:rFonts w:ascii="Times New Roman" w:eastAsiaTheme="minorEastAsia" w:hAnsi="Times New Roman"/>
                <w:szCs w:val="21"/>
              </w:rPr>
              <w:t>。</w:t>
            </w:r>
            <w:r w:rsidRPr="00777A2F">
              <w:rPr>
                <w:rFonts w:ascii="Times New Roman" w:hAnsi="Times New Roman"/>
                <w:szCs w:val="21"/>
              </w:rPr>
              <w:t>相对密度</w:t>
            </w:r>
            <w:r w:rsidRPr="00777A2F">
              <w:rPr>
                <w:rFonts w:ascii="Times New Roman" w:hAnsi="Times New Roman" w:hint="eastAsia"/>
                <w:szCs w:val="21"/>
              </w:rPr>
              <w:t>：</w:t>
            </w:r>
            <w:r w:rsidRPr="00777A2F">
              <w:rPr>
                <w:rFonts w:ascii="Times New Roman" w:hAnsi="Times New Roman" w:hint="eastAsia"/>
                <w:szCs w:val="21"/>
              </w:rPr>
              <w:t>1.83</w:t>
            </w:r>
            <w:r w:rsidRPr="00777A2F">
              <w:rPr>
                <w:rFonts w:ascii="Times New Roman" w:hAnsi="Times New Roman"/>
                <w:szCs w:val="21"/>
              </w:rPr>
              <w:t>g/cm</w:t>
            </w:r>
            <w:r w:rsidRPr="00777A2F">
              <w:rPr>
                <w:rFonts w:ascii="Times New Roman" w:hAnsi="Times New Roman"/>
                <w:szCs w:val="21"/>
                <w:vertAlign w:val="superscript"/>
              </w:rPr>
              <w:t>3</w:t>
            </w:r>
            <w:r w:rsidRPr="00777A2F">
              <w:rPr>
                <w:rFonts w:ascii="Times New Roman" w:eastAsiaTheme="minorEastAsia" w:hAnsi="Times New Roman"/>
                <w:color w:val="000000"/>
                <w:kern w:val="0"/>
                <w:szCs w:val="21"/>
              </w:rPr>
              <w:t>；</w:t>
            </w:r>
            <w:r w:rsidRPr="00777A2F">
              <w:rPr>
                <w:rFonts w:ascii="Times New Roman" w:eastAsiaTheme="minorEastAsia" w:hAnsi="Times New Roman" w:hint="eastAsia"/>
                <w:szCs w:val="21"/>
              </w:rPr>
              <w:t>易溶于水。</w:t>
            </w:r>
          </w:p>
        </w:tc>
        <w:tc>
          <w:tcPr>
            <w:tcW w:w="2006"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本品助燃，具强腐蚀性、强刺激性，可致人体灼伤。</w:t>
            </w:r>
          </w:p>
        </w:tc>
        <w:tc>
          <w:tcPr>
            <w:tcW w:w="2446"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LD</w:t>
            </w:r>
            <w:r w:rsidRPr="00777A2F">
              <w:rPr>
                <w:rFonts w:ascii="Times New Roman" w:eastAsiaTheme="minorEastAsia" w:hAnsi="Times New Roman" w:hint="eastAsia"/>
                <w:szCs w:val="21"/>
                <w:vertAlign w:val="subscript"/>
              </w:rPr>
              <w:t>50</w:t>
            </w:r>
            <w:r w:rsidRPr="00777A2F">
              <w:rPr>
                <w:rFonts w:ascii="Times New Roman" w:eastAsiaTheme="minorEastAsia" w:hAnsi="Times New Roman" w:hint="eastAsia"/>
                <w:szCs w:val="21"/>
              </w:rPr>
              <w:t>：</w:t>
            </w:r>
            <w:r w:rsidRPr="00777A2F">
              <w:rPr>
                <w:rFonts w:ascii="Times New Roman" w:eastAsiaTheme="minorEastAsia" w:hAnsi="Times New Roman" w:hint="eastAsia"/>
                <w:szCs w:val="21"/>
              </w:rPr>
              <w:t>2140 mg/kg(</w:t>
            </w:r>
            <w:r w:rsidRPr="00777A2F">
              <w:rPr>
                <w:rFonts w:ascii="Times New Roman" w:eastAsiaTheme="minorEastAsia" w:hAnsi="Times New Roman" w:hint="eastAsia"/>
                <w:szCs w:val="21"/>
              </w:rPr>
              <w:t>大鼠经口</w:t>
            </w:r>
            <w:r w:rsidRPr="00777A2F">
              <w:rPr>
                <w:rFonts w:ascii="Times New Roman" w:eastAsiaTheme="minorEastAsia" w:hAnsi="Times New Roman" w:hint="eastAsia"/>
                <w:szCs w:val="21"/>
              </w:rPr>
              <w:t>)</w:t>
            </w:r>
          </w:p>
        </w:tc>
      </w:tr>
      <w:tr w:rsidR="003A0E08" w:rsidRPr="00777A2F">
        <w:trPr>
          <w:trHeight w:val="153"/>
          <w:jc w:val="center"/>
        </w:trPr>
        <w:tc>
          <w:tcPr>
            <w:tcW w:w="1149" w:type="dxa"/>
            <w:vAlign w:val="center"/>
          </w:tcPr>
          <w:p w:rsidR="003A0E08" w:rsidRPr="00777A2F" w:rsidRDefault="003A0E08" w:rsidP="007600F6">
            <w:pPr>
              <w:jc w:val="center"/>
              <w:rPr>
                <w:rFonts w:ascii="Times New Roman" w:hAnsi="Times New Roman"/>
                <w:kern w:val="0"/>
                <w:szCs w:val="21"/>
              </w:rPr>
            </w:pPr>
            <w:r w:rsidRPr="00777A2F">
              <w:rPr>
                <w:rFonts w:ascii="Times New Roman" w:hAnsi="Times New Roman" w:hint="eastAsia"/>
                <w:kern w:val="0"/>
                <w:szCs w:val="21"/>
              </w:rPr>
              <w:t>焦亚硫酸钠</w:t>
            </w:r>
          </w:p>
        </w:tc>
        <w:tc>
          <w:tcPr>
            <w:tcW w:w="1475" w:type="dxa"/>
            <w:vAlign w:val="center"/>
          </w:tcPr>
          <w:p w:rsidR="003A0E08" w:rsidRPr="00777A2F" w:rsidRDefault="00B03893">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NaS2O4</w:t>
            </w:r>
          </w:p>
        </w:tc>
        <w:tc>
          <w:tcPr>
            <w:tcW w:w="2280"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白色晶体粉末，具有二氧化硫气味；熔点：</w:t>
            </w:r>
            <w:r w:rsidRPr="00777A2F">
              <w:rPr>
                <w:rFonts w:ascii="Times New Roman" w:eastAsiaTheme="minorEastAsia" w:hAnsi="Times New Roman" w:hint="eastAsia"/>
                <w:szCs w:val="21"/>
              </w:rPr>
              <w:t>&gt;300</w:t>
            </w:r>
            <w:r w:rsidRPr="00777A2F">
              <w:rPr>
                <w:rFonts w:ascii="Times New Roman" w:eastAsiaTheme="minorEastAsia" w:hAnsi="Times New Roman" w:hint="eastAsia"/>
                <w:szCs w:val="21"/>
              </w:rPr>
              <w:t>℃（分解）；</w:t>
            </w:r>
            <w:r w:rsidRPr="00777A2F">
              <w:rPr>
                <w:rFonts w:ascii="Times New Roman" w:hAnsi="Times New Roman"/>
                <w:szCs w:val="21"/>
              </w:rPr>
              <w:t>相对密度</w:t>
            </w:r>
            <w:r w:rsidRPr="00777A2F">
              <w:rPr>
                <w:rFonts w:ascii="Times New Roman" w:hAnsi="Times New Roman" w:hint="eastAsia"/>
                <w:szCs w:val="21"/>
              </w:rPr>
              <w:t>：</w:t>
            </w:r>
            <w:r w:rsidRPr="00777A2F">
              <w:rPr>
                <w:rFonts w:ascii="Times New Roman" w:hAnsi="Times New Roman" w:hint="eastAsia"/>
                <w:szCs w:val="21"/>
              </w:rPr>
              <w:t>1.48</w:t>
            </w:r>
            <w:r w:rsidRPr="00777A2F">
              <w:rPr>
                <w:rFonts w:ascii="Times New Roman" w:hAnsi="Times New Roman"/>
                <w:szCs w:val="21"/>
              </w:rPr>
              <w:t>g/cm</w:t>
            </w:r>
            <w:r w:rsidRPr="00777A2F">
              <w:rPr>
                <w:rFonts w:ascii="Times New Roman" w:hAnsi="Times New Roman"/>
                <w:szCs w:val="21"/>
                <w:vertAlign w:val="superscript"/>
              </w:rPr>
              <w:t>3</w:t>
            </w:r>
            <w:r w:rsidRPr="00777A2F">
              <w:rPr>
                <w:rFonts w:ascii="Times New Roman" w:hAnsi="Times New Roman" w:hint="eastAsia"/>
                <w:szCs w:val="21"/>
              </w:rPr>
              <w:t>；溶于水，溶于甘油，微溶于乙醇。</w:t>
            </w:r>
          </w:p>
        </w:tc>
        <w:tc>
          <w:tcPr>
            <w:tcW w:w="2006" w:type="dxa"/>
            <w:vAlign w:val="center"/>
          </w:tcPr>
          <w:p w:rsidR="003A0E08" w:rsidRPr="00777A2F" w:rsidRDefault="00EC0057"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不燃</w:t>
            </w:r>
          </w:p>
        </w:tc>
        <w:tc>
          <w:tcPr>
            <w:tcW w:w="2446"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LD</w:t>
            </w:r>
            <w:r w:rsidRPr="00777A2F">
              <w:rPr>
                <w:rFonts w:ascii="Times New Roman" w:eastAsiaTheme="minorEastAsia" w:hAnsi="Times New Roman" w:hint="eastAsia"/>
                <w:szCs w:val="21"/>
                <w:vertAlign w:val="subscript"/>
              </w:rPr>
              <w:t>50</w:t>
            </w:r>
            <w:r w:rsidRPr="00777A2F">
              <w:rPr>
                <w:rFonts w:ascii="Times New Roman" w:eastAsiaTheme="minorEastAsia" w:hAnsi="Times New Roman" w:hint="eastAsia"/>
                <w:szCs w:val="21"/>
              </w:rPr>
              <w:t>：</w:t>
            </w:r>
            <w:r w:rsidRPr="00777A2F">
              <w:rPr>
                <w:rFonts w:ascii="Times New Roman" w:eastAsiaTheme="minorEastAsia" w:hAnsi="Times New Roman" w:hint="eastAsia"/>
                <w:szCs w:val="21"/>
              </w:rPr>
              <w:t>178 mg/kg(</w:t>
            </w:r>
            <w:r w:rsidRPr="00777A2F">
              <w:rPr>
                <w:rFonts w:ascii="Times New Roman" w:eastAsiaTheme="minorEastAsia" w:hAnsi="Times New Roman" w:hint="eastAsia"/>
                <w:szCs w:val="21"/>
              </w:rPr>
              <w:t>兔静脉</w:t>
            </w:r>
            <w:r w:rsidRPr="00777A2F">
              <w:rPr>
                <w:rFonts w:ascii="Times New Roman" w:eastAsiaTheme="minorEastAsia" w:hAnsi="Times New Roman" w:hint="eastAsia"/>
                <w:szCs w:val="21"/>
              </w:rPr>
              <w:t>)</w:t>
            </w:r>
          </w:p>
        </w:tc>
      </w:tr>
      <w:tr w:rsidR="003A0E08" w:rsidRPr="00777A2F">
        <w:trPr>
          <w:trHeight w:val="153"/>
          <w:jc w:val="center"/>
        </w:trPr>
        <w:tc>
          <w:tcPr>
            <w:tcW w:w="1149" w:type="dxa"/>
            <w:vAlign w:val="center"/>
          </w:tcPr>
          <w:p w:rsidR="003A0E08" w:rsidRPr="00777A2F" w:rsidRDefault="003A0E08" w:rsidP="007600F6">
            <w:pPr>
              <w:jc w:val="center"/>
              <w:rPr>
                <w:rFonts w:ascii="Times New Roman" w:hAnsi="Times New Roman"/>
                <w:kern w:val="0"/>
                <w:szCs w:val="21"/>
              </w:rPr>
            </w:pPr>
            <w:r w:rsidRPr="00777A2F">
              <w:rPr>
                <w:rFonts w:ascii="Times New Roman" w:hAnsi="Times New Roman" w:hint="eastAsia"/>
                <w:kern w:val="0"/>
                <w:szCs w:val="21"/>
              </w:rPr>
              <w:t>液碱</w:t>
            </w:r>
          </w:p>
        </w:tc>
        <w:tc>
          <w:tcPr>
            <w:tcW w:w="1475" w:type="dxa"/>
            <w:vAlign w:val="center"/>
          </w:tcPr>
          <w:p w:rsidR="003A0E08" w:rsidRPr="00777A2F" w:rsidRDefault="00B03893">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NaOH</w:t>
            </w:r>
          </w:p>
        </w:tc>
        <w:tc>
          <w:tcPr>
            <w:tcW w:w="2280"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无色液体，</w:t>
            </w:r>
            <w:r w:rsidRPr="00777A2F">
              <w:rPr>
                <w:rFonts w:ascii="Times New Roman" w:eastAsiaTheme="minorEastAsia" w:hAnsi="Times New Roman"/>
                <w:szCs w:val="21"/>
              </w:rPr>
              <w:t>1.328</w:t>
            </w:r>
          </w:p>
        </w:tc>
        <w:tc>
          <w:tcPr>
            <w:tcW w:w="2006"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不燃</w:t>
            </w:r>
          </w:p>
        </w:tc>
        <w:tc>
          <w:tcPr>
            <w:tcW w:w="2446" w:type="dxa"/>
            <w:vAlign w:val="center"/>
          </w:tcPr>
          <w:p w:rsidR="003A0E08" w:rsidRPr="00777A2F" w:rsidRDefault="00B03893" w:rsidP="00777A2F">
            <w:pPr>
              <w:adjustRightInd w:val="0"/>
              <w:snapToGrid w:val="0"/>
              <w:jc w:val="center"/>
              <w:rPr>
                <w:rFonts w:ascii="Times New Roman" w:eastAsiaTheme="minorEastAsia" w:hAnsi="Times New Roman"/>
                <w:szCs w:val="21"/>
              </w:rPr>
            </w:pPr>
            <w:r w:rsidRPr="00777A2F">
              <w:rPr>
                <w:rFonts w:ascii="Times New Roman" w:eastAsiaTheme="minorEastAsia" w:hAnsi="Times New Roman" w:hint="eastAsia"/>
                <w:szCs w:val="21"/>
              </w:rPr>
              <w:t>家兔经眼：</w:t>
            </w:r>
            <w:r w:rsidRPr="00777A2F">
              <w:rPr>
                <w:rFonts w:ascii="Times New Roman" w:eastAsiaTheme="minorEastAsia" w:hAnsi="Times New Roman" w:hint="eastAsia"/>
                <w:szCs w:val="21"/>
              </w:rPr>
              <w:t>1%</w:t>
            </w:r>
            <w:r w:rsidRPr="00777A2F">
              <w:rPr>
                <w:rFonts w:ascii="Times New Roman" w:eastAsiaTheme="minorEastAsia" w:hAnsi="Times New Roman" w:hint="eastAsia"/>
                <w:szCs w:val="21"/>
              </w:rPr>
              <w:t>重度刺激；家兔经皮：</w:t>
            </w:r>
            <w:r w:rsidRPr="00777A2F">
              <w:rPr>
                <w:rFonts w:ascii="Times New Roman" w:eastAsiaTheme="minorEastAsia" w:hAnsi="Times New Roman" w:hint="eastAsia"/>
                <w:szCs w:val="21"/>
              </w:rPr>
              <w:t>50mg/24</w:t>
            </w:r>
            <w:r w:rsidRPr="00777A2F">
              <w:rPr>
                <w:rFonts w:ascii="Times New Roman" w:eastAsiaTheme="minorEastAsia" w:hAnsi="Times New Roman" w:hint="eastAsia"/>
                <w:szCs w:val="21"/>
              </w:rPr>
              <w:t>小时，重度刺激。</w:t>
            </w:r>
          </w:p>
        </w:tc>
      </w:tr>
    </w:tbl>
    <w:p w:rsidR="00474C42" w:rsidRPr="000B60BF" w:rsidRDefault="002C3AB5" w:rsidP="007B0B65">
      <w:pPr>
        <w:keepNext/>
        <w:keepLines/>
        <w:spacing w:beforeLines="50" w:line="360" w:lineRule="auto"/>
        <w:outlineLvl w:val="2"/>
        <w:rPr>
          <w:rFonts w:ascii="Times New Roman" w:hAnsi="Times New Roman"/>
          <w:b/>
          <w:bCs/>
          <w:sz w:val="28"/>
          <w:szCs w:val="28"/>
        </w:rPr>
      </w:pPr>
      <w:bookmarkStart w:id="110" w:name="_Toc459878962"/>
      <w:bookmarkStart w:id="111" w:name="_Toc459193975"/>
      <w:bookmarkStart w:id="112" w:name="_Toc460932052"/>
      <w:bookmarkStart w:id="113" w:name="_Toc497203500"/>
      <w:r w:rsidRPr="000B60BF">
        <w:rPr>
          <w:rFonts w:ascii="Times New Roman" w:hAnsi="Times New Roman"/>
          <w:b/>
          <w:bCs/>
          <w:sz w:val="28"/>
          <w:szCs w:val="28"/>
        </w:rPr>
        <w:lastRenderedPageBreak/>
        <w:t>3.2.</w:t>
      </w:r>
      <w:r w:rsidR="00A94345">
        <w:rPr>
          <w:rFonts w:ascii="Times New Roman" w:hAnsi="Times New Roman" w:hint="eastAsia"/>
          <w:b/>
          <w:bCs/>
          <w:sz w:val="28"/>
          <w:szCs w:val="28"/>
        </w:rPr>
        <w:t>5</w:t>
      </w:r>
      <w:r w:rsidRPr="000B60BF">
        <w:rPr>
          <w:rFonts w:ascii="Times New Roman" w:hAnsi="Times New Roman"/>
          <w:b/>
          <w:bCs/>
          <w:sz w:val="28"/>
          <w:szCs w:val="28"/>
        </w:rPr>
        <w:t xml:space="preserve"> </w:t>
      </w:r>
      <w:r w:rsidRPr="000B60BF">
        <w:rPr>
          <w:rFonts w:ascii="Times New Roman" w:hAnsi="Times New Roman"/>
          <w:b/>
          <w:bCs/>
          <w:sz w:val="28"/>
          <w:szCs w:val="28"/>
        </w:rPr>
        <w:t>资源能源消耗情况</w:t>
      </w:r>
      <w:bookmarkEnd w:id="110"/>
      <w:bookmarkEnd w:id="111"/>
      <w:bookmarkEnd w:id="112"/>
      <w:bookmarkEnd w:id="113"/>
    </w:p>
    <w:p w:rsidR="001A621D" w:rsidRPr="0011694A" w:rsidRDefault="002C3AB5" w:rsidP="00A45742">
      <w:pPr>
        <w:pStyle w:val="aa"/>
        <w:spacing w:line="520" w:lineRule="exact"/>
        <w:ind w:firstLineChars="200" w:firstLine="560"/>
        <w:rPr>
          <w:rFonts w:ascii="Times New Roman" w:eastAsia="宋体" w:hAnsi="Times New Roman"/>
          <w:szCs w:val="28"/>
        </w:rPr>
      </w:pPr>
      <w:bookmarkStart w:id="114" w:name="OLE_LINK3"/>
      <w:r w:rsidRPr="000B60BF">
        <w:rPr>
          <w:rFonts w:ascii="Times New Roman" w:eastAsia="宋体" w:hAnsi="Times New Roman"/>
          <w:szCs w:val="28"/>
        </w:rPr>
        <w:t>企业能源近三年的消耗情况见表</w:t>
      </w:r>
      <w:r w:rsidRPr="000B60BF">
        <w:rPr>
          <w:rFonts w:ascii="Times New Roman" w:eastAsia="宋体" w:hAnsi="Times New Roman"/>
          <w:szCs w:val="28"/>
        </w:rPr>
        <w:t>3.2.</w:t>
      </w:r>
      <w:r w:rsidR="00A94345">
        <w:rPr>
          <w:rFonts w:ascii="Times New Roman" w:eastAsia="宋体" w:hAnsi="Times New Roman" w:hint="eastAsia"/>
          <w:szCs w:val="28"/>
        </w:rPr>
        <w:t>5</w:t>
      </w:r>
      <w:r w:rsidRPr="000B60BF">
        <w:rPr>
          <w:rFonts w:ascii="Times New Roman" w:eastAsia="宋体" w:hAnsi="Times New Roman"/>
          <w:szCs w:val="28"/>
        </w:rPr>
        <w:t>-1</w:t>
      </w:r>
      <w:r w:rsidRPr="000B60BF">
        <w:rPr>
          <w:rFonts w:ascii="Times New Roman" w:eastAsia="宋体" w:hAnsi="Times New Roman"/>
          <w:szCs w:val="28"/>
        </w:rPr>
        <w:t>。</w:t>
      </w:r>
      <w:r w:rsidR="005B107A" w:rsidRPr="0011694A">
        <w:rPr>
          <w:rFonts w:ascii="Times New Roman" w:eastAsia="宋体" w:hAnsi="Times New Roman" w:hint="eastAsia"/>
          <w:szCs w:val="28"/>
        </w:rPr>
        <w:t>由于企业生产过程中不断</w:t>
      </w:r>
      <w:r w:rsidR="00432E47" w:rsidRPr="0011694A">
        <w:rPr>
          <w:rFonts w:ascii="Times New Roman" w:eastAsia="宋体" w:hAnsi="Times New Roman" w:hint="eastAsia"/>
          <w:szCs w:val="28"/>
        </w:rPr>
        <w:t>优化改进，有效控制能源资源利用，因此水、电单耗量有逐年下降的趋势，而煤炭使用较为稳定。</w:t>
      </w:r>
    </w:p>
    <w:p w:rsidR="00474C42" w:rsidRPr="000B60BF" w:rsidRDefault="002C3AB5">
      <w:pPr>
        <w:pStyle w:val="aa"/>
        <w:spacing w:line="520" w:lineRule="exact"/>
        <w:ind w:leftChars="200" w:left="420" w:firstLine="0"/>
        <w:jc w:val="center"/>
        <w:rPr>
          <w:rFonts w:ascii="Times New Roman" w:eastAsia="宋体" w:hAnsi="Times New Roman"/>
          <w:b/>
          <w:sz w:val="24"/>
          <w:szCs w:val="24"/>
        </w:rPr>
      </w:pPr>
      <w:r w:rsidRPr="000B60BF">
        <w:rPr>
          <w:rFonts w:ascii="Times New Roman" w:eastAsia="宋体" w:hAnsi="Times New Roman"/>
          <w:b/>
          <w:sz w:val="24"/>
          <w:szCs w:val="24"/>
        </w:rPr>
        <w:t>表</w:t>
      </w:r>
      <w:r w:rsidRPr="000B60BF">
        <w:rPr>
          <w:rFonts w:ascii="Times New Roman" w:eastAsia="宋体" w:hAnsi="Times New Roman"/>
          <w:b/>
          <w:sz w:val="24"/>
          <w:szCs w:val="24"/>
        </w:rPr>
        <w:t>3.2.</w:t>
      </w:r>
      <w:r w:rsidR="00A94345">
        <w:rPr>
          <w:rFonts w:ascii="Times New Roman" w:eastAsia="宋体" w:hAnsi="Times New Roman" w:hint="eastAsia"/>
          <w:b/>
          <w:sz w:val="24"/>
          <w:szCs w:val="24"/>
        </w:rPr>
        <w:t>5</w:t>
      </w:r>
      <w:r w:rsidRPr="000B60BF">
        <w:rPr>
          <w:rFonts w:ascii="Times New Roman" w:eastAsia="宋体" w:hAnsi="Times New Roman"/>
          <w:b/>
          <w:sz w:val="24"/>
          <w:szCs w:val="24"/>
        </w:rPr>
        <w:t xml:space="preserve">-1  </w:t>
      </w:r>
      <w:r w:rsidRPr="000B60BF">
        <w:rPr>
          <w:rFonts w:ascii="Times New Roman" w:eastAsia="宋体" w:hAnsi="Times New Roman"/>
          <w:b/>
          <w:sz w:val="24"/>
          <w:szCs w:val="24"/>
        </w:rPr>
        <w:t>主要能源消耗情况表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44"/>
        <w:gridCol w:w="968"/>
        <w:gridCol w:w="1160"/>
        <w:gridCol w:w="1160"/>
        <w:gridCol w:w="1040"/>
        <w:gridCol w:w="977"/>
        <w:gridCol w:w="1055"/>
        <w:gridCol w:w="1019"/>
        <w:gridCol w:w="1033"/>
      </w:tblGrid>
      <w:tr w:rsidR="00474C42" w:rsidRPr="001A3BA4" w:rsidTr="001A3BA4">
        <w:trPr>
          <w:trHeight w:val="454"/>
          <w:jc w:val="center"/>
        </w:trPr>
        <w:tc>
          <w:tcPr>
            <w:tcW w:w="944" w:type="dxa"/>
            <w:vMerge w:val="restart"/>
            <w:vAlign w:val="center"/>
          </w:tcPr>
          <w:p w:rsidR="00474C42" w:rsidRPr="001A3BA4" w:rsidRDefault="002C3AB5" w:rsidP="006B05CA">
            <w:pPr>
              <w:jc w:val="center"/>
              <w:rPr>
                <w:rFonts w:ascii="Times New Roman" w:hAnsi="Times New Roman"/>
                <w:szCs w:val="21"/>
              </w:rPr>
            </w:pPr>
            <w:r w:rsidRPr="001A3BA4">
              <w:rPr>
                <w:rFonts w:ascii="Times New Roman" w:hAnsi="Times New Roman"/>
                <w:szCs w:val="21"/>
              </w:rPr>
              <w:t>名称</w:t>
            </w:r>
          </w:p>
        </w:tc>
        <w:tc>
          <w:tcPr>
            <w:tcW w:w="4328" w:type="dxa"/>
            <w:gridSpan w:val="4"/>
            <w:vAlign w:val="center"/>
          </w:tcPr>
          <w:p w:rsidR="00474C42" w:rsidRPr="001A3BA4" w:rsidRDefault="002C3AB5" w:rsidP="001A3BA4">
            <w:pPr>
              <w:jc w:val="center"/>
              <w:rPr>
                <w:rFonts w:ascii="Times New Roman" w:hAnsi="Times New Roman"/>
                <w:szCs w:val="21"/>
              </w:rPr>
            </w:pPr>
            <w:r w:rsidRPr="001A3BA4">
              <w:rPr>
                <w:rFonts w:ascii="Times New Roman" w:hAnsi="Times New Roman"/>
                <w:szCs w:val="21"/>
              </w:rPr>
              <w:t>近三年年用量</w:t>
            </w:r>
          </w:p>
        </w:tc>
        <w:tc>
          <w:tcPr>
            <w:tcW w:w="4084" w:type="dxa"/>
            <w:gridSpan w:val="4"/>
            <w:vAlign w:val="center"/>
          </w:tcPr>
          <w:p w:rsidR="00474C42" w:rsidRPr="001A3BA4" w:rsidRDefault="002C3AB5" w:rsidP="001A3BA4">
            <w:pPr>
              <w:jc w:val="center"/>
              <w:rPr>
                <w:rFonts w:ascii="Times New Roman" w:hAnsi="Times New Roman"/>
                <w:szCs w:val="21"/>
              </w:rPr>
            </w:pPr>
            <w:r w:rsidRPr="001A3BA4">
              <w:rPr>
                <w:rFonts w:ascii="Times New Roman" w:hAnsi="Times New Roman"/>
                <w:szCs w:val="21"/>
              </w:rPr>
              <w:t>近三年产品单耗量</w:t>
            </w:r>
          </w:p>
        </w:tc>
      </w:tr>
      <w:tr w:rsidR="003A0E08" w:rsidRPr="001A3BA4" w:rsidTr="00665DFA">
        <w:trPr>
          <w:trHeight w:val="454"/>
          <w:jc w:val="center"/>
        </w:trPr>
        <w:tc>
          <w:tcPr>
            <w:tcW w:w="944" w:type="dxa"/>
            <w:vMerge/>
            <w:vAlign w:val="center"/>
          </w:tcPr>
          <w:p w:rsidR="003A0E08" w:rsidRPr="001A3BA4" w:rsidRDefault="003A0E08" w:rsidP="006B05CA">
            <w:pPr>
              <w:widowControl/>
              <w:jc w:val="left"/>
              <w:rPr>
                <w:rFonts w:ascii="Times New Roman" w:hAnsi="Times New Roman"/>
                <w:szCs w:val="21"/>
              </w:rPr>
            </w:pPr>
          </w:p>
        </w:tc>
        <w:tc>
          <w:tcPr>
            <w:tcW w:w="968" w:type="dxa"/>
            <w:vAlign w:val="center"/>
          </w:tcPr>
          <w:p w:rsidR="003A0E08" w:rsidRPr="001A3BA4" w:rsidRDefault="003A0E08" w:rsidP="006B05CA">
            <w:pPr>
              <w:jc w:val="center"/>
              <w:rPr>
                <w:rFonts w:ascii="Times New Roman" w:hAnsi="Times New Roman"/>
                <w:szCs w:val="21"/>
              </w:rPr>
            </w:pPr>
            <w:r w:rsidRPr="001A3BA4">
              <w:rPr>
                <w:rFonts w:ascii="Times New Roman" w:hAnsi="Times New Roman"/>
                <w:szCs w:val="21"/>
              </w:rPr>
              <w:t>单位</w:t>
            </w:r>
          </w:p>
        </w:tc>
        <w:tc>
          <w:tcPr>
            <w:tcW w:w="1160" w:type="dxa"/>
            <w:vAlign w:val="center"/>
          </w:tcPr>
          <w:p w:rsidR="003A0E08" w:rsidRPr="001A3BA4" w:rsidRDefault="003A0E08" w:rsidP="001A3BA4">
            <w:pPr>
              <w:jc w:val="center"/>
              <w:rPr>
                <w:rFonts w:ascii="Times New Roman" w:eastAsiaTheme="minorEastAsia" w:hAnsi="Times New Roman"/>
                <w:szCs w:val="21"/>
              </w:rPr>
            </w:pPr>
            <w:r w:rsidRPr="001A3BA4">
              <w:rPr>
                <w:rFonts w:ascii="Times New Roman" w:eastAsiaTheme="minorEastAsia" w:hAnsi="Times New Roman"/>
                <w:szCs w:val="21"/>
              </w:rPr>
              <w:t>2014</w:t>
            </w:r>
          </w:p>
        </w:tc>
        <w:tc>
          <w:tcPr>
            <w:tcW w:w="1160" w:type="dxa"/>
            <w:vAlign w:val="center"/>
          </w:tcPr>
          <w:p w:rsidR="003A0E08" w:rsidRPr="001A3BA4" w:rsidRDefault="003A0E08" w:rsidP="001A3BA4">
            <w:pPr>
              <w:jc w:val="center"/>
              <w:rPr>
                <w:rFonts w:ascii="Times New Roman" w:eastAsiaTheme="minorEastAsia" w:hAnsi="Times New Roman"/>
                <w:szCs w:val="21"/>
              </w:rPr>
            </w:pPr>
            <w:r w:rsidRPr="001A3BA4">
              <w:rPr>
                <w:rFonts w:ascii="Times New Roman" w:eastAsiaTheme="minorEastAsia" w:hAnsi="Times New Roman"/>
                <w:szCs w:val="21"/>
              </w:rPr>
              <w:t>2015</w:t>
            </w:r>
          </w:p>
        </w:tc>
        <w:tc>
          <w:tcPr>
            <w:tcW w:w="1040" w:type="dxa"/>
            <w:vAlign w:val="center"/>
          </w:tcPr>
          <w:p w:rsidR="003A0E08" w:rsidRPr="001A3BA4" w:rsidRDefault="003A0E08" w:rsidP="001A3BA4">
            <w:pPr>
              <w:jc w:val="center"/>
              <w:rPr>
                <w:rFonts w:ascii="Times New Roman" w:eastAsiaTheme="minorEastAsia" w:hAnsi="Times New Roman"/>
                <w:szCs w:val="21"/>
              </w:rPr>
            </w:pPr>
            <w:r w:rsidRPr="001A3BA4">
              <w:rPr>
                <w:rFonts w:ascii="Times New Roman" w:eastAsiaTheme="minorEastAsia" w:hAnsi="Times New Roman"/>
                <w:szCs w:val="21"/>
              </w:rPr>
              <w:t>2016</w:t>
            </w:r>
          </w:p>
        </w:tc>
        <w:tc>
          <w:tcPr>
            <w:tcW w:w="977" w:type="dxa"/>
            <w:vAlign w:val="center"/>
          </w:tcPr>
          <w:p w:rsidR="003A0E08" w:rsidRPr="001A3BA4" w:rsidRDefault="003A0E08" w:rsidP="001A3BA4">
            <w:pPr>
              <w:jc w:val="center"/>
              <w:rPr>
                <w:rFonts w:ascii="Times New Roman" w:hAnsi="Times New Roman"/>
                <w:szCs w:val="21"/>
              </w:rPr>
            </w:pPr>
            <w:r w:rsidRPr="001A3BA4">
              <w:rPr>
                <w:rFonts w:ascii="Times New Roman" w:hAnsi="Times New Roman"/>
                <w:szCs w:val="21"/>
              </w:rPr>
              <w:t>单位</w:t>
            </w:r>
          </w:p>
        </w:tc>
        <w:tc>
          <w:tcPr>
            <w:tcW w:w="1055" w:type="dxa"/>
            <w:vAlign w:val="center"/>
          </w:tcPr>
          <w:p w:rsidR="003A0E08" w:rsidRPr="001A3BA4" w:rsidRDefault="003A0E08" w:rsidP="001A3BA4">
            <w:pPr>
              <w:jc w:val="center"/>
              <w:rPr>
                <w:rFonts w:ascii="Times New Roman" w:eastAsiaTheme="minorEastAsia" w:hAnsi="Times New Roman"/>
                <w:szCs w:val="21"/>
              </w:rPr>
            </w:pPr>
            <w:r w:rsidRPr="001A3BA4">
              <w:rPr>
                <w:rFonts w:ascii="Times New Roman" w:eastAsiaTheme="minorEastAsia" w:hAnsi="Times New Roman"/>
                <w:szCs w:val="21"/>
              </w:rPr>
              <w:t>2014</w:t>
            </w:r>
          </w:p>
        </w:tc>
        <w:tc>
          <w:tcPr>
            <w:tcW w:w="1019" w:type="dxa"/>
            <w:vAlign w:val="center"/>
          </w:tcPr>
          <w:p w:rsidR="003A0E08" w:rsidRPr="001A3BA4" w:rsidRDefault="003A0E08" w:rsidP="001A3BA4">
            <w:pPr>
              <w:jc w:val="center"/>
              <w:rPr>
                <w:rFonts w:ascii="Times New Roman" w:eastAsiaTheme="minorEastAsia" w:hAnsi="Times New Roman"/>
                <w:szCs w:val="21"/>
              </w:rPr>
            </w:pPr>
            <w:r w:rsidRPr="001A3BA4">
              <w:rPr>
                <w:rFonts w:ascii="Times New Roman" w:eastAsiaTheme="minorEastAsia" w:hAnsi="Times New Roman"/>
                <w:szCs w:val="21"/>
              </w:rPr>
              <w:t>2015</w:t>
            </w:r>
          </w:p>
        </w:tc>
        <w:tc>
          <w:tcPr>
            <w:tcW w:w="1033" w:type="dxa"/>
            <w:vAlign w:val="center"/>
          </w:tcPr>
          <w:p w:rsidR="003A0E08" w:rsidRPr="001A3BA4" w:rsidRDefault="003A0E08" w:rsidP="001A3BA4">
            <w:pPr>
              <w:jc w:val="center"/>
              <w:rPr>
                <w:rFonts w:ascii="Times New Roman" w:eastAsiaTheme="minorEastAsia" w:hAnsi="Times New Roman"/>
                <w:szCs w:val="21"/>
              </w:rPr>
            </w:pPr>
            <w:r w:rsidRPr="001A3BA4">
              <w:rPr>
                <w:rFonts w:ascii="Times New Roman" w:eastAsiaTheme="minorEastAsia" w:hAnsi="Times New Roman"/>
                <w:szCs w:val="21"/>
              </w:rPr>
              <w:t>2016</w:t>
            </w:r>
          </w:p>
        </w:tc>
      </w:tr>
      <w:tr w:rsidR="006B05CA" w:rsidRPr="001A3BA4" w:rsidTr="00665DFA">
        <w:trPr>
          <w:trHeight w:val="454"/>
          <w:jc w:val="center"/>
        </w:trPr>
        <w:tc>
          <w:tcPr>
            <w:tcW w:w="944" w:type="dxa"/>
            <w:vAlign w:val="center"/>
          </w:tcPr>
          <w:p w:rsidR="006B05CA" w:rsidRPr="001A3BA4" w:rsidRDefault="006B05CA" w:rsidP="006B05CA">
            <w:pPr>
              <w:jc w:val="center"/>
              <w:rPr>
                <w:rFonts w:ascii="Times New Roman" w:hAnsi="Times New Roman"/>
                <w:szCs w:val="21"/>
              </w:rPr>
            </w:pPr>
            <w:r w:rsidRPr="001A3BA4">
              <w:rPr>
                <w:rFonts w:ascii="Times New Roman" w:hAnsi="Times New Roman"/>
                <w:szCs w:val="21"/>
              </w:rPr>
              <w:t>自来水</w:t>
            </w:r>
          </w:p>
        </w:tc>
        <w:tc>
          <w:tcPr>
            <w:tcW w:w="968" w:type="dxa"/>
            <w:vAlign w:val="center"/>
          </w:tcPr>
          <w:p w:rsidR="006B05CA" w:rsidRPr="001A3BA4" w:rsidRDefault="006B05CA" w:rsidP="006B05CA">
            <w:pPr>
              <w:jc w:val="center"/>
              <w:rPr>
                <w:rFonts w:ascii="Times New Roman" w:hAnsi="Times New Roman"/>
                <w:szCs w:val="21"/>
              </w:rPr>
            </w:pPr>
            <w:r w:rsidRPr="001A3BA4">
              <w:rPr>
                <w:rFonts w:ascii="Times New Roman" w:hAnsi="Times New Roman"/>
                <w:szCs w:val="21"/>
              </w:rPr>
              <w:t>t</w:t>
            </w:r>
          </w:p>
        </w:tc>
        <w:tc>
          <w:tcPr>
            <w:tcW w:w="1160" w:type="dxa"/>
            <w:vAlign w:val="center"/>
          </w:tcPr>
          <w:p w:rsidR="006B05CA" w:rsidRPr="001A3BA4" w:rsidRDefault="006B05CA" w:rsidP="001A3BA4">
            <w:pPr>
              <w:jc w:val="center"/>
              <w:rPr>
                <w:rFonts w:ascii="Times New Roman" w:hAnsi="Times New Roman"/>
                <w:szCs w:val="21"/>
                <w:highlight w:val="yellow"/>
              </w:rPr>
            </w:pPr>
            <w:r w:rsidRPr="001A3BA4">
              <w:rPr>
                <w:rFonts w:ascii="Times New Roman" w:hAnsi="Times New Roman"/>
                <w:szCs w:val="21"/>
              </w:rPr>
              <w:t>16440</w:t>
            </w:r>
          </w:p>
        </w:tc>
        <w:tc>
          <w:tcPr>
            <w:tcW w:w="1160" w:type="dxa"/>
            <w:vAlign w:val="center"/>
          </w:tcPr>
          <w:p w:rsidR="006B05CA" w:rsidRPr="001A3BA4" w:rsidRDefault="006B05CA" w:rsidP="001A3BA4">
            <w:pPr>
              <w:jc w:val="center"/>
              <w:rPr>
                <w:rFonts w:ascii="Times New Roman" w:hAnsi="Times New Roman"/>
                <w:szCs w:val="21"/>
                <w:highlight w:val="yellow"/>
              </w:rPr>
            </w:pPr>
            <w:r w:rsidRPr="001A3BA4">
              <w:rPr>
                <w:rFonts w:ascii="Times New Roman" w:hAnsi="Times New Roman"/>
                <w:szCs w:val="21"/>
              </w:rPr>
              <w:t>17120</w:t>
            </w:r>
          </w:p>
        </w:tc>
        <w:tc>
          <w:tcPr>
            <w:tcW w:w="1040" w:type="dxa"/>
            <w:vAlign w:val="center"/>
          </w:tcPr>
          <w:p w:rsidR="006B05CA" w:rsidRPr="001A3BA4" w:rsidRDefault="006B05CA" w:rsidP="001A3BA4">
            <w:pPr>
              <w:jc w:val="center"/>
              <w:rPr>
                <w:rFonts w:ascii="Times New Roman" w:hAnsi="Times New Roman"/>
                <w:szCs w:val="21"/>
                <w:highlight w:val="yellow"/>
              </w:rPr>
            </w:pPr>
            <w:r w:rsidRPr="001A3BA4">
              <w:rPr>
                <w:rFonts w:ascii="Times New Roman" w:hAnsi="Times New Roman"/>
                <w:szCs w:val="21"/>
              </w:rPr>
              <w:t>17800</w:t>
            </w:r>
          </w:p>
        </w:tc>
        <w:tc>
          <w:tcPr>
            <w:tcW w:w="977"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t/t</w:t>
            </w:r>
          </w:p>
        </w:tc>
        <w:tc>
          <w:tcPr>
            <w:tcW w:w="1055"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12.65</w:t>
            </w:r>
          </w:p>
        </w:tc>
        <w:tc>
          <w:tcPr>
            <w:tcW w:w="1019"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12.23</w:t>
            </w:r>
          </w:p>
        </w:tc>
        <w:tc>
          <w:tcPr>
            <w:tcW w:w="1033"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11.87</w:t>
            </w:r>
          </w:p>
        </w:tc>
      </w:tr>
      <w:tr w:rsidR="006B05CA" w:rsidRPr="001A3BA4" w:rsidTr="00665DFA">
        <w:trPr>
          <w:trHeight w:val="454"/>
          <w:jc w:val="center"/>
        </w:trPr>
        <w:tc>
          <w:tcPr>
            <w:tcW w:w="944" w:type="dxa"/>
            <w:vAlign w:val="center"/>
          </w:tcPr>
          <w:p w:rsidR="006B05CA" w:rsidRPr="001A3BA4" w:rsidRDefault="006B05CA" w:rsidP="006B05CA">
            <w:pPr>
              <w:jc w:val="center"/>
              <w:rPr>
                <w:rFonts w:ascii="Times New Roman" w:hAnsi="Times New Roman"/>
                <w:szCs w:val="21"/>
              </w:rPr>
            </w:pPr>
            <w:r w:rsidRPr="001A3BA4">
              <w:rPr>
                <w:rFonts w:ascii="Times New Roman" w:hAnsi="Times New Roman"/>
                <w:szCs w:val="21"/>
              </w:rPr>
              <w:t>电</w:t>
            </w:r>
          </w:p>
        </w:tc>
        <w:tc>
          <w:tcPr>
            <w:tcW w:w="968" w:type="dxa"/>
            <w:vAlign w:val="center"/>
          </w:tcPr>
          <w:p w:rsidR="006B05CA" w:rsidRPr="001A3BA4" w:rsidRDefault="006B05CA" w:rsidP="006B05CA">
            <w:pPr>
              <w:jc w:val="center"/>
              <w:rPr>
                <w:rFonts w:ascii="Times New Roman" w:hAnsi="Times New Roman"/>
                <w:szCs w:val="21"/>
              </w:rPr>
            </w:pPr>
            <w:r w:rsidRPr="001A3BA4">
              <w:rPr>
                <w:rFonts w:ascii="Times New Roman" w:hAnsi="Times New Roman"/>
                <w:szCs w:val="21"/>
              </w:rPr>
              <w:t>万</w:t>
            </w:r>
            <w:r w:rsidRPr="001A3BA4">
              <w:rPr>
                <w:rFonts w:ascii="Times New Roman" w:hAnsi="Times New Roman"/>
                <w:szCs w:val="21"/>
              </w:rPr>
              <w:t>kw</w:t>
            </w:r>
            <w:r w:rsidR="001A3BA4">
              <w:rPr>
                <w:rFonts w:ascii="Times New Roman" w:hAnsi="Times New Roman" w:hint="eastAsia"/>
                <w:szCs w:val="21"/>
              </w:rPr>
              <w:t>·</w:t>
            </w:r>
            <w:r w:rsidRPr="001A3BA4">
              <w:rPr>
                <w:rFonts w:ascii="Times New Roman" w:hAnsi="Times New Roman"/>
                <w:szCs w:val="21"/>
              </w:rPr>
              <w:t>h</w:t>
            </w:r>
          </w:p>
        </w:tc>
        <w:tc>
          <w:tcPr>
            <w:tcW w:w="1160"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48.59</w:t>
            </w:r>
          </w:p>
        </w:tc>
        <w:tc>
          <w:tcPr>
            <w:tcW w:w="1160"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51.30</w:t>
            </w:r>
          </w:p>
        </w:tc>
        <w:tc>
          <w:tcPr>
            <w:tcW w:w="1040"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54.01</w:t>
            </w:r>
          </w:p>
        </w:tc>
        <w:tc>
          <w:tcPr>
            <w:tcW w:w="977" w:type="dxa"/>
            <w:vAlign w:val="center"/>
          </w:tcPr>
          <w:p w:rsidR="006B05CA" w:rsidRPr="001A3BA4" w:rsidRDefault="001A3BA4" w:rsidP="001A3BA4">
            <w:pPr>
              <w:jc w:val="center"/>
              <w:rPr>
                <w:rFonts w:ascii="Times New Roman" w:hAnsi="Times New Roman"/>
                <w:szCs w:val="21"/>
              </w:rPr>
            </w:pPr>
            <w:r>
              <w:rPr>
                <w:rFonts w:ascii="Times New Roman" w:hAnsi="Times New Roman"/>
                <w:szCs w:val="21"/>
              </w:rPr>
              <w:t>kw</w:t>
            </w:r>
            <w:r>
              <w:rPr>
                <w:rFonts w:ascii="Times New Roman" w:hAnsi="Times New Roman" w:hint="eastAsia"/>
                <w:szCs w:val="21"/>
              </w:rPr>
              <w:t>·</w:t>
            </w:r>
            <w:r w:rsidR="006B05CA" w:rsidRPr="001A3BA4">
              <w:rPr>
                <w:rFonts w:ascii="Times New Roman" w:hAnsi="Times New Roman"/>
                <w:szCs w:val="21"/>
              </w:rPr>
              <w:t>h/t</w:t>
            </w:r>
          </w:p>
        </w:tc>
        <w:tc>
          <w:tcPr>
            <w:tcW w:w="1055"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373.77</w:t>
            </w:r>
          </w:p>
        </w:tc>
        <w:tc>
          <w:tcPr>
            <w:tcW w:w="1019"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366.43</w:t>
            </w:r>
          </w:p>
        </w:tc>
        <w:tc>
          <w:tcPr>
            <w:tcW w:w="1033" w:type="dxa"/>
            <w:vAlign w:val="center"/>
          </w:tcPr>
          <w:p w:rsidR="006B05CA" w:rsidRPr="001A3BA4" w:rsidRDefault="006B05CA" w:rsidP="001A3BA4">
            <w:pPr>
              <w:jc w:val="center"/>
              <w:rPr>
                <w:rFonts w:ascii="Times New Roman" w:hAnsi="Times New Roman"/>
                <w:szCs w:val="21"/>
              </w:rPr>
            </w:pPr>
            <w:r w:rsidRPr="001A3BA4">
              <w:rPr>
                <w:rFonts w:ascii="Times New Roman" w:hAnsi="Times New Roman"/>
                <w:szCs w:val="21"/>
              </w:rPr>
              <w:t>360.07</w:t>
            </w:r>
          </w:p>
        </w:tc>
      </w:tr>
      <w:tr w:rsidR="009E1345" w:rsidRPr="001A3BA4" w:rsidTr="00665DFA">
        <w:trPr>
          <w:trHeight w:val="454"/>
          <w:jc w:val="center"/>
        </w:trPr>
        <w:tc>
          <w:tcPr>
            <w:tcW w:w="944" w:type="dxa"/>
            <w:vAlign w:val="center"/>
          </w:tcPr>
          <w:p w:rsidR="009E1345" w:rsidRPr="001A3BA4" w:rsidRDefault="009E1345" w:rsidP="006B05CA">
            <w:pPr>
              <w:jc w:val="center"/>
              <w:rPr>
                <w:rFonts w:ascii="Times New Roman" w:hAnsi="Times New Roman"/>
                <w:szCs w:val="21"/>
              </w:rPr>
            </w:pPr>
            <w:r w:rsidRPr="001A3BA4">
              <w:rPr>
                <w:rFonts w:ascii="Times New Roman" w:hAnsi="Times New Roman"/>
                <w:szCs w:val="21"/>
              </w:rPr>
              <w:t>煤</w:t>
            </w:r>
          </w:p>
        </w:tc>
        <w:tc>
          <w:tcPr>
            <w:tcW w:w="968" w:type="dxa"/>
            <w:vAlign w:val="center"/>
          </w:tcPr>
          <w:p w:rsidR="009E1345" w:rsidRPr="001A3BA4" w:rsidRDefault="009E1345" w:rsidP="006B05CA">
            <w:pPr>
              <w:jc w:val="center"/>
              <w:rPr>
                <w:rFonts w:ascii="Times New Roman" w:hAnsi="Times New Roman"/>
                <w:szCs w:val="21"/>
              </w:rPr>
            </w:pPr>
            <w:r w:rsidRPr="001A3BA4">
              <w:rPr>
                <w:rFonts w:ascii="Times New Roman" w:hAnsi="Times New Roman"/>
                <w:szCs w:val="21"/>
              </w:rPr>
              <w:t>t</w:t>
            </w:r>
          </w:p>
        </w:tc>
        <w:tc>
          <w:tcPr>
            <w:tcW w:w="1160" w:type="dxa"/>
            <w:vAlign w:val="center"/>
          </w:tcPr>
          <w:p w:rsidR="009E1345" w:rsidRPr="001A3BA4" w:rsidRDefault="009E1345" w:rsidP="001A3BA4">
            <w:pPr>
              <w:jc w:val="center"/>
              <w:rPr>
                <w:rFonts w:ascii="Times New Roman" w:hAnsi="Times New Roman"/>
                <w:szCs w:val="21"/>
              </w:rPr>
            </w:pPr>
            <w:r w:rsidRPr="001A3BA4">
              <w:rPr>
                <w:rFonts w:ascii="Times New Roman" w:hAnsi="Times New Roman"/>
                <w:szCs w:val="21"/>
              </w:rPr>
              <w:t>1224</w:t>
            </w:r>
          </w:p>
        </w:tc>
        <w:tc>
          <w:tcPr>
            <w:tcW w:w="1160" w:type="dxa"/>
            <w:vAlign w:val="center"/>
          </w:tcPr>
          <w:p w:rsidR="009E1345" w:rsidRPr="001A3BA4" w:rsidRDefault="009E1345" w:rsidP="001A3BA4">
            <w:pPr>
              <w:jc w:val="center"/>
              <w:rPr>
                <w:rFonts w:ascii="Times New Roman" w:hAnsi="Times New Roman"/>
                <w:szCs w:val="21"/>
              </w:rPr>
            </w:pPr>
            <w:r w:rsidRPr="001A3BA4">
              <w:rPr>
                <w:rFonts w:ascii="Times New Roman" w:hAnsi="Times New Roman"/>
                <w:szCs w:val="21"/>
              </w:rPr>
              <w:t>1318</w:t>
            </w:r>
          </w:p>
        </w:tc>
        <w:tc>
          <w:tcPr>
            <w:tcW w:w="1040" w:type="dxa"/>
            <w:vAlign w:val="center"/>
          </w:tcPr>
          <w:p w:rsidR="009E1345" w:rsidRPr="001A3BA4" w:rsidRDefault="009E1345" w:rsidP="001A3BA4">
            <w:pPr>
              <w:jc w:val="center"/>
              <w:rPr>
                <w:rFonts w:ascii="Times New Roman" w:hAnsi="Times New Roman"/>
                <w:szCs w:val="21"/>
              </w:rPr>
            </w:pPr>
            <w:r w:rsidRPr="001A3BA4">
              <w:rPr>
                <w:rFonts w:ascii="Times New Roman" w:hAnsi="Times New Roman"/>
                <w:szCs w:val="21"/>
              </w:rPr>
              <w:t>1413</w:t>
            </w:r>
          </w:p>
        </w:tc>
        <w:tc>
          <w:tcPr>
            <w:tcW w:w="977" w:type="dxa"/>
            <w:vAlign w:val="center"/>
          </w:tcPr>
          <w:p w:rsidR="009E1345" w:rsidRPr="001A3BA4" w:rsidRDefault="009E1345" w:rsidP="001A3BA4">
            <w:pPr>
              <w:jc w:val="center"/>
              <w:rPr>
                <w:rFonts w:ascii="Times New Roman" w:hAnsi="Times New Roman"/>
                <w:szCs w:val="21"/>
              </w:rPr>
            </w:pPr>
            <w:r w:rsidRPr="001A3BA4">
              <w:rPr>
                <w:rFonts w:ascii="Times New Roman" w:hAnsi="Times New Roman"/>
                <w:szCs w:val="21"/>
              </w:rPr>
              <w:t>t/t</w:t>
            </w:r>
          </w:p>
        </w:tc>
        <w:tc>
          <w:tcPr>
            <w:tcW w:w="1055" w:type="dxa"/>
            <w:vAlign w:val="center"/>
          </w:tcPr>
          <w:p w:rsidR="009E1345" w:rsidRPr="001A3BA4" w:rsidRDefault="009E1345" w:rsidP="001A3BA4">
            <w:pPr>
              <w:jc w:val="center"/>
              <w:rPr>
                <w:rFonts w:ascii="Times New Roman" w:hAnsi="Times New Roman"/>
                <w:szCs w:val="21"/>
              </w:rPr>
            </w:pPr>
            <w:r w:rsidRPr="001A3BA4">
              <w:rPr>
                <w:rFonts w:ascii="Times New Roman" w:hAnsi="Times New Roman"/>
                <w:szCs w:val="21"/>
              </w:rPr>
              <w:t>0.94</w:t>
            </w:r>
          </w:p>
        </w:tc>
        <w:tc>
          <w:tcPr>
            <w:tcW w:w="1019" w:type="dxa"/>
            <w:vAlign w:val="center"/>
          </w:tcPr>
          <w:p w:rsidR="009E1345" w:rsidRPr="001A3BA4" w:rsidRDefault="009E1345" w:rsidP="001A3BA4">
            <w:pPr>
              <w:jc w:val="center"/>
              <w:rPr>
                <w:rFonts w:ascii="Times New Roman" w:hAnsi="Times New Roman"/>
                <w:szCs w:val="21"/>
              </w:rPr>
            </w:pPr>
            <w:r w:rsidRPr="001A3BA4">
              <w:rPr>
                <w:rFonts w:ascii="Times New Roman" w:hAnsi="Times New Roman"/>
                <w:szCs w:val="21"/>
              </w:rPr>
              <w:t>0.94</w:t>
            </w:r>
          </w:p>
        </w:tc>
        <w:tc>
          <w:tcPr>
            <w:tcW w:w="1033" w:type="dxa"/>
            <w:vAlign w:val="center"/>
          </w:tcPr>
          <w:p w:rsidR="009E1345" w:rsidRPr="001A3BA4" w:rsidRDefault="001A3BA4" w:rsidP="001A3BA4">
            <w:pPr>
              <w:jc w:val="center"/>
              <w:rPr>
                <w:rFonts w:ascii="Times New Roman" w:hAnsi="Times New Roman"/>
                <w:szCs w:val="21"/>
              </w:rPr>
            </w:pPr>
            <w:r>
              <w:rPr>
                <w:rFonts w:ascii="Times New Roman" w:hAnsi="Times New Roman"/>
                <w:szCs w:val="21"/>
              </w:rPr>
              <w:t>0.94</w:t>
            </w:r>
          </w:p>
        </w:tc>
      </w:tr>
      <w:tr w:rsidR="00CB59A2" w:rsidRPr="001A3BA4" w:rsidTr="00665DFA">
        <w:trPr>
          <w:trHeight w:val="454"/>
          <w:jc w:val="center"/>
        </w:trPr>
        <w:tc>
          <w:tcPr>
            <w:tcW w:w="944" w:type="dxa"/>
            <w:vAlign w:val="center"/>
          </w:tcPr>
          <w:p w:rsidR="00CB59A2" w:rsidRPr="001A3BA4" w:rsidRDefault="00CB59A2" w:rsidP="006B05CA">
            <w:pPr>
              <w:jc w:val="center"/>
              <w:rPr>
                <w:rFonts w:ascii="Times New Roman" w:hAnsi="Times New Roman"/>
                <w:szCs w:val="21"/>
              </w:rPr>
            </w:pPr>
            <w:r w:rsidRPr="001A3BA4">
              <w:rPr>
                <w:rFonts w:ascii="Times New Roman" w:hAnsi="Times New Roman"/>
                <w:szCs w:val="21"/>
              </w:rPr>
              <w:t>综合能耗</w:t>
            </w:r>
          </w:p>
        </w:tc>
        <w:tc>
          <w:tcPr>
            <w:tcW w:w="968" w:type="dxa"/>
            <w:vAlign w:val="center"/>
          </w:tcPr>
          <w:p w:rsidR="00CB59A2" w:rsidRPr="001A3BA4" w:rsidRDefault="00CB59A2" w:rsidP="006B05CA">
            <w:pPr>
              <w:jc w:val="center"/>
              <w:rPr>
                <w:rFonts w:ascii="Times New Roman" w:hAnsi="Times New Roman"/>
                <w:szCs w:val="21"/>
              </w:rPr>
            </w:pPr>
            <w:r w:rsidRPr="001A3BA4">
              <w:rPr>
                <w:rFonts w:ascii="Times New Roman" w:hAnsi="Times New Roman"/>
                <w:szCs w:val="21"/>
              </w:rPr>
              <w:t>t</w:t>
            </w:r>
            <w:r w:rsidRPr="001A3BA4">
              <w:rPr>
                <w:rFonts w:ascii="Times New Roman" w:hAnsi="Times New Roman"/>
                <w:szCs w:val="21"/>
              </w:rPr>
              <w:t>标煤</w:t>
            </w:r>
          </w:p>
        </w:tc>
        <w:tc>
          <w:tcPr>
            <w:tcW w:w="1160" w:type="dxa"/>
            <w:vAlign w:val="center"/>
          </w:tcPr>
          <w:p w:rsidR="00CB59A2" w:rsidRPr="001A3BA4" w:rsidRDefault="00CB59A2" w:rsidP="001A3BA4">
            <w:pPr>
              <w:jc w:val="center"/>
              <w:rPr>
                <w:rFonts w:ascii="Times New Roman" w:hAnsi="Times New Roman"/>
                <w:color w:val="000000"/>
                <w:szCs w:val="21"/>
              </w:rPr>
            </w:pPr>
            <w:r w:rsidRPr="001A3BA4">
              <w:rPr>
                <w:rFonts w:ascii="Times New Roman" w:hAnsi="Times New Roman"/>
                <w:color w:val="000000"/>
                <w:szCs w:val="21"/>
              </w:rPr>
              <w:t>935.43</w:t>
            </w:r>
          </w:p>
        </w:tc>
        <w:tc>
          <w:tcPr>
            <w:tcW w:w="1160" w:type="dxa"/>
            <w:vAlign w:val="center"/>
          </w:tcPr>
          <w:p w:rsidR="00CB59A2" w:rsidRPr="001A3BA4" w:rsidRDefault="00CB59A2" w:rsidP="001A3BA4">
            <w:pPr>
              <w:jc w:val="center"/>
              <w:rPr>
                <w:rFonts w:ascii="Times New Roman" w:hAnsi="Times New Roman"/>
                <w:color w:val="000000"/>
                <w:szCs w:val="21"/>
              </w:rPr>
            </w:pPr>
            <w:r w:rsidRPr="001A3BA4">
              <w:rPr>
                <w:rFonts w:ascii="Times New Roman" w:hAnsi="Times New Roman"/>
                <w:color w:val="000000"/>
                <w:szCs w:val="21"/>
              </w:rPr>
              <w:t>1005.96</w:t>
            </w:r>
          </w:p>
        </w:tc>
        <w:tc>
          <w:tcPr>
            <w:tcW w:w="1040" w:type="dxa"/>
            <w:vAlign w:val="center"/>
          </w:tcPr>
          <w:p w:rsidR="00CB59A2" w:rsidRPr="001A3BA4" w:rsidRDefault="00CB59A2" w:rsidP="001A3BA4">
            <w:pPr>
              <w:jc w:val="center"/>
              <w:rPr>
                <w:rFonts w:ascii="Times New Roman" w:hAnsi="Times New Roman"/>
                <w:color w:val="000000"/>
                <w:szCs w:val="21"/>
              </w:rPr>
            </w:pPr>
            <w:r w:rsidRPr="001A3BA4">
              <w:rPr>
                <w:rFonts w:ascii="Times New Roman" w:hAnsi="Times New Roman"/>
                <w:color w:val="000000"/>
                <w:szCs w:val="21"/>
              </w:rPr>
              <w:t>1077.21</w:t>
            </w:r>
          </w:p>
        </w:tc>
        <w:tc>
          <w:tcPr>
            <w:tcW w:w="977" w:type="dxa"/>
            <w:vAlign w:val="center"/>
          </w:tcPr>
          <w:p w:rsidR="00CB59A2" w:rsidRPr="001A3BA4" w:rsidRDefault="00CB59A2" w:rsidP="001A3BA4">
            <w:pPr>
              <w:jc w:val="center"/>
              <w:rPr>
                <w:rFonts w:ascii="Times New Roman" w:hAnsi="Times New Roman"/>
                <w:szCs w:val="21"/>
              </w:rPr>
            </w:pPr>
            <w:r w:rsidRPr="001A3BA4">
              <w:rPr>
                <w:rFonts w:ascii="Times New Roman" w:hAnsi="Times New Roman"/>
                <w:szCs w:val="21"/>
              </w:rPr>
              <w:t>tce/t</w:t>
            </w:r>
          </w:p>
        </w:tc>
        <w:tc>
          <w:tcPr>
            <w:tcW w:w="1055" w:type="dxa"/>
            <w:vAlign w:val="center"/>
          </w:tcPr>
          <w:p w:rsidR="00CB59A2" w:rsidRPr="001A3BA4" w:rsidRDefault="00CB59A2" w:rsidP="001A3BA4">
            <w:pPr>
              <w:jc w:val="center"/>
              <w:rPr>
                <w:rFonts w:ascii="Times New Roman" w:hAnsi="Times New Roman"/>
                <w:color w:val="000000"/>
                <w:szCs w:val="21"/>
              </w:rPr>
            </w:pPr>
            <w:r w:rsidRPr="001A3BA4">
              <w:rPr>
                <w:rFonts w:ascii="Times New Roman" w:hAnsi="Times New Roman"/>
                <w:color w:val="000000"/>
                <w:szCs w:val="21"/>
              </w:rPr>
              <w:t>7195.61</w:t>
            </w:r>
          </w:p>
        </w:tc>
        <w:tc>
          <w:tcPr>
            <w:tcW w:w="1019" w:type="dxa"/>
            <w:vAlign w:val="center"/>
          </w:tcPr>
          <w:p w:rsidR="00CB59A2" w:rsidRPr="001A3BA4" w:rsidRDefault="00CB59A2" w:rsidP="001A3BA4">
            <w:pPr>
              <w:jc w:val="center"/>
              <w:rPr>
                <w:rFonts w:ascii="Times New Roman" w:hAnsi="Times New Roman"/>
                <w:color w:val="000000"/>
                <w:szCs w:val="21"/>
              </w:rPr>
            </w:pPr>
            <w:r w:rsidRPr="001A3BA4">
              <w:rPr>
                <w:rFonts w:ascii="Times New Roman" w:hAnsi="Times New Roman"/>
                <w:color w:val="000000"/>
                <w:szCs w:val="21"/>
              </w:rPr>
              <w:t>7185.44</w:t>
            </w:r>
          </w:p>
        </w:tc>
        <w:tc>
          <w:tcPr>
            <w:tcW w:w="1033" w:type="dxa"/>
            <w:vAlign w:val="center"/>
          </w:tcPr>
          <w:p w:rsidR="00CB59A2" w:rsidRPr="001A3BA4" w:rsidRDefault="00CB59A2" w:rsidP="001A3BA4">
            <w:pPr>
              <w:jc w:val="center"/>
              <w:rPr>
                <w:rFonts w:ascii="Times New Roman" w:hAnsi="Times New Roman"/>
                <w:color w:val="000000"/>
                <w:szCs w:val="21"/>
              </w:rPr>
            </w:pPr>
            <w:r w:rsidRPr="001A3BA4">
              <w:rPr>
                <w:rFonts w:ascii="Times New Roman" w:hAnsi="Times New Roman"/>
                <w:color w:val="000000"/>
                <w:szCs w:val="21"/>
              </w:rPr>
              <w:t>7181.40</w:t>
            </w:r>
          </w:p>
        </w:tc>
      </w:tr>
      <w:tr w:rsidR="00CB59A2" w:rsidRPr="001A3BA4" w:rsidTr="001A3BA4">
        <w:trPr>
          <w:trHeight w:val="454"/>
          <w:jc w:val="center"/>
        </w:trPr>
        <w:tc>
          <w:tcPr>
            <w:tcW w:w="944" w:type="dxa"/>
            <w:vAlign w:val="center"/>
          </w:tcPr>
          <w:p w:rsidR="00CB59A2" w:rsidRPr="001A3BA4" w:rsidRDefault="00CB59A2" w:rsidP="006B05CA">
            <w:pPr>
              <w:jc w:val="center"/>
              <w:rPr>
                <w:rFonts w:ascii="Times New Roman" w:hAnsi="Times New Roman"/>
                <w:szCs w:val="21"/>
              </w:rPr>
            </w:pPr>
            <w:r w:rsidRPr="001A3BA4">
              <w:rPr>
                <w:rFonts w:ascii="Times New Roman" w:hAnsi="Times New Roman"/>
                <w:szCs w:val="21"/>
              </w:rPr>
              <w:t>备注</w:t>
            </w:r>
          </w:p>
        </w:tc>
        <w:tc>
          <w:tcPr>
            <w:tcW w:w="8412" w:type="dxa"/>
            <w:gridSpan w:val="8"/>
            <w:vAlign w:val="center"/>
          </w:tcPr>
          <w:p w:rsidR="00CB59A2" w:rsidRPr="001A3BA4" w:rsidRDefault="00CB59A2" w:rsidP="001A3BA4">
            <w:pPr>
              <w:jc w:val="center"/>
              <w:rPr>
                <w:rFonts w:ascii="Times New Roman" w:hAnsi="Times New Roman"/>
                <w:color w:val="FF0000"/>
                <w:szCs w:val="21"/>
              </w:rPr>
            </w:pPr>
            <w:r w:rsidRPr="001A3BA4">
              <w:rPr>
                <w:rFonts w:ascii="Times New Roman" w:hAnsi="Times New Roman"/>
                <w:szCs w:val="21"/>
              </w:rPr>
              <w:t>自来水（万吨）折合标煤</w:t>
            </w:r>
            <w:r w:rsidRPr="001A3BA4">
              <w:rPr>
                <w:rFonts w:ascii="Times New Roman" w:hAnsi="Times New Roman"/>
                <w:szCs w:val="21"/>
              </w:rPr>
              <w:t>0.857</w:t>
            </w:r>
            <w:r w:rsidRPr="001A3BA4">
              <w:rPr>
                <w:rFonts w:ascii="Times New Roman" w:hAnsi="Times New Roman"/>
                <w:szCs w:val="21"/>
              </w:rPr>
              <w:t>吨，电（万度）折合标煤</w:t>
            </w:r>
            <w:r w:rsidRPr="001A3BA4">
              <w:rPr>
                <w:rFonts w:ascii="Times New Roman" w:hAnsi="Times New Roman"/>
                <w:szCs w:val="21"/>
              </w:rPr>
              <w:t>1.229</w:t>
            </w:r>
            <w:r w:rsidRPr="001A3BA4">
              <w:rPr>
                <w:rFonts w:ascii="Times New Roman" w:hAnsi="Times New Roman"/>
                <w:szCs w:val="21"/>
              </w:rPr>
              <w:t>吨，蒸汽（吨）折合标煤</w:t>
            </w:r>
            <w:r w:rsidRPr="001A3BA4">
              <w:rPr>
                <w:rFonts w:ascii="Times New Roman" w:hAnsi="Times New Roman"/>
                <w:szCs w:val="21"/>
              </w:rPr>
              <w:t>0.1286</w:t>
            </w:r>
            <w:r w:rsidRPr="001A3BA4">
              <w:rPr>
                <w:rFonts w:ascii="Times New Roman" w:hAnsi="Times New Roman"/>
                <w:szCs w:val="21"/>
              </w:rPr>
              <w:t>吨，煤炭（吨）折合标煤</w:t>
            </w:r>
            <w:r w:rsidRPr="001A3BA4">
              <w:rPr>
                <w:rFonts w:ascii="Times New Roman" w:hAnsi="Times New Roman"/>
                <w:szCs w:val="21"/>
              </w:rPr>
              <w:t>0.7143</w:t>
            </w:r>
            <w:r w:rsidRPr="001A3BA4">
              <w:rPr>
                <w:rFonts w:ascii="Times New Roman" w:hAnsi="Times New Roman"/>
                <w:szCs w:val="21"/>
              </w:rPr>
              <w:t>吨。</w:t>
            </w:r>
          </w:p>
        </w:tc>
      </w:tr>
    </w:tbl>
    <w:p w:rsidR="00474C42" w:rsidRPr="000B60BF" w:rsidRDefault="002C3AB5">
      <w:pPr>
        <w:spacing w:line="520" w:lineRule="exact"/>
        <w:rPr>
          <w:rFonts w:ascii="Times New Roman" w:hAnsi="Times New Roman"/>
          <w:sz w:val="28"/>
          <w:szCs w:val="28"/>
        </w:rPr>
      </w:pPr>
      <w:r w:rsidRPr="000B60BF">
        <w:rPr>
          <w:rFonts w:ascii="Times New Roman" w:hAnsi="Times New Roman"/>
          <w:sz w:val="28"/>
          <w:szCs w:val="28"/>
        </w:rPr>
        <w:t>企业目前主要公用设施建设情况见表</w:t>
      </w:r>
      <w:r w:rsidRPr="000B60BF">
        <w:rPr>
          <w:rFonts w:ascii="Times New Roman" w:hAnsi="Times New Roman"/>
          <w:sz w:val="28"/>
          <w:szCs w:val="28"/>
        </w:rPr>
        <w:t>3.2.</w:t>
      </w:r>
      <w:r w:rsidR="00A94345">
        <w:rPr>
          <w:rFonts w:ascii="Times New Roman" w:hAnsi="Times New Roman" w:hint="eastAsia"/>
          <w:sz w:val="28"/>
          <w:szCs w:val="28"/>
        </w:rPr>
        <w:t>5</w:t>
      </w:r>
      <w:r w:rsidRPr="000B60BF">
        <w:rPr>
          <w:rFonts w:ascii="Times New Roman" w:hAnsi="Times New Roman"/>
          <w:sz w:val="28"/>
          <w:szCs w:val="28"/>
        </w:rPr>
        <w:t>-</w:t>
      </w:r>
      <w:r w:rsidR="001B7A6D" w:rsidRPr="000B60BF">
        <w:rPr>
          <w:rFonts w:ascii="Times New Roman" w:hAnsi="Times New Roman"/>
          <w:sz w:val="28"/>
          <w:szCs w:val="28"/>
        </w:rPr>
        <w:t>2</w:t>
      </w:r>
      <w:r w:rsidRPr="000B60BF">
        <w:rPr>
          <w:rFonts w:ascii="Times New Roman" w:hAnsi="Times New Roman"/>
          <w:sz w:val="28"/>
          <w:szCs w:val="28"/>
        </w:rPr>
        <w:t>。</w:t>
      </w:r>
    </w:p>
    <w:p w:rsidR="00474C42" w:rsidRPr="000B60BF" w:rsidRDefault="002C3AB5">
      <w:pPr>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3.2.</w:t>
      </w:r>
      <w:r w:rsidR="00A94345">
        <w:rPr>
          <w:rFonts w:ascii="Times New Roman" w:hAnsi="Times New Roman" w:hint="eastAsia"/>
          <w:b/>
          <w:sz w:val="24"/>
          <w:szCs w:val="24"/>
        </w:rPr>
        <w:t>5</w:t>
      </w:r>
      <w:r w:rsidRPr="000B60BF">
        <w:rPr>
          <w:rFonts w:ascii="Times New Roman" w:hAnsi="Times New Roman"/>
          <w:b/>
          <w:sz w:val="24"/>
          <w:szCs w:val="24"/>
        </w:rPr>
        <w:t xml:space="preserve">-2  </w:t>
      </w:r>
      <w:r w:rsidRPr="000B60BF">
        <w:rPr>
          <w:rFonts w:ascii="Times New Roman" w:hAnsi="Times New Roman"/>
          <w:b/>
          <w:sz w:val="24"/>
          <w:szCs w:val="24"/>
        </w:rPr>
        <w:t>现有公用设施建设情况汇总表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302"/>
        <w:gridCol w:w="1678"/>
        <w:gridCol w:w="5205"/>
        <w:gridCol w:w="1171"/>
      </w:tblGrid>
      <w:tr w:rsidR="009E1345" w:rsidRPr="000B60BF" w:rsidTr="009A6705">
        <w:trPr>
          <w:trHeight w:val="284"/>
          <w:jc w:val="center"/>
        </w:trPr>
        <w:tc>
          <w:tcPr>
            <w:tcW w:w="1302" w:type="dxa"/>
            <w:vMerge w:val="restart"/>
            <w:vAlign w:val="center"/>
          </w:tcPr>
          <w:p w:rsidR="009E1345" w:rsidRPr="000B60BF" w:rsidRDefault="009E134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公用工程</w:t>
            </w:r>
          </w:p>
        </w:tc>
        <w:tc>
          <w:tcPr>
            <w:tcW w:w="1678" w:type="dxa"/>
            <w:vAlign w:val="center"/>
          </w:tcPr>
          <w:p w:rsidR="009E1345" w:rsidRPr="000B60BF" w:rsidRDefault="009E1345">
            <w:pPr>
              <w:pStyle w:val="xl27"/>
              <w:widowControl w:val="0"/>
              <w:pBdr>
                <w:bottom w:val="none" w:sz="0" w:space="0" w:color="auto"/>
              </w:pBdr>
              <w:spacing w:before="0" w:after="0"/>
              <w:rPr>
                <w:rFonts w:ascii="Times New Roman" w:eastAsiaTheme="minorEastAsia" w:hAnsi="Times New Roman"/>
                <w:color w:val="000000"/>
                <w:kern w:val="2"/>
                <w:szCs w:val="21"/>
              </w:rPr>
            </w:pPr>
            <w:r w:rsidRPr="000B60BF">
              <w:rPr>
                <w:rFonts w:ascii="Times New Roman" w:eastAsiaTheme="minorEastAsia" w:hAnsi="Times New Roman"/>
                <w:color w:val="000000"/>
                <w:kern w:val="2"/>
                <w:szCs w:val="21"/>
              </w:rPr>
              <w:t>建设名称</w:t>
            </w:r>
          </w:p>
        </w:tc>
        <w:tc>
          <w:tcPr>
            <w:tcW w:w="5205" w:type="dxa"/>
            <w:shd w:val="clear" w:color="auto" w:fill="auto"/>
            <w:vAlign w:val="center"/>
          </w:tcPr>
          <w:p w:rsidR="009E1345" w:rsidRPr="009A6705" w:rsidRDefault="009E1345">
            <w:pPr>
              <w:jc w:val="center"/>
              <w:rPr>
                <w:rFonts w:ascii="Times New Roman" w:eastAsiaTheme="minorEastAsia" w:hAnsi="Times New Roman"/>
                <w:color w:val="000000"/>
                <w:szCs w:val="21"/>
              </w:rPr>
            </w:pPr>
            <w:r w:rsidRPr="009A6705">
              <w:rPr>
                <w:rFonts w:ascii="Times New Roman" w:eastAsiaTheme="minorEastAsia" w:hAnsi="Times New Roman"/>
                <w:color w:val="000000"/>
                <w:szCs w:val="21"/>
              </w:rPr>
              <w:t>年设计能力</w:t>
            </w:r>
          </w:p>
        </w:tc>
        <w:tc>
          <w:tcPr>
            <w:tcW w:w="1171" w:type="dxa"/>
            <w:vAlign w:val="center"/>
          </w:tcPr>
          <w:p w:rsidR="009E1345" w:rsidRPr="000B60BF" w:rsidRDefault="009E134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备注</w:t>
            </w:r>
          </w:p>
        </w:tc>
      </w:tr>
      <w:tr w:rsidR="009E1345" w:rsidRPr="000B60BF" w:rsidTr="009A6705">
        <w:trPr>
          <w:trHeight w:val="284"/>
          <w:jc w:val="center"/>
        </w:trPr>
        <w:tc>
          <w:tcPr>
            <w:tcW w:w="1302" w:type="dxa"/>
            <w:vMerge/>
            <w:vAlign w:val="center"/>
          </w:tcPr>
          <w:p w:rsidR="009E1345" w:rsidRPr="000B60BF" w:rsidRDefault="009E1345">
            <w:pPr>
              <w:widowControl/>
              <w:jc w:val="left"/>
              <w:rPr>
                <w:rFonts w:ascii="Times New Roman" w:eastAsiaTheme="minorEastAsia" w:hAnsi="Times New Roman"/>
                <w:color w:val="000000"/>
                <w:szCs w:val="21"/>
              </w:rPr>
            </w:pPr>
          </w:p>
        </w:tc>
        <w:tc>
          <w:tcPr>
            <w:tcW w:w="1678" w:type="dxa"/>
            <w:vAlign w:val="center"/>
          </w:tcPr>
          <w:p w:rsidR="009E1345" w:rsidRPr="000B60BF" w:rsidRDefault="009E134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给水</w:t>
            </w:r>
          </w:p>
        </w:tc>
        <w:tc>
          <w:tcPr>
            <w:tcW w:w="5205" w:type="dxa"/>
            <w:shd w:val="clear" w:color="auto" w:fill="auto"/>
            <w:vAlign w:val="center"/>
          </w:tcPr>
          <w:p w:rsidR="009E1345" w:rsidRPr="009A6705" w:rsidRDefault="009E1345">
            <w:pPr>
              <w:jc w:val="center"/>
              <w:rPr>
                <w:rFonts w:ascii="Times New Roman" w:eastAsiaTheme="minorEastAsia" w:hAnsi="Times New Roman"/>
                <w:color w:val="000000"/>
                <w:szCs w:val="21"/>
              </w:rPr>
            </w:pPr>
            <w:r w:rsidRPr="009A6705">
              <w:rPr>
                <w:rFonts w:ascii="Times New Roman" w:eastAsiaTheme="minorEastAsia" w:hAnsi="Times New Roman" w:hint="eastAsia"/>
                <w:color w:val="000000"/>
                <w:szCs w:val="21"/>
              </w:rPr>
              <w:t>17800</w:t>
            </w:r>
            <w:r w:rsidRPr="009A6705">
              <w:rPr>
                <w:rFonts w:ascii="Times New Roman" w:eastAsiaTheme="minorEastAsia" w:hAnsi="Times New Roman"/>
                <w:color w:val="000000"/>
                <w:szCs w:val="21"/>
              </w:rPr>
              <w:t>吨</w:t>
            </w:r>
          </w:p>
        </w:tc>
        <w:tc>
          <w:tcPr>
            <w:tcW w:w="1171" w:type="dxa"/>
            <w:vAlign w:val="center"/>
          </w:tcPr>
          <w:p w:rsidR="009E1345" w:rsidRPr="000B60BF" w:rsidRDefault="009E134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自来水</w:t>
            </w:r>
          </w:p>
        </w:tc>
      </w:tr>
      <w:tr w:rsidR="009E1345" w:rsidRPr="000B60BF" w:rsidTr="009A6705">
        <w:trPr>
          <w:trHeight w:val="284"/>
          <w:jc w:val="center"/>
        </w:trPr>
        <w:tc>
          <w:tcPr>
            <w:tcW w:w="1302" w:type="dxa"/>
            <w:vMerge/>
            <w:vAlign w:val="center"/>
          </w:tcPr>
          <w:p w:rsidR="009E1345" w:rsidRPr="000B60BF" w:rsidRDefault="009E1345">
            <w:pPr>
              <w:widowControl/>
              <w:jc w:val="left"/>
              <w:rPr>
                <w:rFonts w:ascii="Times New Roman" w:eastAsiaTheme="minorEastAsia" w:hAnsi="Times New Roman"/>
                <w:color w:val="000000"/>
                <w:szCs w:val="21"/>
              </w:rPr>
            </w:pPr>
          </w:p>
        </w:tc>
        <w:tc>
          <w:tcPr>
            <w:tcW w:w="1678" w:type="dxa"/>
            <w:vAlign w:val="center"/>
          </w:tcPr>
          <w:p w:rsidR="009E1345" w:rsidRPr="000B60BF" w:rsidRDefault="009E134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供电</w:t>
            </w:r>
          </w:p>
        </w:tc>
        <w:tc>
          <w:tcPr>
            <w:tcW w:w="5205" w:type="dxa"/>
            <w:shd w:val="clear" w:color="auto" w:fill="auto"/>
            <w:vAlign w:val="center"/>
          </w:tcPr>
          <w:p w:rsidR="009E1345" w:rsidRPr="009A6705" w:rsidRDefault="009E1345" w:rsidP="001A3BA4">
            <w:pPr>
              <w:jc w:val="center"/>
              <w:rPr>
                <w:rFonts w:ascii="Times New Roman" w:eastAsiaTheme="minorEastAsia" w:hAnsi="Times New Roman"/>
                <w:color w:val="000000"/>
                <w:szCs w:val="21"/>
              </w:rPr>
            </w:pPr>
            <w:r w:rsidRPr="009A6705">
              <w:rPr>
                <w:rFonts w:ascii="Times New Roman" w:eastAsiaTheme="minorEastAsia" w:hAnsi="Times New Roman" w:hint="eastAsia"/>
                <w:color w:val="000000"/>
                <w:szCs w:val="21"/>
              </w:rPr>
              <w:t>54.01</w:t>
            </w:r>
            <w:r w:rsidRPr="009A6705">
              <w:rPr>
                <w:rFonts w:ascii="Times New Roman" w:eastAsiaTheme="minorEastAsia" w:hAnsi="Times New Roman"/>
                <w:color w:val="000000"/>
                <w:szCs w:val="21"/>
              </w:rPr>
              <w:t>万</w:t>
            </w:r>
            <w:r w:rsidR="001A3BA4">
              <w:rPr>
                <w:rFonts w:ascii="Times New Roman" w:eastAsiaTheme="minorEastAsia" w:hAnsi="Times New Roman" w:hint="eastAsia"/>
                <w:color w:val="000000"/>
                <w:szCs w:val="21"/>
              </w:rPr>
              <w:t>k</w:t>
            </w:r>
            <w:r w:rsidRPr="009A6705">
              <w:rPr>
                <w:rFonts w:ascii="Times New Roman" w:eastAsiaTheme="minorEastAsia" w:hAnsi="Times New Roman"/>
                <w:color w:val="000000"/>
                <w:szCs w:val="21"/>
              </w:rPr>
              <w:t>W</w:t>
            </w:r>
            <w:r w:rsidR="001A3BA4">
              <w:rPr>
                <w:rFonts w:ascii="Times New Roman" w:eastAsiaTheme="minorEastAsia" w:hAnsi="Times New Roman" w:hint="eastAsia"/>
                <w:color w:val="000000"/>
                <w:szCs w:val="21"/>
              </w:rPr>
              <w:t>·</w:t>
            </w:r>
            <w:r w:rsidRPr="009A6705">
              <w:rPr>
                <w:rFonts w:ascii="Times New Roman" w:eastAsiaTheme="minorEastAsia" w:hAnsi="Times New Roman"/>
                <w:color w:val="000000"/>
                <w:szCs w:val="21"/>
              </w:rPr>
              <w:t>h</w:t>
            </w:r>
          </w:p>
        </w:tc>
        <w:tc>
          <w:tcPr>
            <w:tcW w:w="1171" w:type="dxa"/>
            <w:vAlign w:val="center"/>
          </w:tcPr>
          <w:p w:rsidR="009E1345" w:rsidRPr="000B60BF" w:rsidRDefault="009E134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配电房</w:t>
            </w:r>
          </w:p>
        </w:tc>
      </w:tr>
      <w:tr w:rsidR="009E1345" w:rsidRPr="000B60BF" w:rsidTr="009A6705">
        <w:trPr>
          <w:trHeight w:val="284"/>
          <w:jc w:val="center"/>
        </w:trPr>
        <w:tc>
          <w:tcPr>
            <w:tcW w:w="1302" w:type="dxa"/>
            <w:vMerge/>
            <w:vAlign w:val="center"/>
          </w:tcPr>
          <w:p w:rsidR="009E1345" w:rsidRPr="000B60BF" w:rsidRDefault="009E1345">
            <w:pPr>
              <w:widowControl/>
              <w:jc w:val="left"/>
              <w:rPr>
                <w:rFonts w:ascii="Times New Roman" w:eastAsiaTheme="minorEastAsia" w:hAnsi="Times New Roman"/>
                <w:color w:val="000000"/>
                <w:szCs w:val="21"/>
              </w:rPr>
            </w:pPr>
          </w:p>
        </w:tc>
        <w:tc>
          <w:tcPr>
            <w:tcW w:w="1678" w:type="dxa"/>
            <w:vAlign w:val="center"/>
          </w:tcPr>
          <w:p w:rsidR="009E1345" w:rsidRPr="000B60BF" w:rsidRDefault="009E134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排水</w:t>
            </w:r>
          </w:p>
        </w:tc>
        <w:tc>
          <w:tcPr>
            <w:tcW w:w="6376" w:type="dxa"/>
            <w:gridSpan w:val="2"/>
            <w:shd w:val="clear" w:color="auto" w:fill="auto"/>
            <w:vAlign w:val="center"/>
          </w:tcPr>
          <w:p w:rsidR="009E1345" w:rsidRPr="009A6705" w:rsidRDefault="009E1345">
            <w:pPr>
              <w:jc w:val="center"/>
              <w:rPr>
                <w:rFonts w:ascii="Times New Roman" w:eastAsiaTheme="minorEastAsia" w:hAnsi="Times New Roman"/>
                <w:color w:val="000000"/>
                <w:szCs w:val="21"/>
              </w:rPr>
            </w:pPr>
            <w:r w:rsidRPr="009A6705">
              <w:rPr>
                <w:rFonts w:ascii="Times New Roman" w:eastAsiaTheme="minorEastAsia" w:hAnsi="Times New Roman"/>
                <w:color w:val="000000"/>
                <w:szCs w:val="21"/>
              </w:rPr>
              <w:t>雨污分流；排水管道</w:t>
            </w:r>
          </w:p>
        </w:tc>
      </w:tr>
      <w:tr w:rsidR="009E1345" w:rsidRPr="000B60BF" w:rsidTr="009A6705">
        <w:trPr>
          <w:trHeight w:val="284"/>
          <w:jc w:val="center"/>
        </w:trPr>
        <w:tc>
          <w:tcPr>
            <w:tcW w:w="1302" w:type="dxa"/>
            <w:vMerge/>
            <w:vAlign w:val="center"/>
          </w:tcPr>
          <w:p w:rsidR="009E1345" w:rsidRPr="000B60BF" w:rsidRDefault="009E1345">
            <w:pPr>
              <w:widowControl/>
              <w:jc w:val="left"/>
              <w:rPr>
                <w:rFonts w:ascii="Times New Roman" w:eastAsiaTheme="minorEastAsia" w:hAnsi="Times New Roman"/>
                <w:color w:val="000000"/>
                <w:szCs w:val="21"/>
              </w:rPr>
            </w:pPr>
          </w:p>
        </w:tc>
        <w:tc>
          <w:tcPr>
            <w:tcW w:w="1678" w:type="dxa"/>
            <w:vAlign w:val="center"/>
          </w:tcPr>
          <w:p w:rsidR="009E1345" w:rsidRPr="000B60BF" w:rsidRDefault="009E1345">
            <w:pPr>
              <w:jc w:val="center"/>
              <w:rPr>
                <w:rFonts w:ascii="Times New Roman" w:eastAsiaTheme="minorEastAsia" w:hAnsi="Times New Roman"/>
                <w:color w:val="000000"/>
                <w:szCs w:val="21"/>
              </w:rPr>
            </w:pPr>
            <w:r>
              <w:rPr>
                <w:rFonts w:ascii="Times New Roman" w:eastAsiaTheme="minorEastAsia" w:hAnsi="Times New Roman" w:hint="eastAsia"/>
                <w:color w:val="000000"/>
                <w:szCs w:val="21"/>
              </w:rPr>
              <w:t>绿化</w:t>
            </w:r>
          </w:p>
        </w:tc>
        <w:tc>
          <w:tcPr>
            <w:tcW w:w="6376" w:type="dxa"/>
            <w:gridSpan w:val="2"/>
            <w:shd w:val="clear" w:color="auto" w:fill="auto"/>
            <w:vAlign w:val="center"/>
          </w:tcPr>
          <w:p w:rsidR="009E1345" w:rsidRPr="009A6705" w:rsidRDefault="009E1345">
            <w:pPr>
              <w:jc w:val="center"/>
              <w:rPr>
                <w:rFonts w:ascii="Times New Roman" w:eastAsiaTheme="minorEastAsia" w:hAnsi="Times New Roman"/>
                <w:color w:val="000000"/>
                <w:szCs w:val="21"/>
              </w:rPr>
            </w:pPr>
            <w:r w:rsidRPr="009A6705">
              <w:rPr>
                <w:rFonts w:ascii="Times New Roman" w:eastAsiaTheme="minorEastAsia" w:hAnsi="Times New Roman"/>
                <w:color w:val="000000"/>
                <w:szCs w:val="21"/>
              </w:rPr>
              <w:t>922.6</w:t>
            </w:r>
            <w:r w:rsidRPr="009A6705">
              <w:rPr>
                <w:rFonts w:ascii="Times New Roman" w:hAnsi="Times New Roman"/>
                <w:szCs w:val="21"/>
              </w:rPr>
              <w:t>m</w:t>
            </w:r>
            <w:r w:rsidRPr="009A6705">
              <w:rPr>
                <w:rFonts w:ascii="Times New Roman" w:hAnsi="Times New Roman"/>
                <w:szCs w:val="21"/>
                <w:vertAlign w:val="superscript"/>
              </w:rPr>
              <w:t>2</w:t>
            </w:r>
          </w:p>
        </w:tc>
      </w:tr>
      <w:tr w:rsidR="009E1345" w:rsidRPr="000B60BF" w:rsidTr="009A6705">
        <w:trPr>
          <w:trHeight w:val="284"/>
          <w:jc w:val="center"/>
        </w:trPr>
        <w:tc>
          <w:tcPr>
            <w:tcW w:w="1302" w:type="dxa"/>
            <w:vMerge w:val="restart"/>
            <w:vAlign w:val="center"/>
          </w:tcPr>
          <w:p w:rsidR="009E1345" w:rsidRPr="000B60BF" w:rsidRDefault="009E1345">
            <w:pPr>
              <w:jc w:val="center"/>
              <w:rPr>
                <w:rFonts w:ascii="Times New Roman" w:eastAsiaTheme="minorEastAsia" w:hAnsi="Times New Roman"/>
                <w:szCs w:val="21"/>
              </w:rPr>
            </w:pPr>
            <w:r w:rsidRPr="000B60BF">
              <w:rPr>
                <w:rFonts w:ascii="Times New Roman" w:eastAsiaTheme="minorEastAsia" w:hAnsi="Times New Roman"/>
                <w:szCs w:val="21"/>
              </w:rPr>
              <w:t>贮运工程</w:t>
            </w:r>
          </w:p>
        </w:tc>
        <w:tc>
          <w:tcPr>
            <w:tcW w:w="1678" w:type="dxa"/>
            <w:vAlign w:val="center"/>
          </w:tcPr>
          <w:p w:rsidR="009E1345" w:rsidRPr="000B60BF" w:rsidRDefault="009E1345">
            <w:pPr>
              <w:jc w:val="center"/>
              <w:rPr>
                <w:rFonts w:ascii="Times New Roman" w:eastAsiaTheme="minorEastAsia" w:hAnsi="Times New Roman"/>
                <w:szCs w:val="21"/>
              </w:rPr>
            </w:pPr>
            <w:r>
              <w:rPr>
                <w:rFonts w:ascii="Times New Roman" w:eastAsiaTheme="minorEastAsia" w:hAnsi="Times New Roman" w:hint="eastAsia"/>
                <w:szCs w:val="21"/>
              </w:rPr>
              <w:t>原料仓库</w:t>
            </w:r>
          </w:p>
        </w:tc>
        <w:tc>
          <w:tcPr>
            <w:tcW w:w="6376" w:type="dxa"/>
            <w:gridSpan w:val="2"/>
            <w:shd w:val="clear" w:color="auto" w:fill="auto"/>
            <w:vAlign w:val="center"/>
          </w:tcPr>
          <w:p w:rsidR="009E1345" w:rsidRPr="009A6705" w:rsidRDefault="009E1345">
            <w:pPr>
              <w:jc w:val="center"/>
              <w:rPr>
                <w:rFonts w:ascii="Times New Roman" w:eastAsiaTheme="minorEastAsia" w:hAnsi="Times New Roman"/>
                <w:szCs w:val="21"/>
              </w:rPr>
            </w:pPr>
            <w:r w:rsidRPr="009A6705">
              <w:rPr>
                <w:rFonts w:ascii="Times New Roman" w:eastAsiaTheme="minorEastAsia" w:hAnsi="Times New Roman"/>
                <w:szCs w:val="21"/>
              </w:rPr>
              <w:t>406</w:t>
            </w:r>
            <w:r w:rsidRPr="009A6705">
              <w:rPr>
                <w:rFonts w:ascii="Times New Roman" w:hAnsi="Times New Roman"/>
                <w:szCs w:val="21"/>
              </w:rPr>
              <w:t>m</w:t>
            </w:r>
            <w:r w:rsidRPr="009A6705">
              <w:rPr>
                <w:rFonts w:ascii="Times New Roman" w:hAnsi="Times New Roman"/>
                <w:szCs w:val="21"/>
                <w:vertAlign w:val="superscript"/>
              </w:rPr>
              <w:t>2</w:t>
            </w:r>
          </w:p>
        </w:tc>
      </w:tr>
      <w:tr w:rsidR="009E1345" w:rsidRPr="000B60BF" w:rsidTr="009A6705">
        <w:trPr>
          <w:trHeight w:val="284"/>
          <w:jc w:val="center"/>
        </w:trPr>
        <w:tc>
          <w:tcPr>
            <w:tcW w:w="1302" w:type="dxa"/>
            <w:vMerge/>
            <w:vAlign w:val="center"/>
          </w:tcPr>
          <w:p w:rsidR="009E1345" w:rsidRPr="000B60BF" w:rsidRDefault="009E1345">
            <w:pPr>
              <w:jc w:val="center"/>
              <w:rPr>
                <w:rFonts w:ascii="Times New Roman" w:eastAsiaTheme="minorEastAsia" w:hAnsi="Times New Roman"/>
                <w:szCs w:val="21"/>
              </w:rPr>
            </w:pPr>
          </w:p>
        </w:tc>
        <w:tc>
          <w:tcPr>
            <w:tcW w:w="1678" w:type="dxa"/>
            <w:vAlign w:val="center"/>
          </w:tcPr>
          <w:p w:rsidR="009E1345" w:rsidRPr="000B60BF" w:rsidRDefault="009E1345">
            <w:pPr>
              <w:jc w:val="center"/>
              <w:rPr>
                <w:rFonts w:ascii="Times New Roman" w:eastAsiaTheme="minorEastAsia" w:hAnsi="Times New Roman"/>
                <w:szCs w:val="21"/>
              </w:rPr>
            </w:pPr>
            <w:r>
              <w:rPr>
                <w:rFonts w:ascii="Times New Roman" w:eastAsiaTheme="minorEastAsia" w:hAnsi="Times New Roman" w:hint="eastAsia"/>
                <w:szCs w:val="21"/>
              </w:rPr>
              <w:t>化学品仓库</w:t>
            </w:r>
          </w:p>
        </w:tc>
        <w:tc>
          <w:tcPr>
            <w:tcW w:w="6376" w:type="dxa"/>
            <w:gridSpan w:val="2"/>
            <w:shd w:val="clear" w:color="auto" w:fill="auto"/>
            <w:vAlign w:val="center"/>
          </w:tcPr>
          <w:p w:rsidR="009E1345" w:rsidRPr="009A6705" w:rsidRDefault="009E1345" w:rsidP="009E1345">
            <w:pPr>
              <w:jc w:val="center"/>
              <w:rPr>
                <w:rFonts w:ascii="Times New Roman" w:eastAsiaTheme="minorEastAsia" w:hAnsi="Times New Roman"/>
                <w:szCs w:val="21"/>
              </w:rPr>
            </w:pPr>
            <w:r w:rsidRPr="009A6705">
              <w:rPr>
                <w:rFonts w:ascii="Times New Roman" w:eastAsiaTheme="minorEastAsia" w:hAnsi="Times New Roman"/>
                <w:szCs w:val="21"/>
              </w:rPr>
              <w:t>246</w:t>
            </w:r>
            <w:r w:rsidRPr="009A6705">
              <w:rPr>
                <w:rFonts w:ascii="Times New Roman" w:hAnsi="Times New Roman"/>
                <w:szCs w:val="21"/>
              </w:rPr>
              <w:t>m</w:t>
            </w:r>
            <w:r w:rsidRPr="009A6705">
              <w:rPr>
                <w:rFonts w:ascii="Times New Roman" w:hAnsi="Times New Roman"/>
                <w:szCs w:val="21"/>
                <w:vertAlign w:val="superscript"/>
              </w:rPr>
              <w:t>2</w:t>
            </w:r>
          </w:p>
        </w:tc>
      </w:tr>
      <w:tr w:rsidR="009E1345" w:rsidRPr="000B60BF" w:rsidTr="009A6705">
        <w:trPr>
          <w:trHeight w:val="284"/>
          <w:jc w:val="center"/>
        </w:trPr>
        <w:tc>
          <w:tcPr>
            <w:tcW w:w="1302" w:type="dxa"/>
            <w:vMerge/>
            <w:vAlign w:val="center"/>
          </w:tcPr>
          <w:p w:rsidR="009E1345" w:rsidRPr="000B60BF" w:rsidRDefault="009E1345">
            <w:pPr>
              <w:jc w:val="center"/>
              <w:rPr>
                <w:rFonts w:ascii="Times New Roman" w:eastAsiaTheme="minorEastAsia" w:hAnsi="Times New Roman"/>
                <w:szCs w:val="21"/>
              </w:rPr>
            </w:pPr>
          </w:p>
        </w:tc>
        <w:tc>
          <w:tcPr>
            <w:tcW w:w="1678" w:type="dxa"/>
            <w:vAlign w:val="center"/>
          </w:tcPr>
          <w:p w:rsidR="009E1345" w:rsidRPr="000B60BF" w:rsidRDefault="009E1345">
            <w:pPr>
              <w:jc w:val="center"/>
              <w:rPr>
                <w:rFonts w:ascii="Times New Roman" w:eastAsiaTheme="minorEastAsia" w:hAnsi="Times New Roman"/>
                <w:szCs w:val="21"/>
              </w:rPr>
            </w:pPr>
            <w:r>
              <w:rPr>
                <w:rFonts w:ascii="Times New Roman" w:eastAsiaTheme="minorEastAsia" w:hAnsi="Times New Roman" w:hint="eastAsia"/>
                <w:szCs w:val="21"/>
              </w:rPr>
              <w:t>成品仓库</w:t>
            </w:r>
          </w:p>
        </w:tc>
        <w:tc>
          <w:tcPr>
            <w:tcW w:w="6376" w:type="dxa"/>
            <w:gridSpan w:val="2"/>
            <w:shd w:val="clear" w:color="auto" w:fill="auto"/>
            <w:vAlign w:val="center"/>
          </w:tcPr>
          <w:p w:rsidR="009E1345" w:rsidRPr="009A6705" w:rsidRDefault="009E1345">
            <w:pPr>
              <w:jc w:val="center"/>
              <w:rPr>
                <w:rFonts w:ascii="Times New Roman" w:eastAsiaTheme="minorEastAsia" w:hAnsi="Times New Roman"/>
                <w:szCs w:val="21"/>
              </w:rPr>
            </w:pPr>
            <w:r w:rsidRPr="009A6705">
              <w:rPr>
                <w:rFonts w:ascii="Times New Roman" w:eastAsiaTheme="minorEastAsia" w:hAnsi="Times New Roman"/>
                <w:szCs w:val="21"/>
              </w:rPr>
              <w:t>1038</w:t>
            </w:r>
            <w:r w:rsidRPr="009A6705">
              <w:rPr>
                <w:rFonts w:ascii="Times New Roman" w:hAnsi="Times New Roman"/>
                <w:szCs w:val="21"/>
              </w:rPr>
              <w:t>m</w:t>
            </w:r>
            <w:r w:rsidRPr="009A6705">
              <w:rPr>
                <w:rFonts w:ascii="Times New Roman" w:hAnsi="Times New Roman"/>
                <w:szCs w:val="21"/>
                <w:vertAlign w:val="superscript"/>
              </w:rPr>
              <w:t>2</w:t>
            </w:r>
          </w:p>
        </w:tc>
      </w:tr>
      <w:tr w:rsidR="00474C42" w:rsidRPr="000B60BF" w:rsidTr="009A6705">
        <w:trPr>
          <w:trHeight w:val="284"/>
          <w:jc w:val="center"/>
        </w:trPr>
        <w:tc>
          <w:tcPr>
            <w:tcW w:w="1302" w:type="dxa"/>
            <w:vMerge w:val="restart"/>
            <w:vAlign w:val="center"/>
          </w:tcPr>
          <w:p w:rsidR="00474C42" w:rsidRPr="000B60BF" w:rsidRDefault="002C3AB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环保工程</w:t>
            </w:r>
          </w:p>
        </w:tc>
        <w:tc>
          <w:tcPr>
            <w:tcW w:w="1678" w:type="dxa"/>
            <w:vAlign w:val="center"/>
          </w:tcPr>
          <w:p w:rsidR="00474C42" w:rsidRPr="000B60BF" w:rsidRDefault="002C3AB5">
            <w:pPr>
              <w:jc w:val="center"/>
              <w:rPr>
                <w:rFonts w:ascii="Times New Roman" w:eastAsiaTheme="minorEastAsia" w:hAnsi="Times New Roman"/>
                <w:color w:val="000000"/>
                <w:szCs w:val="21"/>
              </w:rPr>
            </w:pPr>
            <w:r w:rsidRPr="000B60BF">
              <w:rPr>
                <w:rFonts w:ascii="Times New Roman" w:eastAsiaTheme="minorEastAsia" w:hAnsi="Times New Roman"/>
                <w:color w:val="000000"/>
                <w:szCs w:val="21"/>
              </w:rPr>
              <w:t>污水</w:t>
            </w:r>
          </w:p>
        </w:tc>
        <w:tc>
          <w:tcPr>
            <w:tcW w:w="5205" w:type="dxa"/>
            <w:shd w:val="clear" w:color="auto" w:fill="auto"/>
            <w:vAlign w:val="center"/>
          </w:tcPr>
          <w:p w:rsidR="00474C42" w:rsidRPr="009A6705" w:rsidRDefault="002C3AB5">
            <w:pPr>
              <w:jc w:val="center"/>
              <w:rPr>
                <w:rFonts w:ascii="Times New Roman" w:eastAsiaTheme="minorEastAsia" w:hAnsi="Times New Roman"/>
                <w:color w:val="000000"/>
                <w:szCs w:val="21"/>
              </w:rPr>
            </w:pPr>
            <w:r w:rsidRPr="009A6705">
              <w:rPr>
                <w:rFonts w:ascii="Times New Roman" w:eastAsiaTheme="minorEastAsia" w:hAnsi="Times New Roman"/>
                <w:color w:val="000000"/>
                <w:szCs w:val="21"/>
              </w:rPr>
              <w:t>在达到</w:t>
            </w:r>
            <w:r w:rsidRPr="009A6705">
              <w:rPr>
                <w:rFonts w:ascii="Times New Roman" w:eastAsiaTheme="minorEastAsia" w:hAnsi="Times New Roman"/>
                <w:color w:val="000000"/>
                <w:kern w:val="0"/>
                <w:szCs w:val="21"/>
              </w:rPr>
              <w:t>《污水综合排放标准》（</w:t>
            </w:r>
            <w:r w:rsidRPr="009A6705">
              <w:rPr>
                <w:rFonts w:ascii="Times New Roman" w:eastAsiaTheme="minorEastAsia" w:hAnsi="Times New Roman"/>
                <w:color w:val="000000"/>
                <w:kern w:val="0"/>
                <w:szCs w:val="21"/>
              </w:rPr>
              <w:t>GB8978</w:t>
            </w:r>
            <w:r w:rsidRPr="009A6705">
              <w:rPr>
                <w:rFonts w:ascii="Times New Roman" w:eastAsiaTheme="minorEastAsia" w:hAnsi="Times New Roman"/>
                <w:color w:val="000000"/>
                <w:kern w:val="0"/>
                <w:szCs w:val="21"/>
              </w:rPr>
              <w:t>－</w:t>
            </w:r>
            <w:r w:rsidRPr="009A6705">
              <w:rPr>
                <w:rFonts w:ascii="Times New Roman" w:eastAsiaTheme="minorEastAsia" w:hAnsi="Times New Roman"/>
                <w:color w:val="000000"/>
                <w:kern w:val="0"/>
                <w:szCs w:val="21"/>
              </w:rPr>
              <w:t xml:space="preserve">1996 </w:t>
            </w:r>
            <w:r w:rsidRPr="009A6705">
              <w:rPr>
                <w:rFonts w:ascii="Times New Roman" w:eastAsiaTheme="minorEastAsia" w:hAnsi="Times New Roman"/>
                <w:color w:val="000000"/>
                <w:kern w:val="0"/>
                <w:szCs w:val="21"/>
              </w:rPr>
              <w:t>）表</w:t>
            </w:r>
            <w:r w:rsidRPr="009A6705">
              <w:rPr>
                <w:rFonts w:ascii="Times New Roman" w:eastAsiaTheme="minorEastAsia" w:hAnsi="Times New Roman"/>
                <w:color w:val="000000"/>
                <w:kern w:val="0"/>
                <w:szCs w:val="21"/>
              </w:rPr>
              <w:t>4</w:t>
            </w:r>
            <w:r w:rsidRPr="009A6705">
              <w:rPr>
                <w:rFonts w:ascii="Times New Roman" w:eastAsiaTheme="minorEastAsia" w:hAnsi="Times New Roman"/>
                <w:color w:val="000000"/>
                <w:kern w:val="0"/>
                <w:szCs w:val="21"/>
              </w:rPr>
              <w:t>三级标准后</w:t>
            </w:r>
            <w:r w:rsidRPr="009A6705">
              <w:rPr>
                <w:rFonts w:ascii="Times New Roman" w:eastAsiaTheme="minorEastAsia" w:hAnsi="Times New Roman"/>
                <w:color w:val="000000"/>
                <w:szCs w:val="21"/>
              </w:rPr>
              <w:t>排入污水管网</w:t>
            </w:r>
          </w:p>
        </w:tc>
        <w:tc>
          <w:tcPr>
            <w:tcW w:w="1171" w:type="dxa"/>
            <w:vAlign w:val="center"/>
          </w:tcPr>
          <w:p w:rsidR="00474C42" w:rsidRPr="000B60BF" w:rsidRDefault="002C3AB5" w:rsidP="004B01D4">
            <w:pPr>
              <w:jc w:val="center"/>
              <w:rPr>
                <w:rFonts w:ascii="Times New Roman" w:eastAsiaTheme="minorEastAsia" w:hAnsi="Times New Roman"/>
                <w:color w:val="000000"/>
                <w:szCs w:val="21"/>
                <w:vertAlign w:val="superscript"/>
              </w:rPr>
            </w:pPr>
            <w:r w:rsidRPr="006C27FF">
              <w:rPr>
                <w:rFonts w:ascii="Times New Roman" w:eastAsiaTheme="minorEastAsia" w:hAnsi="Times New Roman"/>
                <w:color w:val="000000"/>
                <w:szCs w:val="21"/>
              </w:rPr>
              <w:t>接入</w:t>
            </w:r>
            <w:r w:rsidR="004B01D4" w:rsidRPr="006C27FF">
              <w:rPr>
                <w:rFonts w:ascii="Times New Roman" w:eastAsiaTheme="minorEastAsia" w:hAnsi="Times New Roman" w:hint="eastAsia"/>
                <w:color w:val="000000"/>
                <w:szCs w:val="21"/>
              </w:rPr>
              <w:t>望亭</w:t>
            </w:r>
            <w:r w:rsidR="004B01D4" w:rsidRPr="006C27FF">
              <w:rPr>
                <w:rFonts w:ascii="Times New Roman" w:eastAsiaTheme="minorEastAsia" w:hAnsi="Times New Roman"/>
                <w:color w:val="000000"/>
                <w:szCs w:val="21"/>
              </w:rPr>
              <w:t>污水</w:t>
            </w:r>
            <w:r w:rsidR="004B01D4" w:rsidRPr="006C27FF">
              <w:rPr>
                <w:rFonts w:ascii="Times New Roman" w:eastAsiaTheme="minorEastAsia" w:hAnsi="Times New Roman" w:hint="eastAsia"/>
                <w:color w:val="000000"/>
                <w:szCs w:val="21"/>
              </w:rPr>
              <w:t>处理有限公司</w:t>
            </w:r>
            <w:r w:rsidRPr="000B60BF">
              <w:rPr>
                <w:rFonts w:ascii="Times New Roman" w:eastAsiaTheme="minorEastAsia" w:hAnsi="Times New Roman"/>
                <w:color w:val="000000"/>
                <w:szCs w:val="21"/>
              </w:rPr>
              <w:t>进行处理</w:t>
            </w:r>
          </w:p>
        </w:tc>
      </w:tr>
      <w:tr w:rsidR="00215A7A" w:rsidRPr="000B60BF" w:rsidTr="00A30BF1">
        <w:trPr>
          <w:trHeight w:val="284"/>
          <w:jc w:val="center"/>
        </w:trPr>
        <w:tc>
          <w:tcPr>
            <w:tcW w:w="1302" w:type="dxa"/>
            <w:vMerge/>
            <w:vAlign w:val="center"/>
          </w:tcPr>
          <w:p w:rsidR="00215A7A" w:rsidRPr="000B60BF" w:rsidRDefault="00215A7A">
            <w:pPr>
              <w:jc w:val="center"/>
              <w:rPr>
                <w:rFonts w:ascii="Times New Roman" w:eastAsiaTheme="minorEastAsia" w:hAnsi="Times New Roman"/>
                <w:color w:val="000000"/>
                <w:szCs w:val="21"/>
              </w:rPr>
            </w:pPr>
          </w:p>
        </w:tc>
        <w:tc>
          <w:tcPr>
            <w:tcW w:w="1678" w:type="dxa"/>
            <w:shd w:val="clear" w:color="auto" w:fill="auto"/>
            <w:vAlign w:val="center"/>
          </w:tcPr>
          <w:p w:rsidR="00215A7A" w:rsidRPr="000B60BF" w:rsidRDefault="00215A7A">
            <w:pPr>
              <w:jc w:val="center"/>
              <w:rPr>
                <w:rFonts w:ascii="Times New Roman" w:eastAsiaTheme="minorEastAsia" w:hAnsi="Times New Roman"/>
                <w:color w:val="000000"/>
                <w:szCs w:val="21"/>
              </w:rPr>
            </w:pPr>
            <w:r>
              <w:rPr>
                <w:rFonts w:ascii="Times New Roman" w:eastAsiaTheme="minorEastAsia" w:hAnsi="Times New Roman" w:hint="eastAsia"/>
                <w:color w:val="000000"/>
                <w:szCs w:val="21"/>
              </w:rPr>
              <w:t>废气</w:t>
            </w:r>
          </w:p>
        </w:tc>
        <w:tc>
          <w:tcPr>
            <w:tcW w:w="6376" w:type="dxa"/>
            <w:gridSpan w:val="2"/>
            <w:shd w:val="clear" w:color="auto" w:fill="auto"/>
            <w:vAlign w:val="center"/>
          </w:tcPr>
          <w:p w:rsidR="00215A7A" w:rsidRPr="000B221C" w:rsidRDefault="001A621D" w:rsidP="00217DB9">
            <w:pPr>
              <w:jc w:val="center"/>
              <w:rPr>
                <w:rFonts w:ascii="Times New Roman" w:eastAsiaTheme="minorEastAsia" w:hAnsi="Times New Roman"/>
                <w:szCs w:val="21"/>
              </w:rPr>
            </w:pPr>
            <w:r w:rsidRPr="000B221C">
              <w:rPr>
                <w:rFonts w:ascii="Times New Roman" w:eastAsiaTheme="minorEastAsia" w:hAnsi="Times New Roman" w:hint="eastAsia"/>
                <w:szCs w:val="21"/>
              </w:rPr>
              <w:t>锅炉房</w:t>
            </w:r>
            <w:r w:rsidR="005010E0" w:rsidRPr="000B221C">
              <w:rPr>
                <w:rFonts w:ascii="Times New Roman" w:eastAsiaTheme="minorEastAsia" w:hAnsi="Times New Roman" w:hint="eastAsia"/>
                <w:szCs w:val="21"/>
              </w:rPr>
              <w:t>燃煤锅炉</w:t>
            </w:r>
            <w:r w:rsidRPr="000B221C">
              <w:rPr>
                <w:rFonts w:ascii="Times New Roman" w:eastAsiaTheme="minorEastAsia" w:hAnsi="Times New Roman" w:hint="eastAsia"/>
                <w:szCs w:val="21"/>
              </w:rPr>
              <w:t>废气通过</w:t>
            </w:r>
            <w:r w:rsidRPr="00856730">
              <w:rPr>
                <w:rFonts w:ascii="Times New Roman" w:eastAsiaTheme="minorEastAsia" w:hAnsi="Times New Roman" w:hint="eastAsia"/>
                <w:szCs w:val="21"/>
                <w:highlight w:val="yellow"/>
                <w:rPrChange w:id="115" w:author="user" w:date="2017-11-25T17:52:00Z">
                  <w:rPr>
                    <w:rFonts w:ascii="Times New Roman" w:eastAsiaTheme="minorEastAsia" w:hAnsi="Times New Roman" w:hint="eastAsia"/>
                    <w:szCs w:val="21"/>
                  </w:rPr>
                </w:rPrChange>
              </w:rPr>
              <w:t>一套水膜除尘设备</w:t>
            </w:r>
            <w:r w:rsidRPr="000B221C">
              <w:rPr>
                <w:rFonts w:ascii="Times New Roman" w:eastAsiaTheme="minorEastAsia" w:hAnsi="Times New Roman" w:hint="eastAsia"/>
                <w:szCs w:val="21"/>
              </w:rPr>
              <w:t>处理后经</w:t>
            </w:r>
            <w:r w:rsidR="00215A7A" w:rsidRPr="000B221C">
              <w:rPr>
                <w:rFonts w:ascii="Times New Roman" w:eastAsiaTheme="minorEastAsia" w:hAnsi="Times New Roman" w:hint="eastAsia"/>
                <w:szCs w:val="21"/>
              </w:rPr>
              <w:t>一根</w:t>
            </w:r>
            <w:r w:rsidR="00215A7A" w:rsidRPr="000B221C">
              <w:rPr>
                <w:rFonts w:ascii="Times New Roman" w:eastAsiaTheme="minorEastAsia" w:hAnsi="Times New Roman" w:hint="eastAsia"/>
                <w:szCs w:val="21"/>
              </w:rPr>
              <w:t>15m</w:t>
            </w:r>
            <w:r w:rsidR="00215A7A" w:rsidRPr="000B221C">
              <w:rPr>
                <w:rFonts w:ascii="Times New Roman" w:eastAsiaTheme="minorEastAsia" w:hAnsi="Times New Roman" w:hint="eastAsia"/>
                <w:szCs w:val="21"/>
              </w:rPr>
              <w:t>高排气筒排放，</w:t>
            </w:r>
            <w:r w:rsidRPr="000B221C">
              <w:rPr>
                <w:rFonts w:ascii="Times New Roman" w:eastAsiaTheme="minorEastAsia" w:hAnsi="Times New Roman" w:hint="eastAsia"/>
                <w:szCs w:val="21"/>
              </w:rPr>
              <w:t>干燥车间</w:t>
            </w:r>
            <w:r w:rsidR="005010E0" w:rsidRPr="00856730">
              <w:rPr>
                <w:rFonts w:ascii="Times New Roman" w:eastAsiaTheme="minorEastAsia" w:hAnsi="Times New Roman" w:hint="eastAsia"/>
                <w:szCs w:val="21"/>
                <w:highlight w:val="yellow"/>
                <w:rPrChange w:id="116" w:author="user" w:date="2017-11-25T17:52:00Z">
                  <w:rPr>
                    <w:rFonts w:ascii="Times New Roman" w:eastAsiaTheme="minorEastAsia" w:hAnsi="Times New Roman" w:hint="eastAsia"/>
                    <w:szCs w:val="21"/>
                  </w:rPr>
                </w:rPrChange>
              </w:rPr>
              <w:t>燃煤</w:t>
            </w:r>
            <w:r w:rsidRPr="00856730">
              <w:rPr>
                <w:rFonts w:ascii="Times New Roman" w:eastAsiaTheme="minorEastAsia" w:hAnsi="Times New Roman" w:hint="eastAsia"/>
                <w:szCs w:val="21"/>
                <w:highlight w:val="yellow"/>
                <w:rPrChange w:id="117" w:author="user" w:date="2017-11-25T17:52:00Z">
                  <w:rPr>
                    <w:rFonts w:ascii="Times New Roman" w:eastAsiaTheme="minorEastAsia" w:hAnsi="Times New Roman" w:hint="eastAsia"/>
                    <w:szCs w:val="21"/>
                  </w:rPr>
                </w:rPrChange>
              </w:rPr>
              <w:t>热风炉废气通过一套水膜除尘设</w:t>
            </w:r>
            <w:r w:rsidRPr="000B221C">
              <w:rPr>
                <w:rFonts w:ascii="Times New Roman" w:eastAsiaTheme="minorEastAsia" w:hAnsi="Times New Roman" w:hint="eastAsia"/>
                <w:szCs w:val="21"/>
              </w:rPr>
              <w:t>备处理后经一根</w:t>
            </w:r>
            <w:r w:rsidRPr="000B221C">
              <w:rPr>
                <w:rFonts w:ascii="Times New Roman" w:eastAsiaTheme="minorEastAsia" w:hAnsi="Times New Roman" w:hint="eastAsia"/>
                <w:szCs w:val="21"/>
              </w:rPr>
              <w:t>15m</w:t>
            </w:r>
            <w:r w:rsidRPr="000B221C">
              <w:rPr>
                <w:rFonts w:ascii="Times New Roman" w:eastAsiaTheme="minorEastAsia" w:hAnsi="Times New Roman" w:hint="eastAsia"/>
                <w:szCs w:val="21"/>
              </w:rPr>
              <w:t>高排气筒排放，</w:t>
            </w:r>
            <w:r w:rsidRPr="00856730">
              <w:rPr>
                <w:rFonts w:ascii="Times New Roman" w:eastAsiaTheme="minorEastAsia" w:hAnsi="Times New Roman" w:hint="eastAsia"/>
                <w:szCs w:val="21"/>
                <w:highlight w:val="yellow"/>
                <w:rPrChange w:id="118" w:author="user" w:date="2017-11-25T17:52:00Z">
                  <w:rPr>
                    <w:rFonts w:ascii="Times New Roman" w:eastAsiaTheme="minorEastAsia" w:hAnsi="Times New Roman" w:hint="eastAsia"/>
                    <w:szCs w:val="21"/>
                  </w:rPr>
                </w:rPrChange>
              </w:rPr>
              <w:t>干燥车间</w:t>
            </w:r>
            <w:r w:rsidR="00217DB9" w:rsidRPr="00856730">
              <w:rPr>
                <w:rFonts w:ascii="Times New Roman" w:eastAsiaTheme="minorEastAsia" w:hAnsi="Times New Roman" w:hint="eastAsia"/>
                <w:szCs w:val="21"/>
                <w:highlight w:val="yellow"/>
                <w:rPrChange w:id="119" w:author="user" w:date="2017-11-25T17:52:00Z">
                  <w:rPr>
                    <w:rFonts w:ascii="Times New Roman" w:eastAsiaTheme="minorEastAsia" w:hAnsi="Times New Roman" w:hint="eastAsia"/>
                    <w:szCs w:val="21"/>
                  </w:rPr>
                </w:rPrChange>
              </w:rPr>
              <w:t>6</w:t>
            </w:r>
            <w:r w:rsidRPr="00856730">
              <w:rPr>
                <w:rFonts w:ascii="Times New Roman" w:eastAsiaTheme="minorEastAsia" w:hAnsi="Times New Roman" w:hint="eastAsia"/>
                <w:szCs w:val="21"/>
                <w:highlight w:val="yellow"/>
                <w:rPrChange w:id="120" w:author="user" w:date="2017-11-25T17:52:00Z">
                  <w:rPr>
                    <w:rFonts w:ascii="Times New Roman" w:eastAsiaTheme="minorEastAsia" w:hAnsi="Times New Roman" w:hint="eastAsia"/>
                    <w:szCs w:val="21"/>
                  </w:rPr>
                </w:rPrChange>
              </w:rPr>
              <w:t>个喷粉塔产生粉尘废气各</w:t>
            </w:r>
            <w:r w:rsidR="00215A7A" w:rsidRPr="00856730">
              <w:rPr>
                <w:rFonts w:ascii="Times New Roman" w:eastAsiaTheme="minorEastAsia" w:hAnsi="Times New Roman" w:hint="eastAsia"/>
                <w:szCs w:val="21"/>
                <w:highlight w:val="yellow"/>
                <w:rPrChange w:id="121" w:author="user" w:date="2017-11-25T17:52:00Z">
                  <w:rPr>
                    <w:rFonts w:ascii="Times New Roman" w:eastAsiaTheme="minorEastAsia" w:hAnsi="Times New Roman" w:hint="eastAsia"/>
                    <w:szCs w:val="21"/>
                  </w:rPr>
                </w:rPrChange>
              </w:rPr>
              <w:t>通过一套水</w:t>
            </w:r>
            <w:r w:rsidRPr="00856730">
              <w:rPr>
                <w:rFonts w:ascii="Times New Roman" w:eastAsiaTheme="minorEastAsia" w:hAnsi="Times New Roman" w:hint="eastAsia"/>
                <w:szCs w:val="21"/>
                <w:highlight w:val="yellow"/>
                <w:rPrChange w:id="122" w:author="user" w:date="2017-11-25T17:52:00Z">
                  <w:rPr>
                    <w:rFonts w:ascii="Times New Roman" w:eastAsiaTheme="minorEastAsia" w:hAnsi="Times New Roman" w:hint="eastAsia"/>
                    <w:szCs w:val="21"/>
                  </w:rPr>
                </w:rPrChange>
              </w:rPr>
              <w:t>喷淋设备处理</w:t>
            </w:r>
            <w:r w:rsidRPr="000B221C">
              <w:rPr>
                <w:rFonts w:ascii="Times New Roman" w:eastAsiaTheme="minorEastAsia" w:hAnsi="Times New Roman" w:hint="eastAsia"/>
                <w:szCs w:val="21"/>
              </w:rPr>
              <w:t>后经</w:t>
            </w:r>
            <w:r w:rsidR="00215A7A" w:rsidRPr="000B221C">
              <w:rPr>
                <w:rFonts w:ascii="Times New Roman" w:eastAsiaTheme="minorEastAsia" w:hAnsi="Times New Roman" w:hint="eastAsia"/>
                <w:szCs w:val="21"/>
              </w:rPr>
              <w:t>一根</w:t>
            </w:r>
            <w:r w:rsidR="00215A7A" w:rsidRPr="000B221C">
              <w:rPr>
                <w:rFonts w:ascii="Times New Roman" w:eastAsiaTheme="minorEastAsia" w:hAnsi="Times New Roman" w:hint="eastAsia"/>
                <w:szCs w:val="21"/>
              </w:rPr>
              <w:t>15m</w:t>
            </w:r>
            <w:r w:rsidR="00215A7A" w:rsidRPr="000B221C">
              <w:rPr>
                <w:rFonts w:ascii="Times New Roman" w:eastAsiaTheme="minorEastAsia" w:hAnsi="Times New Roman" w:hint="eastAsia"/>
                <w:szCs w:val="21"/>
              </w:rPr>
              <w:t>高排气筒</w:t>
            </w:r>
            <w:r w:rsidRPr="000B221C">
              <w:rPr>
                <w:rFonts w:ascii="Times New Roman" w:eastAsiaTheme="minorEastAsia" w:hAnsi="Times New Roman" w:hint="eastAsia"/>
                <w:szCs w:val="21"/>
              </w:rPr>
              <w:t>排放，</w:t>
            </w:r>
            <w:r w:rsidRPr="000B221C">
              <w:rPr>
                <w:rFonts w:ascii="Times New Roman" w:eastAsiaTheme="minorEastAsia" w:hAnsi="Times New Roman" w:hint="eastAsia"/>
                <w:szCs w:val="21"/>
              </w:rPr>
              <w:t>1</w:t>
            </w:r>
            <w:r w:rsidRPr="000B221C">
              <w:rPr>
                <w:rFonts w:ascii="Times New Roman" w:eastAsiaTheme="minorEastAsia" w:hAnsi="Times New Roman" w:hint="eastAsia"/>
                <w:szCs w:val="21"/>
              </w:rPr>
              <w:t>个混粉机产生粉尘废气通过一套水喷淋设备处理后经一根</w:t>
            </w:r>
            <w:r w:rsidRPr="000B221C">
              <w:rPr>
                <w:rFonts w:ascii="Times New Roman" w:eastAsiaTheme="minorEastAsia" w:hAnsi="Times New Roman" w:hint="eastAsia"/>
                <w:szCs w:val="21"/>
              </w:rPr>
              <w:t>15m</w:t>
            </w:r>
            <w:r w:rsidRPr="000B221C">
              <w:rPr>
                <w:rFonts w:ascii="Times New Roman" w:eastAsiaTheme="minorEastAsia" w:hAnsi="Times New Roman" w:hint="eastAsia"/>
                <w:szCs w:val="21"/>
              </w:rPr>
              <w:t>高排气筒排放。</w:t>
            </w:r>
          </w:p>
        </w:tc>
      </w:tr>
      <w:tr w:rsidR="00474C42" w:rsidRPr="000B60BF" w:rsidTr="009A6705">
        <w:trPr>
          <w:trHeight w:val="284"/>
          <w:jc w:val="center"/>
        </w:trPr>
        <w:tc>
          <w:tcPr>
            <w:tcW w:w="1302" w:type="dxa"/>
            <w:vMerge/>
            <w:vAlign w:val="center"/>
          </w:tcPr>
          <w:p w:rsidR="00474C42" w:rsidRPr="000B60BF" w:rsidRDefault="00474C42">
            <w:pPr>
              <w:widowControl/>
              <w:jc w:val="left"/>
              <w:rPr>
                <w:rFonts w:ascii="Times New Roman" w:eastAsiaTheme="minorEastAsia" w:hAnsi="Times New Roman"/>
                <w:color w:val="000000"/>
                <w:szCs w:val="21"/>
              </w:rPr>
            </w:pPr>
          </w:p>
        </w:tc>
        <w:tc>
          <w:tcPr>
            <w:tcW w:w="1678" w:type="dxa"/>
            <w:vAlign w:val="center"/>
          </w:tcPr>
          <w:p w:rsidR="00474C42" w:rsidRPr="000B60BF" w:rsidRDefault="002C3AB5">
            <w:pPr>
              <w:jc w:val="center"/>
              <w:rPr>
                <w:rFonts w:ascii="Times New Roman" w:eastAsiaTheme="minorEastAsia" w:hAnsi="Times New Roman"/>
                <w:szCs w:val="21"/>
              </w:rPr>
            </w:pPr>
            <w:r w:rsidRPr="000B60BF">
              <w:rPr>
                <w:rFonts w:ascii="Times New Roman" w:eastAsiaTheme="minorEastAsia" w:hAnsi="Times New Roman"/>
                <w:szCs w:val="21"/>
              </w:rPr>
              <w:t>固废处理</w:t>
            </w:r>
          </w:p>
        </w:tc>
        <w:tc>
          <w:tcPr>
            <w:tcW w:w="6376" w:type="dxa"/>
            <w:gridSpan w:val="2"/>
            <w:shd w:val="clear" w:color="auto" w:fill="auto"/>
            <w:vAlign w:val="center"/>
          </w:tcPr>
          <w:p w:rsidR="00474C42" w:rsidRPr="009A6705" w:rsidRDefault="002C3AB5">
            <w:pPr>
              <w:ind w:firstLine="480"/>
              <w:jc w:val="center"/>
              <w:rPr>
                <w:rFonts w:ascii="Times New Roman" w:eastAsiaTheme="minorEastAsia" w:hAnsi="Times New Roman"/>
                <w:szCs w:val="21"/>
              </w:rPr>
            </w:pPr>
            <w:r w:rsidRPr="009A6705">
              <w:rPr>
                <w:rFonts w:ascii="Times New Roman" w:eastAsiaTheme="minorEastAsia" w:hAnsi="Times New Roman"/>
                <w:szCs w:val="21"/>
              </w:rPr>
              <w:t>固废堆场</w:t>
            </w:r>
            <w:r w:rsidR="009E1345" w:rsidRPr="009A6705">
              <w:rPr>
                <w:rFonts w:ascii="Times New Roman" w:eastAsiaTheme="minorEastAsia" w:hAnsi="Times New Roman" w:hint="eastAsia"/>
                <w:szCs w:val="21"/>
              </w:rPr>
              <w:t>2</w:t>
            </w:r>
            <w:r w:rsidRPr="009A6705">
              <w:rPr>
                <w:rFonts w:ascii="Times New Roman" w:eastAsiaTheme="minorEastAsia" w:hAnsi="Times New Roman"/>
                <w:szCs w:val="21"/>
              </w:rPr>
              <w:t>00</w:t>
            </w:r>
            <w:r w:rsidR="009E1345" w:rsidRPr="009A6705">
              <w:rPr>
                <w:rFonts w:ascii="Times New Roman" w:hAnsi="Times New Roman"/>
                <w:szCs w:val="21"/>
              </w:rPr>
              <w:t>m</w:t>
            </w:r>
            <w:r w:rsidR="009E1345" w:rsidRPr="009A6705">
              <w:rPr>
                <w:rFonts w:ascii="Times New Roman" w:hAnsi="Times New Roman"/>
                <w:szCs w:val="21"/>
                <w:vertAlign w:val="superscript"/>
              </w:rPr>
              <w:t>2</w:t>
            </w:r>
          </w:p>
        </w:tc>
      </w:tr>
      <w:tr w:rsidR="00421D8A" w:rsidRPr="000B60BF" w:rsidTr="00421D8A">
        <w:trPr>
          <w:trHeight w:val="284"/>
          <w:jc w:val="center"/>
        </w:trPr>
        <w:tc>
          <w:tcPr>
            <w:tcW w:w="1302" w:type="dxa"/>
            <w:vAlign w:val="center"/>
          </w:tcPr>
          <w:p w:rsidR="00421D8A" w:rsidRPr="000B60BF" w:rsidRDefault="00421D8A">
            <w:pPr>
              <w:widowControl/>
              <w:jc w:val="left"/>
              <w:rPr>
                <w:rFonts w:ascii="Times New Roman" w:eastAsiaTheme="minorEastAsia" w:hAnsi="Times New Roman"/>
                <w:color w:val="000000"/>
                <w:szCs w:val="21"/>
              </w:rPr>
            </w:pPr>
            <w:r>
              <w:rPr>
                <w:rFonts w:ascii="Times New Roman" w:eastAsiaTheme="minorEastAsia" w:hAnsi="Times New Roman" w:hint="eastAsia"/>
                <w:color w:val="000000"/>
                <w:szCs w:val="21"/>
              </w:rPr>
              <w:t>公辅设施</w:t>
            </w:r>
          </w:p>
        </w:tc>
        <w:tc>
          <w:tcPr>
            <w:tcW w:w="8054" w:type="dxa"/>
            <w:gridSpan w:val="3"/>
            <w:vAlign w:val="center"/>
          </w:tcPr>
          <w:p w:rsidR="00421D8A" w:rsidRPr="009A6705" w:rsidRDefault="00421D8A">
            <w:pPr>
              <w:ind w:firstLine="480"/>
              <w:jc w:val="center"/>
              <w:rPr>
                <w:rFonts w:ascii="Times New Roman" w:eastAsiaTheme="minorEastAsia" w:hAnsi="Times New Roman"/>
                <w:szCs w:val="21"/>
              </w:rPr>
            </w:pPr>
            <w:r w:rsidRPr="00856730">
              <w:rPr>
                <w:rFonts w:ascii="Times New Roman" w:eastAsiaTheme="minorEastAsia" w:hAnsi="Times New Roman" w:hint="eastAsia"/>
                <w:szCs w:val="21"/>
                <w:highlight w:val="yellow"/>
                <w:rPrChange w:id="123" w:author="user" w:date="2017-11-25T17:52:00Z">
                  <w:rPr>
                    <w:rFonts w:ascii="Times New Roman" w:eastAsiaTheme="minorEastAsia" w:hAnsi="Times New Roman" w:hint="eastAsia"/>
                    <w:szCs w:val="21"/>
                  </w:rPr>
                </w:rPrChange>
              </w:rPr>
              <w:t>消防水池</w:t>
            </w:r>
            <w:r w:rsidRPr="00856730">
              <w:rPr>
                <w:rFonts w:ascii="Times New Roman" w:eastAsiaTheme="minorEastAsia" w:hAnsi="Times New Roman" w:hint="eastAsia"/>
                <w:szCs w:val="21"/>
                <w:highlight w:val="yellow"/>
                <w:rPrChange w:id="124" w:author="user" w:date="2017-11-25T17:52:00Z">
                  <w:rPr>
                    <w:rFonts w:ascii="Times New Roman" w:eastAsiaTheme="minorEastAsia" w:hAnsi="Times New Roman" w:hint="eastAsia"/>
                    <w:szCs w:val="21"/>
                  </w:rPr>
                </w:rPrChange>
              </w:rPr>
              <w:t>480m</w:t>
            </w:r>
            <w:r w:rsidRPr="00856730">
              <w:rPr>
                <w:rFonts w:ascii="Times New Roman" w:eastAsiaTheme="minorEastAsia" w:hAnsi="Times New Roman" w:hint="eastAsia"/>
                <w:szCs w:val="21"/>
                <w:highlight w:val="yellow"/>
                <w:vertAlign w:val="superscript"/>
                <w:rPrChange w:id="125" w:author="user" w:date="2017-11-25T17:52:00Z">
                  <w:rPr>
                    <w:rFonts w:ascii="Times New Roman" w:eastAsiaTheme="minorEastAsia" w:hAnsi="Times New Roman" w:hint="eastAsia"/>
                    <w:szCs w:val="21"/>
                    <w:vertAlign w:val="superscript"/>
                  </w:rPr>
                </w:rPrChange>
              </w:rPr>
              <w:t>3</w:t>
            </w:r>
            <w:r w:rsidRPr="00856730">
              <w:rPr>
                <w:rFonts w:ascii="Times New Roman" w:eastAsiaTheme="minorEastAsia" w:hAnsi="Times New Roman" w:hint="eastAsia"/>
                <w:szCs w:val="21"/>
                <w:highlight w:val="yellow"/>
                <w:rPrChange w:id="126" w:author="user" w:date="2017-11-25T17:52:00Z">
                  <w:rPr>
                    <w:rFonts w:ascii="Times New Roman" w:eastAsiaTheme="minorEastAsia" w:hAnsi="Times New Roman" w:hint="eastAsia"/>
                    <w:szCs w:val="21"/>
                  </w:rPr>
                </w:rPrChange>
              </w:rPr>
              <w:t>，应急事故池</w:t>
            </w:r>
            <w:r w:rsidRPr="00856730">
              <w:rPr>
                <w:rFonts w:ascii="Times New Roman" w:eastAsiaTheme="minorEastAsia" w:hAnsi="Times New Roman" w:hint="eastAsia"/>
                <w:szCs w:val="21"/>
                <w:highlight w:val="yellow"/>
                <w:rPrChange w:id="127" w:author="user" w:date="2017-11-25T17:52:00Z">
                  <w:rPr>
                    <w:rFonts w:ascii="Times New Roman" w:eastAsiaTheme="minorEastAsia" w:hAnsi="Times New Roman" w:hint="eastAsia"/>
                    <w:szCs w:val="21"/>
                  </w:rPr>
                </w:rPrChange>
              </w:rPr>
              <w:t>480m</w:t>
            </w:r>
            <w:r w:rsidRPr="00856730">
              <w:rPr>
                <w:rFonts w:ascii="Times New Roman" w:eastAsiaTheme="minorEastAsia" w:hAnsi="Times New Roman" w:hint="eastAsia"/>
                <w:szCs w:val="21"/>
                <w:highlight w:val="yellow"/>
                <w:vertAlign w:val="superscript"/>
                <w:rPrChange w:id="128" w:author="user" w:date="2017-11-25T17:52:00Z">
                  <w:rPr>
                    <w:rFonts w:ascii="Times New Roman" w:eastAsiaTheme="minorEastAsia" w:hAnsi="Times New Roman" w:hint="eastAsia"/>
                    <w:szCs w:val="21"/>
                    <w:vertAlign w:val="superscript"/>
                  </w:rPr>
                </w:rPrChange>
              </w:rPr>
              <w:t>3</w:t>
            </w:r>
          </w:p>
        </w:tc>
      </w:tr>
    </w:tbl>
    <w:p w:rsidR="00474C42" w:rsidRPr="000B60BF" w:rsidRDefault="002C3AB5">
      <w:pPr>
        <w:keepNext/>
        <w:keepLines/>
        <w:spacing w:line="520" w:lineRule="exact"/>
        <w:outlineLvl w:val="2"/>
        <w:rPr>
          <w:rFonts w:ascii="Times New Roman" w:hAnsi="Times New Roman"/>
          <w:b/>
          <w:bCs/>
          <w:sz w:val="28"/>
          <w:szCs w:val="28"/>
        </w:rPr>
      </w:pPr>
      <w:bookmarkStart w:id="129" w:name="_Toc459878963"/>
      <w:bookmarkStart w:id="130" w:name="_Toc459193976"/>
      <w:bookmarkStart w:id="131" w:name="_Toc460932053"/>
      <w:bookmarkStart w:id="132" w:name="_Toc497203501"/>
      <w:bookmarkEnd w:id="106"/>
      <w:bookmarkEnd w:id="107"/>
      <w:bookmarkEnd w:id="108"/>
      <w:bookmarkEnd w:id="109"/>
      <w:bookmarkEnd w:id="114"/>
      <w:r w:rsidRPr="000B60BF">
        <w:rPr>
          <w:rFonts w:ascii="Times New Roman" w:hAnsi="Times New Roman"/>
          <w:b/>
          <w:bCs/>
          <w:sz w:val="28"/>
          <w:szCs w:val="28"/>
        </w:rPr>
        <w:lastRenderedPageBreak/>
        <w:t>3.2.</w:t>
      </w:r>
      <w:r w:rsidR="00A94345">
        <w:rPr>
          <w:rFonts w:ascii="Times New Roman" w:hAnsi="Times New Roman" w:hint="eastAsia"/>
          <w:b/>
          <w:bCs/>
          <w:sz w:val="28"/>
          <w:szCs w:val="28"/>
        </w:rPr>
        <w:t>6</w:t>
      </w:r>
      <w:r w:rsidRPr="000B60BF">
        <w:rPr>
          <w:rFonts w:ascii="Times New Roman" w:hAnsi="Times New Roman"/>
          <w:b/>
          <w:bCs/>
          <w:sz w:val="28"/>
          <w:szCs w:val="28"/>
        </w:rPr>
        <w:t xml:space="preserve"> </w:t>
      </w:r>
      <w:r w:rsidRPr="000B60BF">
        <w:rPr>
          <w:rFonts w:ascii="Times New Roman" w:hAnsi="Times New Roman"/>
          <w:b/>
          <w:bCs/>
          <w:sz w:val="28"/>
          <w:szCs w:val="28"/>
        </w:rPr>
        <w:t>主要生产设备及运行情况</w:t>
      </w:r>
      <w:bookmarkEnd w:id="129"/>
      <w:bookmarkEnd w:id="130"/>
      <w:bookmarkEnd w:id="131"/>
      <w:bookmarkEnd w:id="132"/>
    </w:p>
    <w:p w:rsidR="005010E0" w:rsidRPr="000B60BF" w:rsidRDefault="002C3AB5" w:rsidP="00A45742">
      <w:pPr>
        <w:spacing w:line="520" w:lineRule="exact"/>
        <w:ind w:firstLine="482"/>
        <w:jc w:val="left"/>
        <w:rPr>
          <w:rFonts w:ascii="Times New Roman" w:hAnsi="Times New Roman"/>
          <w:sz w:val="28"/>
          <w:szCs w:val="28"/>
        </w:rPr>
      </w:pPr>
      <w:r w:rsidRPr="000B60BF">
        <w:rPr>
          <w:rFonts w:ascii="Times New Roman" w:hAnsi="Times New Roman"/>
          <w:sz w:val="28"/>
          <w:szCs w:val="28"/>
        </w:rPr>
        <w:t>1</w:t>
      </w:r>
      <w:r w:rsidRPr="000B60BF">
        <w:rPr>
          <w:rFonts w:ascii="Times New Roman" w:hAnsi="Times New Roman"/>
          <w:sz w:val="28"/>
          <w:szCs w:val="28"/>
        </w:rPr>
        <w:t>）主要生产设备</w:t>
      </w:r>
    </w:p>
    <w:p w:rsidR="00474C42" w:rsidRPr="000B60BF" w:rsidRDefault="002C3AB5">
      <w:pPr>
        <w:spacing w:line="360" w:lineRule="auto"/>
        <w:jc w:val="center"/>
        <w:rPr>
          <w:rFonts w:ascii="Times New Roman" w:hAnsi="Times New Roman"/>
          <w:b/>
          <w:sz w:val="24"/>
          <w:szCs w:val="24"/>
        </w:rPr>
      </w:pPr>
      <w:commentRangeStart w:id="133"/>
      <w:r w:rsidRPr="000B60BF">
        <w:rPr>
          <w:rFonts w:ascii="Times New Roman" w:hAnsi="Times New Roman"/>
          <w:b/>
          <w:sz w:val="24"/>
          <w:szCs w:val="24"/>
        </w:rPr>
        <w:t>表</w:t>
      </w:r>
      <w:r w:rsidRPr="000B60BF">
        <w:rPr>
          <w:rFonts w:ascii="Times New Roman" w:hAnsi="Times New Roman"/>
          <w:b/>
          <w:sz w:val="24"/>
          <w:szCs w:val="24"/>
        </w:rPr>
        <w:t>3.2.</w:t>
      </w:r>
      <w:r w:rsidR="00A94345">
        <w:rPr>
          <w:rFonts w:ascii="Times New Roman" w:hAnsi="Times New Roman" w:hint="eastAsia"/>
          <w:b/>
          <w:sz w:val="24"/>
          <w:szCs w:val="24"/>
        </w:rPr>
        <w:t>6</w:t>
      </w:r>
      <w:r w:rsidRPr="000B60BF">
        <w:rPr>
          <w:rFonts w:ascii="Times New Roman" w:hAnsi="Times New Roman"/>
          <w:b/>
          <w:sz w:val="24"/>
          <w:szCs w:val="24"/>
        </w:rPr>
        <w:t xml:space="preserve">-1 </w:t>
      </w:r>
      <w:r w:rsidRPr="000B60BF">
        <w:rPr>
          <w:rFonts w:ascii="Times New Roman" w:hAnsi="Times New Roman"/>
          <w:b/>
          <w:sz w:val="24"/>
          <w:szCs w:val="24"/>
        </w:rPr>
        <w:t>主要生产设备表</w:t>
      </w:r>
      <w:commentRangeEnd w:id="133"/>
      <w:r w:rsidR="00856730">
        <w:rPr>
          <w:rStyle w:val="afe"/>
          <w:rFonts w:ascii="宋体" w:eastAsia="全真楷書" w:hAnsi="Times New Roman"/>
          <w:color w:val="000000"/>
          <w:kern w:val="0"/>
          <w:u w:color="000000"/>
        </w:rPr>
        <w:commentReference w:id="133"/>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2393"/>
        <w:gridCol w:w="1683"/>
        <w:gridCol w:w="985"/>
        <w:gridCol w:w="728"/>
        <w:gridCol w:w="730"/>
        <w:gridCol w:w="1441"/>
        <w:gridCol w:w="995"/>
      </w:tblGrid>
      <w:tr w:rsidR="001A01C5" w:rsidTr="00A061FA">
        <w:trPr>
          <w:cantSplit/>
          <w:trHeight w:val="766"/>
          <w:jc w:val="center"/>
        </w:trPr>
        <w:tc>
          <w:tcPr>
            <w:tcW w:w="684" w:type="dxa"/>
            <w:tcBorders>
              <w:top w:val="single" w:sz="12" w:space="0" w:color="auto"/>
              <w:left w:val="single" w:sz="12" w:space="0" w:color="auto"/>
              <w:bottom w:val="double" w:sz="4" w:space="0" w:color="auto"/>
            </w:tcBorders>
            <w:vAlign w:val="center"/>
          </w:tcPr>
          <w:p w:rsidR="001A01C5" w:rsidRDefault="001A01C5" w:rsidP="007600F6">
            <w:pPr>
              <w:spacing w:line="360" w:lineRule="exact"/>
              <w:jc w:val="center"/>
              <w:rPr>
                <w:rFonts w:ascii="Times New Roman" w:hAnsi="Times New Roman"/>
                <w:b/>
                <w:szCs w:val="21"/>
              </w:rPr>
            </w:pPr>
            <w:r>
              <w:rPr>
                <w:rFonts w:ascii="Times New Roman" w:hAnsi="Times New Roman"/>
                <w:b/>
                <w:szCs w:val="21"/>
              </w:rPr>
              <w:t>序号</w:t>
            </w:r>
          </w:p>
        </w:tc>
        <w:tc>
          <w:tcPr>
            <w:tcW w:w="2393" w:type="dxa"/>
            <w:tcBorders>
              <w:top w:val="single" w:sz="12" w:space="0" w:color="auto"/>
              <w:bottom w:val="double" w:sz="4" w:space="0" w:color="auto"/>
            </w:tcBorders>
            <w:vAlign w:val="center"/>
          </w:tcPr>
          <w:p w:rsidR="001A01C5" w:rsidRDefault="001A01C5" w:rsidP="007600F6">
            <w:pPr>
              <w:spacing w:line="360" w:lineRule="exact"/>
              <w:jc w:val="center"/>
              <w:rPr>
                <w:rFonts w:ascii="Times New Roman" w:hAnsi="Times New Roman"/>
                <w:b/>
                <w:szCs w:val="21"/>
              </w:rPr>
            </w:pPr>
            <w:r>
              <w:rPr>
                <w:rFonts w:ascii="Times New Roman" w:hAnsi="Times New Roman"/>
                <w:b/>
                <w:szCs w:val="21"/>
              </w:rPr>
              <w:t>设备名称</w:t>
            </w:r>
          </w:p>
        </w:tc>
        <w:tc>
          <w:tcPr>
            <w:tcW w:w="1683" w:type="dxa"/>
            <w:tcBorders>
              <w:top w:val="single" w:sz="12" w:space="0" w:color="auto"/>
              <w:bottom w:val="double" w:sz="4" w:space="0" w:color="auto"/>
            </w:tcBorders>
            <w:vAlign w:val="center"/>
          </w:tcPr>
          <w:p w:rsidR="001A01C5" w:rsidRPr="0011694A" w:rsidRDefault="001A01C5" w:rsidP="007600F6">
            <w:pPr>
              <w:spacing w:line="360" w:lineRule="exact"/>
              <w:jc w:val="center"/>
              <w:rPr>
                <w:rFonts w:ascii="Times New Roman" w:hAnsi="Times New Roman"/>
                <w:b/>
                <w:szCs w:val="21"/>
              </w:rPr>
            </w:pPr>
            <w:r w:rsidRPr="0011694A">
              <w:rPr>
                <w:rFonts w:ascii="Times New Roman" w:hAnsi="Times New Roman"/>
                <w:b/>
                <w:szCs w:val="21"/>
              </w:rPr>
              <w:t>型号规格</w:t>
            </w:r>
          </w:p>
        </w:tc>
        <w:tc>
          <w:tcPr>
            <w:tcW w:w="985" w:type="dxa"/>
            <w:tcBorders>
              <w:top w:val="single" w:sz="12" w:space="0" w:color="auto"/>
              <w:bottom w:val="double" w:sz="4" w:space="0" w:color="auto"/>
            </w:tcBorders>
            <w:vAlign w:val="center"/>
          </w:tcPr>
          <w:p w:rsidR="001A01C5" w:rsidRPr="0011694A" w:rsidRDefault="001A01C5" w:rsidP="007600F6">
            <w:pPr>
              <w:spacing w:line="360" w:lineRule="exact"/>
              <w:jc w:val="center"/>
              <w:rPr>
                <w:rFonts w:ascii="Times New Roman" w:hAnsi="Times New Roman"/>
                <w:b/>
                <w:szCs w:val="21"/>
              </w:rPr>
            </w:pPr>
            <w:r w:rsidRPr="0011694A">
              <w:rPr>
                <w:rFonts w:ascii="Times New Roman" w:hAnsi="Times New Roman"/>
                <w:b/>
                <w:szCs w:val="21"/>
              </w:rPr>
              <w:t>功率（</w:t>
            </w:r>
            <w:r w:rsidRPr="0011694A">
              <w:rPr>
                <w:rFonts w:ascii="Times New Roman" w:hAnsi="Times New Roman"/>
                <w:b/>
                <w:szCs w:val="21"/>
              </w:rPr>
              <w:t>kw</w:t>
            </w:r>
            <w:r w:rsidRPr="0011694A">
              <w:rPr>
                <w:rFonts w:ascii="Times New Roman" w:hAnsi="Times New Roman"/>
                <w:b/>
                <w:szCs w:val="21"/>
              </w:rPr>
              <w:t>）</w:t>
            </w:r>
          </w:p>
        </w:tc>
        <w:tc>
          <w:tcPr>
            <w:tcW w:w="728" w:type="dxa"/>
            <w:tcBorders>
              <w:top w:val="single" w:sz="12" w:space="0" w:color="auto"/>
              <w:bottom w:val="double" w:sz="4" w:space="0" w:color="auto"/>
            </w:tcBorders>
            <w:vAlign w:val="center"/>
          </w:tcPr>
          <w:p w:rsidR="001A01C5" w:rsidRDefault="001A01C5" w:rsidP="007600F6">
            <w:pPr>
              <w:spacing w:line="360" w:lineRule="exact"/>
              <w:jc w:val="center"/>
              <w:rPr>
                <w:rFonts w:ascii="Times New Roman" w:hAnsi="Times New Roman"/>
                <w:b/>
                <w:szCs w:val="21"/>
              </w:rPr>
            </w:pPr>
            <w:r>
              <w:rPr>
                <w:rFonts w:ascii="Times New Roman" w:hAnsi="Times New Roman"/>
                <w:b/>
                <w:szCs w:val="21"/>
              </w:rPr>
              <w:t>数量</w:t>
            </w:r>
          </w:p>
        </w:tc>
        <w:tc>
          <w:tcPr>
            <w:tcW w:w="730" w:type="dxa"/>
            <w:tcBorders>
              <w:top w:val="single" w:sz="12" w:space="0" w:color="auto"/>
              <w:bottom w:val="double" w:sz="4" w:space="0" w:color="auto"/>
              <w:right w:val="single" w:sz="4" w:space="0" w:color="auto"/>
            </w:tcBorders>
            <w:vAlign w:val="center"/>
          </w:tcPr>
          <w:p w:rsidR="001A01C5" w:rsidRDefault="001A01C5" w:rsidP="007600F6">
            <w:pPr>
              <w:spacing w:line="360" w:lineRule="exact"/>
              <w:jc w:val="center"/>
              <w:rPr>
                <w:rFonts w:ascii="Times New Roman" w:hAnsi="Times New Roman"/>
                <w:b/>
                <w:szCs w:val="21"/>
              </w:rPr>
            </w:pPr>
            <w:r>
              <w:rPr>
                <w:rFonts w:ascii="Times New Roman" w:hAnsi="Times New Roman"/>
                <w:b/>
                <w:szCs w:val="21"/>
              </w:rPr>
              <w:t>单位</w:t>
            </w:r>
          </w:p>
        </w:tc>
        <w:tc>
          <w:tcPr>
            <w:tcW w:w="1441" w:type="dxa"/>
            <w:tcBorders>
              <w:top w:val="single" w:sz="12" w:space="0" w:color="auto"/>
              <w:left w:val="single" w:sz="4" w:space="0" w:color="auto"/>
              <w:bottom w:val="double" w:sz="4" w:space="0" w:color="auto"/>
              <w:right w:val="single" w:sz="4" w:space="0" w:color="auto"/>
            </w:tcBorders>
            <w:vAlign w:val="center"/>
          </w:tcPr>
          <w:p w:rsidR="001A01C5" w:rsidRDefault="001A01C5" w:rsidP="007600F6">
            <w:pPr>
              <w:spacing w:line="360" w:lineRule="exact"/>
              <w:jc w:val="center"/>
              <w:rPr>
                <w:rFonts w:ascii="Times New Roman" w:hAnsi="Times New Roman"/>
                <w:b/>
                <w:szCs w:val="21"/>
              </w:rPr>
            </w:pPr>
            <w:r>
              <w:rPr>
                <w:rFonts w:ascii="Times New Roman" w:hAnsi="Times New Roman"/>
                <w:b/>
                <w:szCs w:val="21"/>
              </w:rPr>
              <w:t>使用工段</w:t>
            </w:r>
          </w:p>
        </w:tc>
        <w:tc>
          <w:tcPr>
            <w:tcW w:w="995" w:type="dxa"/>
            <w:tcBorders>
              <w:top w:val="single" w:sz="12" w:space="0" w:color="auto"/>
              <w:left w:val="single" w:sz="4" w:space="0" w:color="auto"/>
              <w:bottom w:val="double" w:sz="4" w:space="0" w:color="auto"/>
              <w:right w:val="single" w:sz="12" w:space="0" w:color="auto"/>
            </w:tcBorders>
            <w:vAlign w:val="center"/>
          </w:tcPr>
          <w:p w:rsidR="001A01C5" w:rsidRDefault="001A01C5" w:rsidP="007600F6">
            <w:pPr>
              <w:spacing w:line="360" w:lineRule="exact"/>
              <w:jc w:val="center"/>
              <w:rPr>
                <w:rFonts w:ascii="Times New Roman" w:hAnsi="Times New Roman"/>
                <w:b/>
                <w:szCs w:val="21"/>
              </w:rPr>
            </w:pPr>
            <w:r>
              <w:rPr>
                <w:rFonts w:ascii="Times New Roman" w:hAnsi="Times New Roman"/>
                <w:b/>
                <w:szCs w:val="21"/>
              </w:rPr>
              <w:t>设备状况</w:t>
            </w:r>
          </w:p>
        </w:tc>
      </w:tr>
      <w:tr w:rsidR="001A3BA4" w:rsidTr="0011694A">
        <w:trPr>
          <w:cantSplit/>
          <w:trHeight w:val="328"/>
          <w:jc w:val="center"/>
        </w:trPr>
        <w:tc>
          <w:tcPr>
            <w:tcW w:w="684" w:type="dxa"/>
            <w:tcBorders>
              <w:top w:val="double" w:sz="4" w:space="0" w:color="auto"/>
              <w:left w:val="single" w:sz="12" w:space="0" w:color="auto"/>
              <w:bottom w:val="single" w:sz="4" w:space="0" w:color="auto"/>
            </w:tcBorders>
            <w:vAlign w:val="center"/>
          </w:tcPr>
          <w:p w:rsidR="001A3BA4" w:rsidRDefault="001A3BA4" w:rsidP="007600F6">
            <w:pPr>
              <w:spacing w:line="360" w:lineRule="exact"/>
              <w:jc w:val="center"/>
              <w:rPr>
                <w:rFonts w:ascii="Times New Roman" w:hAnsi="Times New Roman"/>
                <w:szCs w:val="21"/>
              </w:rPr>
            </w:pPr>
            <w:r>
              <w:rPr>
                <w:rFonts w:ascii="Times New Roman" w:hAnsi="Times New Roman"/>
                <w:szCs w:val="21"/>
              </w:rPr>
              <w:t>1</w:t>
            </w:r>
          </w:p>
        </w:tc>
        <w:tc>
          <w:tcPr>
            <w:tcW w:w="2393" w:type="dxa"/>
            <w:tcBorders>
              <w:top w:val="double" w:sz="4" w:space="0" w:color="auto"/>
              <w:bottom w:val="single" w:sz="4" w:space="0" w:color="auto"/>
            </w:tcBorders>
            <w:vAlign w:val="center"/>
          </w:tcPr>
          <w:p w:rsidR="001A3BA4" w:rsidRPr="00502A64" w:rsidRDefault="001A3BA4" w:rsidP="00502A64">
            <w:pPr>
              <w:jc w:val="center"/>
              <w:rPr>
                <w:rFonts w:ascii="Times New Roman" w:hAnsi="Times New Roman"/>
                <w:szCs w:val="21"/>
              </w:rPr>
            </w:pPr>
            <w:r w:rsidRPr="00502A64">
              <w:rPr>
                <w:rFonts w:ascii="Times New Roman" w:hAnsi="Times New Roman"/>
                <w:szCs w:val="21"/>
              </w:rPr>
              <w:t>反应釜</w:t>
            </w:r>
          </w:p>
        </w:tc>
        <w:tc>
          <w:tcPr>
            <w:tcW w:w="1683" w:type="dxa"/>
            <w:tcBorders>
              <w:top w:val="double" w:sz="4" w:space="0" w:color="auto"/>
              <w:bottom w:val="single" w:sz="4" w:space="0" w:color="auto"/>
            </w:tcBorders>
            <w:vAlign w:val="center"/>
          </w:tcPr>
          <w:p w:rsidR="001A3BA4" w:rsidRPr="00502A64" w:rsidRDefault="008351D3" w:rsidP="00502A64">
            <w:pPr>
              <w:jc w:val="center"/>
              <w:rPr>
                <w:rFonts w:ascii="Times New Roman" w:hAnsi="Times New Roman"/>
                <w:szCs w:val="21"/>
              </w:rPr>
            </w:pPr>
            <w:r>
              <w:rPr>
                <w:rFonts w:ascii="Times New Roman" w:hAnsi="Times New Roman"/>
                <w:szCs w:val="21"/>
              </w:rPr>
              <w:t>3000L</w:t>
            </w:r>
          </w:p>
        </w:tc>
        <w:tc>
          <w:tcPr>
            <w:tcW w:w="985" w:type="dxa"/>
            <w:tcBorders>
              <w:top w:val="double" w:sz="4" w:space="0" w:color="auto"/>
              <w:bottom w:val="single" w:sz="4" w:space="0" w:color="auto"/>
            </w:tcBorders>
            <w:vAlign w:val="center"/>
          </w:tcPr>
          <w:p w:rsidR="001A3BA4" w:rsidRDefault="009C0A8B" w:rsidP="007600F6">
            <w:pPr>
              <w:jc w:val="center"/>
              <w:rPr>
                <w:rFonts w:ascii="Times New Roman" w:hAnsi="Times New Roman"/>
                <w:szCs w:val="21"/>
              </w:rPr>
            </w:pPr>
            <w:r>
              <w:rPr>
                <w:rFonts w:ascii="Times New Roman" w:hAnsi="Times New Roman" w:hint="eastAsia"/>
                <w:szCs w:val="21"/>
              </w:rPr>
              <w:t>20</w:t>
            </w:r>
          </w:p>
        </w:tc>
        <w:tc>
          <w:tcPr>
            <w:tcW w:w="728" w:type="dxa"/>
            <w:tcBorders>
              <w:top w:val="double" w:sz="4" w:space="0" w:color="auto"/>
              <w:bottom w:val="single" w:sz="4" w:space="0" w:color="auto"/>
            </w:tcBorders>
            <w:vAlign w:val="center"/>
          </w:tcPr>
          <w:p w:rsidR="001A3BA4" w:rsidRDefault="001A3BA4" w:rsidP="007600F6">
            <w:pPr>
              <w:jc w:val="center"/>
              <w:rPr>
                <w:rFonts w:ascii="Times New Roman" w:hAnsi="Times New Roman"/>
                <w:szCs w:val="21"/>
              </w:rPr>
            </w:pPr>
            <w:r>
              <w:rPr>
                <w:rFonts w:ascii="Times New Roman" w:hAnsi="Times New Roman" w:hint="eastAsia"/>
                <w:szCs w:val="21"/>
              </w:rPr>
              <w:t>3</w:t>
            </w:r>
          </w:p>
        </w:tc>
        <w:tc>
          <w:tcPr>
            <w:tcW w:w="730" w:type="dxa"/>
            <w:tcBorders>
              <w:top w:val="double" w:sz="4" w:space="0" w:color="auto"/>
              <w:bottom w:val="single" w:sz="4" w:space="0" w:color="auto"/>
              <w:right w:val="single" w:sz="4" w:space="0" w:color="auto"/>
            </w:tcBorders>
            <w:vAlign w:val="center"/>
          </w:tcPr>
          <w:p w:rsidR="001A3BA4" w:rsidRDefault="001A3BA4" w:rsidP="007600F6">
            <w:pPr>
              <w:jc w:val="center"/>
              <w:rPr>
                <w:rFonts w:ascii="Times New Roman" w:hAnsi="Times New Roman"/>
                <w:szCs w:val="21"/>
                <w:lang w:val="zh-CN"/>
              </w:rPr>
            </w:pPr>
            <w:r>
              <w:rPr>
                <w:rFonts w:ascii="Times New Roman" w:hAnsi="Times New Roman" w:hint="eastAsia"/>
                <w:szCs w:val="21"/>
                <w:lang w:val="zh-CN"/>
              </w:rPr>
              <w:t>个</w:t>
            </w:r>
          </w:p>
        </w:tc>
        <w:tc>
          <w:tcPr>
            <w:tcW w:w="1441" w:type="dxa"/>
            <w:tcBorders>
              <w:top w:val="double" w:sz="4" w:space="0" w:color="auto"/>
              <w:left w:val="single" w:sz="4" w:space="0" w:color="auto"/>
              <w:bottom w:val="single" w:sz="4" w:space="0" w:color="auto"/>
              <w:right w:val="single" w:sz="4" w:space="0" w:color="auto"/>
            </w:tcBorders>
            <w:vAlign w:val="center"/>
          </w:tcPr>
          <w:p w:rsidR="001A3BA4" w:rsidRDefault="001A3BA4" w:rsidP="007600F6">
            <w:pPr>
              <w:jc w:val="center"/>
              <w:rPr>
                <w:rFonts w:ascii="Times New Roman" w:hAnsi="Times New Roman"/>
                <w:szCs w:val="21"/>
                <w:lang w:val="zh-CN"/>
              </w:rPr>
            </w:pPr>
            <w:r>
              <w:rPr>
                <w:rFonts w:ascii="Times New Roman" w:hAnsi="Times New Roman" w:hint="eastAsia"/>
                <w:szCs w:val="21"/>
                <w:lang w:val="zh-CN"/>
              </w:rPr>
              <w:t>合成</w:t>
            </w:r>
          </w:p>
        </w:tc>
        <w:tc>
          <w:tcPr>
            <w:tcW w:w="995" w:type="dxa"/>
            <w:tcBorders>
              <w:top w:val="double" w:sz="4" w:space="0" w:color="auto"/>
              <w:left w:val="single" w:sz="4" w:space="0" w:color="auto"/>
              <w:bottom w:val="single" w:sz="4" w:space="0" w:color="auto"/>
              <w:right w:val="single" w:sz="12" w:space="0" w:color="auto"/>
            </w:tcBorders>
            <w:vAlign w:val="center"/>
          </w:tcPr>
          <w:p w:rsidR="001A3BA4" w:rsidRDefault="001A3BA4" w:rsidP="007600F6">
            <w:pPr>
              <w:jc w:val="center"/>
              <w:rPr>
                <w:rFonts w:ascii="Times New Roman" w:hAnsi="Times New Roman"/>
                <w:szCs w:val="21"/>
                <w:lang w:val="zh-CN"/>
              </w:rPr>
            </w:pPr>
            <w:r>
              <w:rPr>
                <w:rFonts w:ascii="Times New Roman" w:hAnsi="Times New Roman" w:hint="eastAsia"/>
                <w:szCs w:val="21"/>
                <w:lang w:val="zh-CN"/>
              </w:rPr>
              <w:t>正常</w:t>
            </w:r>
          </w:p>
        </w:tc>
      </w:tr>
      <w:tr w:rsidR="00405FDE" w:rsidTr="0011694A">
        <w:trPr>
          <w:cantSplit/>
          <w:trHeight w:val="349"/>
          <w:jc w:val="center"/>
        </w:trPr>
        <w:tc>
          <w:tcPr>
            <w:tcW w:w="684" w:type="dxa"/>
            <w:tcBorders>
              <w:top w:val="single" w:sz="4" w:space="0" w:color="auto"/>
              <w:left w:val="single" w:sz="12" w:space="0" w:color="auto"/>
            </w:tcBorders>
            <w:vAlign w:val="center"/>
          </w:tcPr>
          <w:p w:rsidR="00405FDE" w:rsidRDefault="00405FDE" w:rsidP="007600F6">
            <w:pPr>
              <w:spacing w:line="360" w:lineRule="exact"/>
              <w:jc w:val="center"/>
              <w:rPr>
                <w:rFonts w:ascii="Times New Roman" w:hAnsi="Times New Roman"/>
                <w:szCs w:val="21"/>
              </w:rPr>
            </w:pPr>
            <w:r>
              <w:rPr>
                <w:rFonts w:ascii="Times New Roman" w:hAnsi="Times New Roman"/>
                <w:szCs w:val="21"/>
              </w:rPr>
              <w:t>2</w:t>
            </w:r>
          </w:p>
        </w:tc>
        <w:tc>
          <w:tcPr>
            <w:tcW w:w="2393" w:type="dxa"/>
            <w:tcBorders>
              <w:top w:val="single" w:sz="4" w:space="0" w:color="auto"/>
            </w:tcBorders>
            <w:vAlign w:val="center"/>
          </w:tcPr>
          <w:p w:rsidR="00405FDE" w:rsidRPr="00502A64" w:rsidRDefault="00405FDE" w:rsidP="00502A64">
            <w:pPr>
              <w:jc w:val="center"/>
              <w:rPr>
                <w:rFonts w:ascii="Times New Roman" w:hAnsi="Times New Roman"/>
                <w:szCs w:val="21"/>
              </w:rPr>
            </w:pPr>
            <w:r w:rsidRPr="00502A64">
              <w:rPr>
                <w:rFonts w:ascii="Times New Roman" w:hAnsi="Times New Roman"/>
                <w:szCs w:val="21"/>
              </w:rPr>
              <w:t>反应釜</w:t>
            </w:r>
          </w:p>
        </w:tc>
        <w:tc>
          <w:tcPr>
            <w:tcW w:w="1683" w:type="dxa"/>
            <w:tcBorders>
              <w:top w:val="single" w:sz="4" w:space="0" w:color="auto"/>
            </w:tcBorders>
            <w:vAlign w:val="center"/>
          </w:tcPr>
          <w:p w:rsidR="00405FDE" w:rsidRPr="00502A64" w:rsidRDefault="008351D3" w:rsidP="00502A64">
            <w:pPr>
              <w:jc w:val="center"/>
              <w:rPr>
                <w:rFonts w:ascii="Times New Roman" w:hAnsi="Times New Roman"/>
                <w:szCs w:val="21"/>
              </w:rPr>
            </w:pPr>
            <w:r>
              <w:rPr>
                <w:rFonts w:ascii="Times New Roman" w:hAnsi="Times New Roman"/>
                <w:szCs w:val="21"/>
              </w:rPr>
              <w:t>5000L</w:t>
            </w:r>
          </w:p>
        </w:tc>
        <w:tc>
          <w:tcPr>
            <w:tcW w:w="985" w:type="dxa"/>
            <w:tcBorders>
              <w:top w:val="single" w:sz="4" w:space="0" w:color="auto"/>
            </w:tcBorders>
            <w:vAlign w:val="center"/>
          </w:tcPr>
          <w:p w:rsidR="00405FDE" w:rsidRDefault="009C0A8B" w:rsidP="007600F6">
            <w:pPr>
              <w:jc w:val="center"/>
              <w:rPr>
                <w:rFonts w:ascii="Times New Roman" w:hAnsi="Times New Roman"/>
                <w:szCs w:val="21"/>
              </w:rPr>
            </w:pPr>
            <w:r>
              <w:rPr>
                <w:rFonts w:ascii="Times New Roman" w:hAnsi="Times New Roman" w:hint="eastAsia"/>
                <w:szCs w:val="21"/>
              </w:rPr>
              <w:t>25</w:t>
            </w:r>
          </w:p>
        </w:tc>
        <w:tc>
          <w:tcPr>
            <w:tcW w:w="728" w:type="dxa"/>
            <w:tcBorders>
              <w:top w:val="single" w:sz="4" w:space="0" w:color="auto"/>
            </w:tcBorders>
            <w:vAlign w:val="center"/>
          </w:tcPr>
          <w:p w:rsidR="00405FDE" w:rsidRDefault="00502A64" w:rsidP="007600F6">
            <w:pPr>
              <w:jc w:val="center"/>
              <w:rPr>
                <w:rFonts w:ascii="Times New Roman" w:hAnsi="Times New Roman"/>
                <w:szCs w:val="21"/>
              </w:rPr>
            </w:pPr>
            <w:r>
              <w:rPr>
                <w:rFonts w:ascii="Times New Roman" w:hAnsi="Times New Roman" w:hint="eastAsia"/>
                <w:szCs w:val="21"/>
              </w:rPr>
              <w:t>2</w:t>
            </w:r>
          </w:p>
        </w:tc>
        <w:tc>
          <w:tcPr>
            <w:tcW w:w="730" w:type="dxa"/>
            <w:tcBorders>
              <w:top w:val="single" w:sz="4" w:space="0" w:color="auto"/>
              <w:right w:val="single" w:sz="4" w:space="0" w:color="auto"/>
            </w:tcBorders>
            <w:vAlign w:val="center"/>
          </w:tcPr>
          <w:p w:rsidR="00405FDE" w:rsidRDefault="00405FDE" w:rsidP="00A061FA">
            <w:pPr>
              <w:jc w:val="center"/>
            </w:pPr>
            <w:r w:rsidRPr="00814DA0">
              <w:rPr>
                <w:rFonts w:ascii="Times New Roman" w:hAnsi="Times New Roman" w:hint="eastAsia"/>
                <w:szCs w:val="21"/>
                <w:lang w:val="zh-CN"/>
              </w:rPr>
              <w:t>个</w:t>
            </w:r>
          </w:p>
        </w:tc>
        <w:tc>
          <w:tcPr>
            <w:tcW w:w="1441" w:type="dxa"/>
            <w:tcBorders>
              <w:top w:val="single" w:sz="4" w:space="0" w:color="auto"/>
              <w:left w:val="single" w:sz="4" w:space="0" w:color="auto"/>
              <w:right w:val="single" w:sz="4" w:space="0" w:color="auto"/>
            </w:tcBorders>
            <w:vAlign w:val="center"/>
          </w:tcPr>
          <w:p w:rsidR="00405FDE" w:rsidRDefault="00405FDE" w:rsidP="007600F6">
            <w:pPr>
              <w:jc w:val="center"/>
              <w:rPr>
                <w:rFonts w:ascii="Times New Roman" w:hAnsi="Times New Roman"/>
                <w:szCs w:val="21"/>
                <w:lang w:val="zh-CN"/>
              </w:rPr>
            </w:pPr>
            <w:r>
              <w:rPr>
                <w:rFonts w:ascii="Times New Roman" w:hAnsi="Times New Roman" w:hint="eastAsia"/>
                <w:szCs w:val="21"/>
                <w:lang w:val="zh-CN"/>
              </w:rPr>
              <w:t>合成</w:t>
            </w:r>
          </w:p>
        </w:tc>
        <w:tc>
          <w:tcPr>
            <w:tcW w:w="995" w:type="dxa"/>
            <w:tcBorders>
              <w:top w:val="single" w:sz="4" w:space="0" w:color="auto"/>
              <w:left w:val="single" w:sz="4" w:space="0" w:color="auto"/>
              <w:right w:val="single" w:sz="12" w:space="0" w:color="auto"/>
            </w:tcBorders>
            <w:vAlign w:val="center"/>
          </w:tcPr>
          <w:p w:rsidR="00405FDE" w:rsidRDefault="00405FDE" w:rsidP="00A061FA">
            <w:pPr>
              <w:jc w:val="center"/>
            </w:pPr>
            <w:r w:rsidRPr="00581495">
              <w:rPr>
                <w:rFonts w:ascii="Times New Roman" w:hAnsi="Times New Roman" w:hint="eastAsia"/>
                <w:szCs w:val="21"/>
                <w:lang w:val="zh-CN"/>
              </w:rPr>
              <w:t>正常</w:t>
            </w:r>
          </w:p>
        </w:tc>
      </w:tr>
      <w:tr w:rsidR="00502A64" w:rsidTr="0011694A">
        <w:trPr>
          <w:cantSplit/>
          <w:trHeight w:val="328"/>
          <w:jc w:val="center"/>
        </w:trPr>
        <w:tc>
          <w:tcPr>
            <w:tcW w:w="684" w:type="dxa"/>
            <w:tcBorders>
              <w:top w:val="single" w:sz="4" w:space="0" w:color="auto"/>
              <w:left w:val="single" w:sz="12" w:space="0" w:color="auto"/>
            </w:tcBorders>
            <w:vAlign w:val="center"/>
          </w:tcPr>
          <w:p w:rsidR="00502A64" w:rsidRDefault="00502A64" w:rsidP="007600F6">
            <w:pPr>
              <w:spacing w:line="360" w:lineRule="exact"/>
              <w:jc w:val="center"/>
              <w:rPr>
                <w:rFonts w:ascii="Times New Roman" w:hAnsi="Times New Roman"/>
                <w:szCs w:val="21"/>
              </w:rPr>
            </w:pPr>
            <w:r>
              <w:rPr>
                <w:rFonts w:ascii="Times New Roman" w:hAnsi="Times New Roman" w:hint="eastAsia"/>
                <w:szCs w:val="21"/>
              </w:rPr>
              <w:t>3</w:t>
            </w:r>
          </w:p>
        </w:tc>
        <w:tc>
          <w:tcPr>
            <w:tcW w:w="2393" w:type="dxa"/>
            <w:tcBorders>
              <w:top w:val="single" w:sz="4" w:space="0" w:color="auto"/>
            </w:tcBorders>
            <w:vAlign w:val="center"/>
          </w:tcPr>
          <w:p w:rsidR="00502A64" w:rsidRPr="00502A64" w:rsidRDefault="00502A64" w:rsidP="00502A64">
            <w:pPr>
              <w:jc w:val="center"/>
              <w:rPr>
                <w:rFonts w:ascii="Times New Roman" w:hAnsi="Times New Roman"/>
                <w:szCs w:val="21"/>
              </w:rPr>
            </w:pPr>
            <w:r w:rsidRPr="00502A64">
              <w:rPr>
                <w:rFonts w:ascii="Times New Roman" w:hAnsi="Times New Roman"/>
                <w:szCs w:val="21"/>
              </w:rPr>
              <w:t>反应釜</w:t>
            </w:r>
          </w:p>
        </w:tc>
        <w:tc>
          <w:tcPr>
            <w:tcW w:w="1683" w:type="dxa"/>
            <w:tcBorders>
              <w:top w:val="single" w:sz="4" w:space="0" w:color="auto"/>
            </w:tcBorders>
            <w:vAlign w:val="center"/>
          </w:tcPr>
          <w:p w:rsidR="00502A64" w:rsidRPr="00502A64" w:rsidRDefault="008351D3" w:rsidP="00502A64">
            <w:pPr>
              <w:jc w:val="center"/>
              <w:rPr>
                <w:rFonts w:ascii="Times New Roman" w:hAnsi="Times New Roman"/>
                <w:szCs w:val="21"/>
              </w:rPr>
            </w:pPr>
            <w:r>
              <w:rPr>
                <w:rFonts w:ascii="Times New Roman" w:hAnsi="Times New Roman"/>
                <w:szCs w:val="21"/>
              </w:rPr>
              <w:t>10000L</w:t>
            </w:r>
          </w:p>
        </w:tc>
        <w:tc>
          <w:tcPr>
            <w:tcW w:w="985" w:type="dxa"/>
            <w:tcBorders>
              <w:top w:val="single" w:sz="4" w:space="0" w:color="auto"/>
            </w:tcBorders>
            <w:vAlign w:val="center"/>
          </w:tcPr>
          <w:p w:rsidR="00502A64" w:rsidRDefault="009C0A8B" w:rsidP="007600F6">
            <w:pPr>
              <w:jc w:val="center"/>
              <w:rPr>
                <w:rFonts w:ascii="Times New Roman" w:hAnsi="Times New Roman"/>
                <w:szCs w:val="21"/>
              </w:rPr>
            </w:pPr>
            <w:r>
              <w:rPr>
                <w:rFonts w:ascii="Times New Roman" w:hAnsi="Times New Roman" w:hint="eastAsia"/>
                <w:szCs w:val="21"/>
              </w:rPr>
              <w:t>30</w:t>
            </w:r>
          </w:p>
        </w:tc>
        <w:tc>
          <w:tcPr>
            <w:tcW w:w="728" w:type="dxa"/>
            <w:tcBorders>
              <w:top w:val="single" w:sz="4" w:space="0" w:color="auto"/>
            </w:tcBorders>
            <w:vAlign w:val="center"/>
          </w:tcPr>
          <w:p w:rsidR="00502A64" w:rsidRDefault="00502A64" w:rsidP="007600F6">
            <w:pPr>
              <w:jc w:val="center"/>
              <w:rPr>
                <w:rFonts w:ascii="Times New Roman" w:hAnsi="Times New Roman"/>
                <w:szCs w:val="21"/>
              </w:rPr>
            </w:pPr>
            <w:r>
              <w:rPr>
                <w:rFonts w:ascii="Times New Roman" w:hAnsi="Times New Roman" w:hint="eastAsia"/>
                <w:szCs w:val="21"/>
              </w:rPr>
              <w:t>4</w:t>
            </w:r>
          </w:p>
        </w:tc>
        <w:tc>
          <w:tcPr>
            <w:tcW w:w="730" w:type="dxa"/>
            <w:tcBorders>
              <w:top w:val="single" w:sz="4" w:space="0" w:color="auto"/>
              <w:right w:val="single" w:sz="4" w:space="0" w:color="auto"/>
            </w:tcBorders>
            <w:vAlign w:val="center"/>
          </w:tcPr>
          <w:p w:rsidR="00502A64" w:rsidRDefault="00502A64" w:rsidP="00502A64">
            <w:pPr>
              <w:jc w:val="center"/>
            </w:pPr>
            <w:r w:rsidRPr="00EC5E63">
              <w:rPr>
                <w:rFonts w:ascii="Times New Roman" w:hAnsi="Times New Roman" w:hint="eastAsia"/>
                <w:szCs w:val="21"/>
                <w:lang w:val="zh-CN"/>
              </w:rPr>
              <w:t>个</w:t>
            </w:r>
          </w:p>
        </w:tc>
        <w:tc>
          <w:tcPr>
            <w:tcW w:w="1441" w:type="dxa"/>
            <w:tcBorders>
              <w:top w:val="single" w:sz="4" w:space="0" w:color="auto"/>
              <w:left w:val="single" w:sz="4" w:space="0" w:color="auto"/>
              <w:right w:val="single" w:sz="4" w:space="0" w:color="auto"/>
            </w:tcBorders>
            <w:vAlign w:val="center"/>
          </w:tcPr>
          <w:p w:rsidR="00502A64" w:rsidRDefault="00502A64" w:rsidP="007600F6">
            <w:pPr>
              <w:jc w:val="center"/>
              <w:rPr>
                <w:rFonts w:ascii="Times New Roman" w:hAnsi="Times New Roman"/>
                <w:szCs w:val="21"/>
                <w:lang w:val="zh-CN"/>
              </w:rPr>
            </w:pPr>
            <w:r>
              <w:rPr>
                <w:rFonts w:ascii="Times New Roman" w:hAnsi="Times New Roman" w:hint="eastAsia"/>
                <w:szCs w:val="21"/>
                <w:lang w:val="zh-CN"/>
              </w:rPr>
              <w:t>合成</w:t>
            </w:r>
          </w:p>
        </w:tc>
        <w:tc>
          <w:tcPr>
            <w:tcW w:w="995" w:type="dxa"/>
            <w:tcBorders>
              <w:top w:val="single" w:sz="4" w:space="0" w:color="auto"/>
              <w:left w:val="single" w:sz="4" w:space="0" w:color="auto"/>
              <w:right w:val="single" w:sz="12" w:space="0" w:color="auto"/>
            </w:tcBorders>
            <w:vAlign w:val="center"/>
          </w:tcPr>
          <w:p w:rsidR="00502A64" w:rsidRPr="00581495" w:rsidRDefault="0011694A" w:rsidP="00A061FA">
            <w:pPr>
              <w:jc w:val="center"/>
              <w:rPr>
                <w:rFonts w:ascii="Times New Roman" w:hAnsi="Times New Roman"/>
                <w:szCs w:val="21"/>
                <w:lang w:val="zh-CN"/>
              </w:rPr>
            </w:pPr>
            <w:r w:rsidRPr="00581495">
              <w:rPr>
                <w:rFonts w:ascii="Times New Roman" w:hAnsi="Times New Roman" w:hint="eastAsia"/>
                <w:szCs w:val="21"/>
                <w:lang w:val="zh-CN"/>
              </w:rPr>
              <w:t>正常</w:t>
            </w:r>
          </w:p>
        </w:tc>
      </w:tr>
      <w:tr w:rsidR="00502A64" w:rsidTr="0011694A">
        <w:trPr>
          <w:cantSplit/>
          <w:trHeight w:val="328"/>
          <w:jc w:val="center"/>
        </w:trPr>
        <w:tc>
          <w:tcPr>
            <w:tcW w:w="684" w:type="dxa"/>
            <w:tcBorders>
              <w:top w:val="single" w:sz="4" w:space="0" w:color="auto"/>
              <w:left w:val="single" w:sz="12" w:space="0" w:color="auto"/>
            </w:tcBorders>
            <w:vAlign w:val="center"/>
          </w:tcPr>
          <w:p w:rsidR="00502A64" w:rsidRDefault="00502A64" w:rsidP="007600F6">
            <w:pPr>
              <w:spacing w:line="360" w:lineRule="exact"/>
              <w:jc w:val="center"/>
              <w:rPr>
                <w:rFonts w:ascii="Times New Roman" w:hAnsi="Times New Roman"/>
                <w:szCs w:val="21"/>
              </w:rPr>
            </w:pPr>
            <w:r>
              <w:rPr>
                <w:rFonts w:ascii="Times New Roman" w:hAnsi="Times New Roman" w:hint="eastAsia"/>
                <w:szCs w:val="21"/>
              </w:rPr>
              <w:t>4</w:t>
            </w:r>
          </w:p>
        </w:tc>
        <w:tc>
          <w:tcPr>
            <w:tcW w:w="2393" w:type="dxa"/>
            <w:tcBorders>
              <w:top w:val="single" w:sz="4" w:space="0" w:color="auto"/>
            </w:tcBorders>
            <w:vAlign w:val="center"/>
          </w:tcPr>
          <w:p w:rsidR="00502A64" w:rsidRPr="00502A64" w:rsidRDefault="00502A64" w:rsidP="00502A64">
            <w:pPr>
              <w:jc w:val="center"/>
              <w:rPr>
                <w:rFonts w:ascii="Times New Roman" w:hAnsi="Times New Roman"/>
                <w:szCs w:val="21"/>
              </w:rPr>
            </w:pPr>
            <w:r w:rsidRPr="00502A64">
              <w:rPr>
                <w:rFonts w:ascii="Times New Roman" w:hAnsi="Times New Roman"/>
                <w:szCs w:val="21"/>
              </w:rPr>
              <w:t>搅拌釜</w:t>
            </w:r>
          </w:p>
        </w:tc>
        <w:tc>
          <w:tcPr>
            <w:tcW w:w="1683" w:type="dxa"/>
            <w:tcBorders>
              <w:top w:val="single" w:sz="4" w:space="0" w:color="auto"/>
            </w:tcBorders>
            <w:vAlign w:val="center"/>
          </w:tcPr>
          <w:p w:rsidR="00502A64" w:rsidRPr="00502A64" w:rsidRDefault="008351D3" w:rsidP="00502A64">
            <w:pPr>
              <w:jc w:val="center"/>
              <w:rPr>
                <w:rFonts w:ascii="Times New Roman" w:hAnsi="Times New Roman"/>
                <w:szCs w:val="21"/>
              </w:rPr>
            </w:pPr>
            <w:r>
              <w:rPr>
                <w:rFonts w:ascii="Times New Roman" w:hAnsi="Times New Roman"/>
                <w:szCs w:val="21"/>
              </w:rPr>
              <w:t>6000L</w:t>
            </w:r>
          </w:p>
        </w:tc>
        <w:tc>
          <w:tcPr>
            <w:tcW w:w="985" w:type="dxa"/>
            <w:tcBorders>
              <w:top w:val="single" w:sz="4" w:space="0" w:color="auto"/>
            </w:tcBorders>
            <w:vAlign w:val="center"/>
          </w:tcPr>
          <w:p w:rsidR="00502A64" w:rsidRDefault="009C0A8B" w:rsidP="009C0A8B">
            <w:pPr>
              <w:jc w:val="center"/>
              <w:rPr>
                <w:rFonts w:ascii="Times New Roman" w:hAnsi="Times New Roman"/>
                <w:szCs w:val="21"/>
              </w:rPr>
            </w:pPr>
            <w:r>
              <w:rPr>
                <w:rFonts w:ascii="Times New Roman" w:hAnsi="Times New Roman" w:hint="eastAsia"/>
                <w:szCs w:val="21"/>
              </w:rPr>
              <w:t>27.5</w:t>
            </w:r>
          </w:p>
        </w:tc>
        <w:tc>
          <w:tcPr>
            <w:tcW w:w="728" w:type="dxa"/>
            <w:tcBorders>
              <w:top w:val="single" w:sz="4" w:space="0" w:color="auto"/>
            </w:tcBorders>
            <w:vAlign w:val="center"/>
          </w:tcPr>
          <w:p w:rsidR="00502A64" w:rsidRDefault="00502A64" w:rsidP="007600F6">
            <w:pPr>
              <w:jc w:val="center"/>
              <w:rPr>
                <w:rFonts w:ascii="Times New Roman" w:hAnsi="Times New Roman"/>
                <w:szCs w:val="21"/>
              </w:rPr>
            </w:pPr>
            <w:r>
              <w:rPr>
                <w:rFonts w:ascii="Times New Roman" w:hAnsi="Times New Roman" w:hint="eastAsia"/>
                <w:szCs w:val="21"/>
              </w:rPr>
              <w:t>3</w:t>
            </w:r>
          </w:p>
        </w:tc>
        <w:tc>
          <w:tcPr>
            <w:tcW w:w="730" w:type="dxa"/>
            <w:tcBorders>
              <w:top w:val="single" w:sz="4" w:space="0" w:color="auto"/>
              <w:right w:val="single" w:sz="4" w:space="0" w:color="auto"/>
            </w:tcBorders>
            <w:vAlign w:val="center"/>
          </w:tcPr>
          <w:p w:rsidR="00502A64" w:rsidRDefault="00502A64" w:rsidP="00502A64">
            <w:pPr>
              <w:jc w:val="center"/>
            </w:pPr>
            <w:r w:rsidRPr="00EC5E63">
              <w:rPr>
                <w:rFonts w:ascii="Times New Roman" w:hAnsi="Times New Roman" w:hint="eastAsia"/>
                <w:szCs w:val="21"/>
                <w:lang w:val="zh-CN"/>
              </w:rPr>
              <w:t>个</w:t>
            </w:r>
          </w:p>
        </w:tc>
        <w:tc>
          <w:tcPr>
            <w:tcW w:w="1441" w:type="dxa"/>
            <w:tcBorders>
              <w:top w:val="single" w:sz="4" w:space="0" w:color="auto"/>
              <w:left w:val="single" w:sz="4" w:space="0" w:color="auto"/>
              <w:right w:val="single" w:sz="4" w:space="0" w:color="auto"/>
            </w:tcBorders>
            <w:vAlign w:val="center"/>
          </w:tcPr>
          <w:p w:rsidR="00502A64" w:rsidRDefault="00502A64" w:rsidP="007600F6">
            <w:pPr>
              <w:jc w:val="center"/>
              <w:rPr>
                <w:rFonts w:ascii="Times New Roman" w:hAnsi="Times New Roman"/>
                <w:szCs w:val="21"/>
                <w:lang w:val="zh-CN"/>
              </w:rPr>
            </w:pPr>
            <w:r>
              <w:rPr>
                <w:rFonts w:ascii="Times New Roman" w:hAnsi="Times New Roman" w:hint="eastAsia"/>
                <w:szCs w:val="21"/>
                <w:lang w:val="zh-CN"/>
              </w:rPr>
              <w:t>合成</w:t>
            </w:r>
          </w:p>
        </w:tc>
        <w:tc>
          <w:tcPr>
            <w:tcW w:w="995" w:type="dxa"/>
            <w:tcBorders>
              <w:top w:val="single" w:sz="4" w:space="0" w:color="auto"/>
              <w:left w:val="single" w:sz="4" w:space="0" w:color="auto"/>
              <w:right w:val="single" w:sz="12" w:space="0" w:color="auto"/>
            </w:tcBorders>
            <w:vAlign w:val="center"/>
          </w:tcPr>
          <w:p w:rsidR="00502A64" w:rsidRPr="00581495" w:rsidRDefault="0011694A" w:rsidP="00A061FA">
            <w:pPr>
              <w:jc w:val="center"/>
              <w:rPr>
                <w:rFonts w:ascii="Times New Roman" w:hAnsi="Times New Roman"/>
                <w:szCs w:val="21"/>
                <w:lang w:val="zh-CN"/>
              </w:rPr>
            </w:pPr>
            <w:r w:rsidRPr="00581495">
              <w:rPr>
                <w:rFonts w:ascii="Times New Roman" w:hAnsi="Times New Roman" w:hint="eastAsia"/>
                <w:szCs w:val="21"/>
                <w:lang w:val="zh-CN"/>
              </w:rPr>
              <w:t>正常</w:t>
            </w:r>
          </w:p>
        </w:tc>
      </w:tr>
      <w:tr w:rsidR="00A061FA" w:rsidTr="00A061FA">
        <w:trPr>
          <w:cantSplit/>
          <w:trHeight w:val="328"/>
          <w:jc w:val="center"/>
        </w:trPr>
        <w:tc>
          <w:tcPr>
            <w:tcW w:w="684" w:type="dxa"/>
            <w:tcBorders>
              <w:top w:val="single" w:sz="4" w:space="0" w:color="auto"/>
              <w:left w:val="single" w:sz="12" w:space="0" w:color="auto"/>
            </w:tcBorders>
            <w:vAlign w:val="center"/>
          </w:tcPr>
          <w:p w:rsidR="00A061FA" w:rsidRDefault="00A061FA" w:rsidP="007600F6">
            <w:pPr>
              <w:spacing w:line="360" w:lineRule="exact"/>
              <w:jc w:val="center"/>
              <w:rPr>
                <w:rFonts w:ascii="Times New Roman" w:hAnsi="Times New Roman"/>
                <w:szCs w:val="21"/>
              </w:rPr>
            </w:pPr>
            <w:r>
              <w:rPr>
                <w:rFonts w:ascii="Times New Roman" w:hAnsi="Times New Roman" w:hint="eastAsia"/>
                <w:szCs w:val="21"/>
              </w:rPr>
              <w:t>4</w:t>
            </w:r>
          </w:p>
        </w:tc>
        <w:tc>
          <w:tcPr>
            <w:tcW w:w="2393"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喷粉塔</w:t>
            </w:r>
            <w:r>
              <w:rPr>
                <w:rFonts w:ascii="Times New Roman" w:hAnsi="Times New Roman" w:hint="eastAsia"/>
                <w:szCs w:val="21"/>
              </w:rPr>
              <w:t>1</w:t>
            </w:r>
          </w:p>
        </w:tc>
        <w:tc>
          <w:tcPr>
            <w:tcW w:w="1683"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w:t>
            </w:r>
          </w:p>
        </w:tc>
        <w:tc>
          <w:tcPr>
            <w:tcW w:w="985" w:type="dxa"/>
            <w:vMerge w:val="restart"/>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22</w:t>
            </w:r>
          </w:p>
        </w:tc>
        <w:tc>
          <w:tcPr>
            <w:tcW w:w="728"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2</w:t>
            </w:r>
          </w:p>
        </w:tc>
        <w:tc>
          <w:tcPr>
            <w:tcW w:w="730" w:type="dxa"/>
            <w:tcBorders>
              <w:top w:val="single" w:sz="4" w:space="0" w:color="auto"/>
              <w:right w:val="single" w:sz="4" w:space="0" w:color="auto"/>
            </w:tcBorders>
            <w:vAlign w:val="center"/>
          </w:tcPr>
          <w:p w:rsidR="00A061FA" w:rsidRDefault="00A061FA" w:rsidP="00A061FA">
            <w:pPr>
              <w:jc w:val="center"/>
            </w:pPr>
            <w:r w:rsidRPr="00814DA0">
              <w:rPr>
                <w:rFonts w:ascii="Times New Roman" w:hAnsi="Times New Roman" w:hint="eastAsia"/>
                <w:szCs w:val="21"/>
                <w:lang w:val="zh-CN"/>
              </w:rPr>
              <w:t>个</w:t>
            </w:r>
          </w:p>
        </w:tc>
        <w:tc>
          <w:tcPr>
            <w:tcW w:w="1441" w:type="dxa"/>
            <w:tcBorders>
              <w:top w:val="single" w:sz="4" w:space="0" w:color="auto"/>
              <w:left w:val="single" w:sz="4" w:space="0" w:color="auto"/>
              <w:right w:val="single" w:sz="4" w:space="0" w:color="auto"/>
            </w:tcBorders>
            <w:vAlign w:val="center"/>
          </w:tcPr>
          <w:p w:rsidR="00A061FA" w:rsidRDefault="00A061FA" w:rsidP="007600F6">
            <w:pPr>
              <w:jc w:val="center"/>
              <w:rPr>
                <w:rFonts w:ascii="Times New Roman" w:hAnsi="Times New Roman"/>
                <w:szCs w:val="21"/>
                <w:lang w:val="zh-CN"/>
              </w:rPr>
            </w:pPr>
            <w:r>
              <w:rPr>
                <w:rFonts w:ascii="Times New Roman" w:hAnsi="Times New Roman" w:hint="eastAsia"/>
                <w:szCs w:val="21"/>
              </w:rPr>
              <w:t>干燥</w:t>
            </w:r>
          </w:p>
        </w:tc>
        <w:tc>
          <w:tcPr>
            <w:tcW w:w="995" w:type="dxa"/>
            <w:tcBorders>
              <w:top w:val="single" w:sz="4" w:space="0" w:color="auto"/>
              <w:left w:val="single" w:sz="4" w:space="0" w:color="auto"/>
              <w:right w:val="single" w:sz="12" w:space="0" w:color="auto"/>
            </w:tcBorders>
            <w:vAlign w:val="center"/>
          </w:tcPr>
          <w:p w:rsidR="00A061FA" w:rsidRDefault="00A061FA" w:rsidP="00A061FA">
            <w:pPr>
              <w:jc w:val="center"/>
            </w:pPr>
            <w:r w:rsidRPr="00581495">
              <w:rPr>
                <w:rFonts w:ascii="Times New Roman" w:hAnsi="Times New Roman" w:hint="eastAsia"/>
                <w:szCs w:val="21"/>
                <w:lang w:val="zh-CN"/>
              </w:rPr>
              <w:t>正常</w:t>
            </w:r>
          </w:p>
        </w:tc>
      </w:tr>
      <w:tr w:rsidR="00A061FA" w:rsidTr="00A061FA">
        <w:trPr>
          <w:cantSplit/>
          <w:trHeight w:val="328"/>
          <w:jc w:val="center"/>
        </w:trPr>
        <w:tc>
          <w:tcPr>
            <w:tcW w:w="684" w:type="dxa"/>
            <w:tcBorders>
              <w:top w:val="single" w:sz="4" w:space="0" w:color="auto"/>
              <w:left w:val="single" w:sz="12" w:space="0" w:color="auto"/>
            </w:tcBorders>
            <w:vAlign w:val="center"/>
          </w:tcPr>
          <w:p w:rsidR="00A061FA" w:rsidRDefault="00A061FA" w:rsidP="007600F6">
            <w:pPr>
              <w:spacing w:line="360" w:lineRule="exact"/>
              <w:jc w:val="center"/>
              <w:rPr>
                <w:rFonts w:ascii="Times New Roman" w:hAnsi="Times New Roman"/>
                <w:szCs w:val="21"/>
              </w:rPr>
            </w:pPr>
            <w:r>
              <w:rPr>
                <w:rFonts w:ascii="Times New Roman" w:hAnsi="Times New Roman" w:hint="eastAsia"/>
                <w:szCs w:val="21"/>
              </w:rPr>
              <w:t>5</w:t>
            </w:r>
          </w:p>
        </w:tc>
        <w:tc>
          <w:tcPr>
            <w:tcW w:w="2393"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喷粉塔</w:t>
            </w:r>
            <w:r>
              <w:rPr>
                <w:rFonts w:ascii="Times New Roman" w:hAnsi="Times New Roman" w:hint="eastAsia"/>
                <w:szCs w:val="21"/>
              </w:rPr>
              <w:t>2</w:t>
            </w:r>
          </w:p>
        </w:tc>
        <w:tc>
          <w:tcPr>
            <w:tcW w:w="1683" w:type="dxa"/>
            <w:tcBorders>
              <w:top w:val="single" w:sz="4" w:space="0" w:color="auto"/>
            </w:tcBorders>
            <w:vAlign w:val="center"/>
          </w:tcPr>
          <w:p w:rsidR="00A061FA" w:rsidRDefault="00A061FA" w:rsidP="007600F6">
            <w:pPr>
              <w:jc w:val="center"/>
            </w:pPr>
            <w:r>
              <w:rPr>
                <w:rFonts w:ascii="Times New Roman" w:hAnsi="Times New Roman" w:hint="eastAsia"/>
                <w:szCs w:val="21"/>
              </w:rPr>
              <w:t>/</w:t>
            </w:r>
          </w:p>
        </w:tc>
        <w:tc>
          <w:tcPr>
            <w:tcW w:w="985" w:type="dxa"/>
            <w:vMerge/>
            <w:vAlign w:val="center"/>
          </w:tcPr>
          <w:p w:rsidR="00A061FA" w:rsidRDefault="00A061FA" w:rsidP="007600F6">
            <w:pPr>
              <w:jc w:val="center"/>
              <w:rPr>
                <w:rFonts w:ascii="Times New Roman" w:hAnsi="Times New Roman"/>
                <w:szCs w:val="21"/>
              </w:rPr>
            </w:pPr>
          </w:p>
        </w:tc>
        <w:tc>
          <w:tcPr>
            <w:tcW w:w="728"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2</w:t>
            </w:r>
          </w:p>
        </w:tc>
        <w:tc>
          <w:tcPr>
            <w:tcW w:w="730" w:type="dxa"/>
            <w:tcBorders>
              <w:top w:val="single" w:sz="4" w:space="0" w:color="auto"/>
              <w:right w:val="single" w:sz="4" w:space="0" w:color="auto"/>
            </w:tcBorders>
            <w:vAlign w:val="center"/>
          </w:tcPr>
          <w:p w:rsidR="00A061FA" w:rsidRDefault="00A061FA" w:rsidP="00A061FA">
            <w:pPr>
              <w:jc w:val="center"/>
            </w:pPr>
            <w:r w:rsidRPr="00814DA0">
              <w:rPr>
                <w:rFonts w:ascii="Times New Roman" w:hAnsi="Times New Roman" w:hint="eastAsia"/>
                <w:szCs w:val="21"/>
                <w:lang w:val="zh-CN"/>
              </w:rPr>
              <w:t>个</w:t>
            </w:r>
          </w:p>
        </w:tc>
        <w:tc>
          <w:tcPr>
            <w:tcW w:w="1441" w:type="dxa"/>
            <w:tcBorders>
              <w:top w:val="single" w:sz="4" w:space="0" w:color="auto"/>
              <w:left w:val="single" w:sz="4" w:space="0" w:color="auto"/>
              <w:right w:val="single" w:sz="4" w:space="0" w:color="auto"/>
            </w:tcBorders>
            <w:vAlign w:val="center"/>
          </w:tcPr>
          <w:p w:rsidR="00A061FA" w:rsidRDefault="00A061FA" w:rsidP="007600F6">
            <w:pPr>
              <w:jc w:val="center"/>
              <w:rPr>
                <w:rFonts w:ascii="Times New Roman" w:hAnsi="Times New Roman"/>
                <w:szCs w:val="21"/>
                <w:lang w:val="zh-CN"/>
              </w:rPr>
            </w:pPr>
            <w:r>
              <w:rPr>
                <w:rFonts w:ascii="Times New Roman" w:hAnsi="Times New Roman" w:hint="eastAsia"/>
                <w:szCs w:val="21"/>
              </w:rPr>
              <w:t>干燥</w:t>
            </w:r>
          </w:p>
        </w:tc>
        <w:tc>
          <w:tcPr>
            <w:tcW w:w="995" w:type="dxa"/>
            <w:tcBorders>
              <w:top w:val="single" w:sz="4" w:space="0" w:color="auto"/>
              <w:left w:val="single" w:sz="4" w:space="0" w:color="auto"/>
              <w:right w:val="single" w:sz="12" w:space="0" w:color="auto"/>
            </w:tcBorders>
            <w:vAlign w:val="center"/>
          </w:tcPr>
          <w:p w:rsidR="00A061FA" w:rsidRDefault="00A061FA" w:rsidP="00A061FA">
            <w:pPr>
              <w:jc w:val="center"/>
            </w:pPr>
            <w:r w:rsidRPr="00581495">
              <w:rPr>
                <w:rFonts w:ascii="Times New Roman" w:hAnsi="Times New Roman" w:hint="eastAsia"/>
                <w:szCs w:val="21"/>
                <w:lang w:val="zh-CN"/>
              </w:rPr>
              <w:t>正常</w:t>
            </w:r>
          </w:p>
        </w:tc>
      </w:tr>
      <w:tr w:rsidR="00A061FA" w:rsidTr="00A061FA">
        <w:trPr>
          <w:cantSplit/>
          <w:trHeight w:val="328"/>
          <w:jc w:val="center"/>
        </w:trPr>
        <w:tc>
          <w:tcPr>
            <w:tcW w:w="684" w:type="dxa"/>
            <w:tcBorders>
              <w:top w:val="single" w:sz="4" w:space="0" w:color="auto"/>
              <w:left w:val="single" w:sz="12" w:space="0" w:color="auto"/>
            </w:tcBorders>
            <w:vAlign w:val="center"/>
          </w:tcPr>
          <w:p w:rsidR="00A061FA" w:rsidRDefault="00A061FA" w:rsidP="007600F6">
            <w:pPr>
              <w:spacing w:line="360" w:lineRule="exact"/>
              <w:jc w:val="center"/>
              <w:rPr>
                <w:rFonts w:ascii="Times New Roman" w:hAnsi="Times New Roman"/>
                <w:szCs w:val="21"/>
              </w:rPr>
            </w:pPr>
            <w:r>
              <w:rPr>
                <w:rFonts w:ascii="Times New Roman" w:hAnsi="Times New Roman" w:hint="eastAsia"/>
                <w:szCs w:val="21"/>
              </w:rPr>
              <w:t>6</w:t>
            </w:r>
          </w:p>
        </w:tc>
        <w:tc>
          <w:tcPr>
            <w:tcW w:w="2393" w:type="dxa"/>
            <w:tcBorders>
              <w:top w:val="single" w:sz="4" w:space="0" w:color="auto"/>
            </w:tcBorders>
            <w:vAlign w:val="center"/>
          </w:tcPr>
          <w:p w:rsidR="00A061FA" w:rsidRDefault="00A061FA" w:rsidP="007600F6">
            <w:pPr>
              <w:jc w:val="center"/>
            </w:pPr>
            <w:r>
              <w:rPr>
                <w:rFonts w:ascii="Times New Roman" w:hAnsi="Times New Roman" w:hint="eastAsia"/>
                <w:szCs w:val="21"/>
              </w:rPr>
              <w:t>喷粉塔</w:t>
            </w:r>
            <w:r>
              <w:rPr>
                <w:rFonts w:ascii="Times New Roman" w:hAnsi="Times New Roman" w:hint="eastAsia"/>
                <w:szCs w:val="21"/>
              </w:rPr>
              <w:t>3</w:t>
            </w:r>
          </w:p>
        </w:tc>
        <w:tc>
          <w:tcPr>
            <w:tcW w:w="1683" w:type="dxa"/>
            <w:tcBorders>
              <w:top w:val="single" w:sz="4" w:space="0" w:color="auto"/>
            </w:tcBorders>
            <w:vAlign w:val="center"/>
          </w:tcPr>
          <w:p w:rsidR="00A061FA" w:rsidRDefault="00A061FA" w:rsidP="007600F6">
            <w:pPr>
              <w:jc w:val="center"/>
            </w:pPr>
            <w:r>
              <w:rPr>
                <w:rFonts w:ascii="Times New Roman" w:hAnsi="Times New Roman" w:hint="eastAsia"/>
                <w:szCs w:val="21"/>
              </w:rPr>
              <w:t>/</w:t>
            </w:r>
          </w:p>
        </w:tc>
        <w:tc>
          <w:tcPr>
            <w:tcW w:w="985" w:type="dxa"/>
            <w:vMerge/>
            <w:vAlign w:val="center"/>
          </w:tcPr>
          <w:p w:rsidR="00A061FA" w:rsidRDefault="00A061FA" w:rsidP="007600F6">
            <w:pPr>
              <w:jc w:val="center"/>
              <w:rPr>
                <w:rFonts w:ascii="Times New Roman" w:hAnsi="Times New Roman"/>
                <w:szCs w:val="21"/>
              </w:rPr>
            </w:pPr>
          </w:p>
        </w:tc>
        <w:tc>
          <w:tcPr>
            <w:tcW w:w="728"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2</w:t>
            </w:r>
          </w:p>
        </w:tc>
        <w:tc>
          <w:tcPr>
            <w:tcW w:w="730" w:type="dxa"/>
            <w:tcBorders>
              <w:top w:val="single" w:sz="4" w:space="0" w:color="auto"/>
              <w:right w:val="single" w:sz="4" w:space="0" w:color="auto"/>
            </w:tcBorders>
            <w:vAlign w:val="center"/>
          </w:tcPr>
          <w:p w:rsidR="00A061FA" w:rsidRDefault="00A061FA" w:rsidP="00A061FA">
            <w:pPr>
              <w:jc w:val="center"/>
            </w:pPr>
            <w:r w:rsidRPr="00814DA0">
              <w:rPr>
                <w:rFonts w:ascii="Times New Roman" w:hAnsi="Times New Roman" w:hint="eastAsia"/>
                <w:szCs w:val="21"/>
                <w:lang w:val="zh-CN"/>
              </w:rPr>
              <w:t>个</w:t>
            </w:r>
          </w:p>
        </w:tc>
        <w:tc>
          <w:tcPr>
            <w:tcW w:w="1441" w:type="dxa"/>
            <w:tcBorders>
              <w:top w:val="single" w:sz="4" w:space="0" w:color="auto"/>
              <w:left w:val="single" w:sz="4" w:space="0" w:color="auto"/>
              <w:right w:val="single" w:sz="4" w:space="0" w:color="auto"/>
            </w:tcBorders>
            <w:vAlign w:val="center"/>
          </w:tcPr>
          <w:p w:rsidR="00A061FA" w:rsidRDefault="00A061FA" w:rsidP="007600F6">
            <w:pPr>
              <w:jc w:val="center"/>
              <w:rPr>
                <w:rFonts w:ascii="Times New Roman" w:hAnsi="Times New Roman"/>
                <w:szCs w:val="21"/>
                <w:lang w:val="zh-CN"/>
              </w:rPr>
            </w:pPr>
            <w:r>
              <w:rPr>
                <w:rFonts w:ascii="Times New Roman" w:hAnsi="Times New Roman" w:hint="eastAsia"/>
                <w:szCs w:val="21"/>
              </w:rPr>
              <w:t>干燥</w:t>
            </w:r>
          </w:p>
        </w:tc>
        <w:tc>
          <w:tcPr>
            <w:tcW w:w="995" w:type="dxa"/>
            <w:tcBorders>
              <w:top w:val="single" w:sz="4" w:space="0" w:color="auto"/>
              <w:left w:val="single" w:sz="4" w:space="0" w:color="auto"/>
              <w:right w:val="single" w:sz="12" w:space="0" w:color="auto"/>
            </w:tcBorders>
            <w:vAlign w:val="center"/>
          </w:tcPr>
          <w:p w:rsidR="00A061FA" w:rsidRDefault="00A061FA" w:rsidP="00A061FA">
            <w:pPr>
              <w:jc w:val="center"/>
            </w:pPr>
            <w:r w:rsidRPr="00581495">
              <w:rPr>
                <w:rFonts w:ascii="Times New Roman" w:hAnsi="Times New Roman" w:hint="eastAsia"/>
                <w:szCs w:val="21"/>
                <w:lang w:val="zh-CN"/>
              </w:rPr>
              <w:t>正常</w:t>
            </w:r>
          </w:p>
        </w:tc>
      </w:tr>
      <w:tr w:rsidR="00A061FA" w:rsidTr="00A061FA">
        <w:trPr>
          <w:cantSplit/>
          <w:trHeight w:val="328"/>
          <w:jc w:val="center"/>
        </w:trPr>
        <w:tc>
          <w:tcPr>
            <w:tcW w:w="684" w:type="dxa"/>
            <w:tcBorders>
              <w:top w:val="single" w:sz="4" w:space="0" w:color="auto"/>
              <w:left w:val="single" w:sz="12" w:space="0" w:color="auto"/>
            </w:tcBorders>
            <w:vAlign w:val="center"/>
          </w:tcPr>
          <w:p w:rsidR="00A061FA" w:rsidRDefault="00A061FA" w:rsidP="007600F6">
            <w:pPr>
              <w:spacing w:line="360" w:lineRule="exact"/>
              <w:jc w:val="center"/>
              <w:rPr>
                <w:rFonts w:ascii="Times New Roman" w:hAnsi="Times New Roman"/>
                <w:szCs w:val="21"/>
              </w:rPr>
            </w:pPr>
            <w:r>
              <w:rPr>
                <w:rFonts w:ascii="Times New Roman" w:hAnsi="Times New Roman" w:hint="eastAsia"/>
                <w:szCs w:val="21"/>
              </w:rPr>
              <w:t>7</w:t>
            </w:r>
          </w:p>
        </w:tc>
        <w:tc>
          <w:tcPr>
            <w:tcW w:w="2393"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自吸泵</w:t>
            </w:r>
          </w:p>
        </w:tc>
        <w:tc>
          <w:tcPr>
            <w:tcW w:w="1683"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65ZW20-30P</w:t>
            </w:r>
          </w:p>
        </w:tc>
        <w:tc>
          <w:tcPr>
            <w:tcW w:w="985" w:type="dxa"/>
            <w:tcBorders>
              <w:top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rPr>
              <w:t>7.5</w:t>
            </w:r>
          </w:p>
        </w:tc>
        <w:tc>
          <w:tcPr>
            <w:tcW w:w="728" w:type="dxa"/>
            <w:tcBorders>
              <w:top w:val="single" w:sz="4" w:space="0" w:color="auto"/>
            </w:tcBorders>
            <w:vAlign w:val="center"/>
          </w:tcPr>
          <w:p w:rsidR="00A061FA" w:rsidRDefault="00004D48" w:rsidP="007600F6">
            <w:pPr>
              <w:jc w:val="center"/>
              <w:rPr>
                <w:rFonts w:ascii="Times New Roman" w:hAnsi="Times New Roman"/>
                <w:szCs w:val="21"/>
              </w:rPr>
            </w:pPr>
            <w:r>
              <w:rPr>
                <w:rFonts w:ascii="Times New Roman" w:hAnsi="Times New Roman" w:hint="eastAsia"/>
                <w:szCs w:val="21"/>
              </w:rPr>
              <w:t>4</w:t>
            </w:r>
          </w:p>
        </w:tc>
        <w:tc>
          <w:tcPr>
            <w:tcW w:w="730" w:type="dxa"/>
            <w:tcBorders>
              <w:top w:val="single" w:sz="4" w:space="0" w:color="auto"/>
              <w:right w:val="single" w:sz="4" w:space="0" w:color="auto"/>
            </w:tcBorders>
            <w:vAlign w:val="center"/>
          </w:tcPr>
          <w:p w:rsidR="00A061FA" w:rsidRDefault="00A061FA" w:rsidP="00A061FA">
            <w:pPr>
              <w:jc w:val="center"/>
            </w:pPr>
            <w:r w:rsidRPr="00814DA0">
              <w:rPr>
                <w:rFonts w:ascii="Times New Roman" w:hAnsi="Times New Roman" w:hint="eastAsia"/>
                <w:szCs w:val="21"/>
                <w:lang w:val="zh-CN"/>
              </w:rPr>
              <w:t>个</w:t>
            </w:r>
          </w:p>
        </w:tc>
        <w:tc>
          <w:tcPr>
            <w:tcW w:w="1441" w:type="dxa"/>
            <w:tcBorders>
              <w:top w:val="single" w:sz="4" w:space="0" w:color="auto"/>
              <w:left w:val="single" w:sz="4" w:space="0" w:color="auto"/>
              <w:right w:val="single" w:sz="4" w:space="0" w:color="auto"/>
            </w:tcBorders>
            <w:vAlign w:val="center"/>
          </w:tcPr>
          <w:p w:rsidR="00A061FA" w:rsidRDefault="00A061FA" w:rsidP="007600F6">
            <w:pPr>
              <w:jc w:val="center"/>
              <w:rPr>
                <w:rFonts w:ascii="Times New Roman" w:hAnsi="Times New Roman"/>
                <w:szCs w:val="21"/>
              </w:rPr>
            </w:pPr>
            <w:r>
              <w:rPr>
                <w:rFonts w:ascii="Times New Roman" w:hAnsi="Times New Roman" w:hint="eastAsia"/>
                <w:szCs w:val="21"/>
                <w:lang w:val="zh-CN"/>
              </w:rPr>
              <w:t>合成</w:t>
            </w:r>
          </w:p>
        </w:tc>
        <w:tc>
          <w:tcPr>
            <w:tcW w:w="995" w:type="dxa"/>
            <w:tcBorders>
              <w:top w:val="single" w:sz="4" w:space="0" w:color="auto"/>
              <w:left w:val="single" w:sz="4" w:space="0" w:color="auto"/>
              <w:right w:val="single" w:sz="12" w:space="0" w:color="auto"/>
            </w:tcBorders>
            <w:vAlign w:val="center"/>
          </w:tcPr>
          <w:p w:rsidR="00A061FA" w:rsidRDefault="00A061FA"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hint="eastAsia"/>
                <w:szCs w:val="21"/>
              </w:rPr>
              <w:t>8</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单螺杆泵</w:t>
            </w:r>
          </w:p>
        </w:tc>
        <w:tc>
          <w:tcPr>
            <w:tcW w:w="1683" w:type="dxa"/>
            <w:vAlign w:val="center"/>
          </w:tcPr>
          <w:p w:rsidR="00004D48" w:rsidRPr="001025C5" w:rsidRDefault="00004D48" w:rsidP="001025C5">
            <w:pPr>
              <w:jc w:val="center"/>
              <w:rPr>
                <w:rFonts w:ascii="Times New Roman" w:hAnsi="Times New Roman"/>
                <w:color w:val="FF0000"/>
                <w:szCs w:val="21"/>
              </w:rPr>
            </w:pPr>
            <w:r>
              <w:rPr>
                <w:rFonts w:ascii="Times New Roman" w:hAnsi="Times New Roman" w:hint="eastAsia"/>
                <w:szCs w:val="21"/>
              </w:rPr>
              <w:t>GF30-1-2.2T</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2.2</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2</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lang w:val="zh-CN"/>
              </w:rPr>
              <w:t>合成</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hint="eastAsia"/>
                <w:szCs w:val="21"/>
              </w:rPr>
              <w:t>9</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真空泵</w:t>
            </w:r>
          </w:p>
        </w:tc>
        <w:tc>
          <w:tcPr>
            <w:tcW w:w="168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W5-1</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15</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lang w:val="zh-CN"/>
              </w:rPr>
              <w:t>合成</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Pr="0011694A" w:rsidRDefault="00004D48" w:rsidP="007600F6">
            <w:pPr>
              <w:spacing w:line="360" w:lineRule="exact"/>
              <w:jc w:val="center"/>
              <w:rPr>
                <w:rFonts w:ascii="Times New Roman" w:hAnsi="Times New Roman"/>
                <w:szCs w:val="21"/>
              </w:rPr>
            </w:pPr>
            <w:r w:rsidRPr="0011694A">
              <w:rPr>
                <w:rFonts w:ascii="Times New Roman" w:hAnsi="Times New Roman"/>
                <w:szCs w:val="21"/>
              </w:rPr>
              <w:t>10</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均质泵</w:t>
            </w:r>
          </w:p>
        </w:tc>
        <w:tc>
          <w:tcPr>
            <w:tcW w:w="168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GLB1-25</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7.5</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2</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rPr>
              <w:t>干燥</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FD3CEB">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hint="eastAsia"/>
                <w:szCs w:val="21"/>
              </w:rPr>
              <w:t>11</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空压机</w:t>
            </w:r>
          </w:p>
        </w:tc>
        <w:tc>
          <w:tcPr>
            <w:tcW w:w="1683" w:type="dxa"/>
            <w:vAlign w:val="center"/>
          </w:tcPr>
          <w:p w:rsidR="00004D48" w:rsidRPr="0053728B" w:rsidRDefault="00004D48" w:rsidP="001025C5">
            <w:pPr>
              <w:jc w:val="center"/>
            </w:pPr>
            <w:r w:rsidRPr="0053728B">
              <w:rPr>
                <w:rFonts w:ascii="Times New Roman" w:hAnsi="Times New Roman" w:hint="eastAsia"/>
                <w:szCs w:val="21"/>
              </w:rPr>
              <w:t>Y2-160M-4</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11</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rPr>
              <w:t>干燥</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FD3CEB">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hint="eastAsia"/>
                <w:szCs w:val="21"/>
              </w:rPr>
              <w:t>12</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冷却泵</w:t>
            </w:r>
          </w:p>
        </w:tc>
        <w:tc>
          <w:tcPr>
            <w:tcW w:w="1683" w:type="dxa"/>
            <w:vAlign w:val="center"/>
          </w:tcPr>
          <w:p w:rsidR="00004D48" w:rsidRPr="0053728B" w:rsidRDefault="00004D48" w:rsidP="001025C5">
            <w:pPr>
              <w:jc w:val="center"/>
            </w:pPr>
            <w:r w:rsidRPr="0053728B">
              <w:rPr>
                <w:rFonts w:ascii="Times New Roman" w:eastAsia="方正综艺简体" w:hAnsi="Times New Roman"/>
                <w:kern w:val="0"/>
                <w:sz w:val="24"/>
                <w:szCs w:val="24"/>
              </w:rPr>
              <w:t>40-20</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3</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4</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lang w:val="zh-CN"/>
              </w:rPr>
              <w:t>干燥</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szCs w:val="21"/>
              </w:rPr>
              <w:t>1</w:t>
            </w:r>
            <w:r>
              <w:rPr>
                <w:rFonts w:ascii="Times New Roman" w:hAnsi="Times New Roman" w:hint="eastAsia"/>
                <w:szCs w:val="21"/>
              </w:rPr>
              <w:t>3</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自吸泵</w:t>
            </w:r>
          </w:p>
        </w:tc>
        <w:tc>
          <w:tcPr>
            <w:tcW w:w="1683" w:type="dxa"/>
            <w:vAlign w:val="center"/>
          </w:tcPr>
          <w:p w:rsidR="00004D48" w:rsidRPr="0053728B" w:rsidRDefault="00004D48" w:rsidP="007600F6">
            <w:pPr>
              <w:jc w:val="center"/>
              <w:rPr>
                <w:rFonts w:ascii="Times New Roman" w:hAnsi="Times New Roman"/>
                <w:szCs w:val="21"/>
              </w:rPr>
            </w:pPr>
            <w:r w:rsidRPr="0053728B">
              <w:rPr>
                <w:rFonts w:ascii="Times New Roman" w:hAnsi="Times New Roman" w:hint="eastAsia"/>
                <w:szCs w:val="21"/>
              </w:rPr>
              <w:t>YB2-100L-2</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3</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2</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lang w:val="zh-CN"/>
              </w:rPr>
              <w:t>干燥</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szCs w:val="21"/>
              </w:rPr>
              <w:t>1</w:t>
            </w:r>
            <w:r>
              <w:rPr>
                <w:rFonts w:ascii="Times New Roman" w:hAnsi="Times New Roman" w:hint="eastAsia"/>
                <w:szCs w:val="21"/>
              </w:rPr>
              <w:t>4</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lang w:val="zh-CN"/>
              </w:rPr>
              <w:t>电机</w:t>
            </w:r>
          </w:p>
        </w:tc>
        <w:tc>
          <w:tcPr>
            <w:tcW w:w="1683" w:type="dxa"/>
            <w:vAlign w:val="center"/>
          </w:tcPr>
          <w:p w:rsidR="00004D48" w:rsidRPr="0053728B" w:rsidRDefault="00004D48" w:rsidP="007600F6">
            <w:pPr>
              <w:jc w:val="center"/>
              <w:rPr>
                <w:rFonts w:ascii="Times New Roman" w:hAnsi="Times New Roman"/>
                <w:szCs w:val="21"/>
              </w:rPr>
            </w:pPr>
            <w:r w:rsidRPr="0053728B">
              <w:rPr>
                <w:rFonts w:ascii="Times New Roman" w:hAnsi="Times New Roman" w:hint="eastAsia"/>
                <w:szCs w:val="21"/>
              </w:rPr>
              <w:t>YB2-132M-4</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7.5</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12</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lang w:val="zh-CN"/>
              </w:rPr>
              <w:t>搅拌、合成</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C313F7">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szCs w:val="21"/>
              </w:rPr>
              <w:t>1</w:t>
            </w:r>
            <w:r>
              <w:rPr>
                <w:rFonts w:ascii="Times New Roman" w:hAnsi="Times New Roman" w:hint="eastAsia"/>
                <w:szCs w:val="21"/>
              </w:rPr>
              <w:t>5</w:t>
            </w:r>
          </w:p>
        </w:tc>
        <w:tc>
          <w:tcPr>
            <w:tcW w:w="2393" w:type="dxa"/>
            <w:tcBorders>
              <w:bottom w:val="single" w:sz="4" w:space="0" w:color="auto"/>
            </w:tcBorders>
            <w:vAlign w:val="center"/>
          </w:tcPr>
          <w:p w:rsidR="00004D48" w:rsidRDefault="00004D48" w:rsidP="007600F6">
            <w:pPr>
              <w:jc w:val="center"/>
              <w:rPr>
                <w:rFonts w:ascii="Times New Roman" w:hAnsi="Times New Roman"/>
                <w:szCs w:val="21"/>
              </w:rPr>
            </w:pPr>
            <w:r>
              <w:rPr>
                <w:rFonts w:ascii="宋体" w:hAnsi="宋体" w:cs="宋体" w:hint="eastAsia"/>
                <w:color w:val="000000"/>
                <w:kern w:val="0"/>
                <w:sz w:val="24"/>
                <w:szCs w:val="24"/>
              </w:rPr>
              <w:t>齿轮泵</w:t>
            </w:r>
          </w:p>
        </w:tc>
        <w:tc>
          <w:tcPr>
            <w:tcW w:w="1683" w:type="dxa"/>
            <w:tcBorders>
              <w:bottom w:val="single" w:sz="4" w:space="0" w:color="auto"/>
            </w:tcBorders>
            <w:vAlign w:val="center"/>
          </w:tcPr>
          <w:p w:rsidR="00004D48" w:rsidRPr="0053728B" w:rsidRDefault="00004D48" w:rsidP="007600F6">
            <w:pPr>
              <w:jc w:val="center"/>
              <w:rPr>
                <w:rFonts w:ascii="Times New Roman" w:eastAsia="方正综艺简体" w:hAnsi="Times New Roman"/>
                <w:szCs w:val="21"/>
                <w:lang w:val="zh-CN"/>
              </w:rPr>
            </w:pPr>
            <w:r w:rsidRPr="0053728B">
              <w:rPr>
                <w:rFonts w:ascii="Times New Roman" w:hAnsi="Times New Roman" w:hint="eastAsia"/>
                <w:szCs w:val="21"/>
              </w:rPr>
              <w:t>Y2-132S-4</w:t>
            </w:r>
          </w:p>
        </w:tc>
        <w:tc>
          <w:tcPr>
            <w:tcW w:w="985" w:type="dxa"/>
            <w:tcBorders>
              <w:bottom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rPr>
              <w:t>5.5</w:t>
            </w:r>
          </w:p>
        </w:tc>
        <w:tc>
          <w:tcPr>
            <w:tcW w:w="728" w:type="dxa"/>
            <w:tcBorders>
              <w:bottom w:val="single" w:sz="4" w:space="0" w:color="auto"/>
            </w:tcBorders>
            <w:vAlign w:val="center"/>
          </w:tcPr>
          <w:p w:rsidR="00004D48" w:rsidRDefault="00004D48" w:rsidP="007600F6">
            <w:pPr>
              <w:jc w:val="center"/>
              <w:rPr>
                <w:rFonts w:ascii="Times New Roman" w:hAnsi="Times New Roman"/>
                <w:szCs w:val="21"/>
              </w:rPr>
            </w:pPr>
            <w:r>
              <w:rPr>
                <w:rFonts w:ascii="Times New Roman" w:hAnsi="Times New Roman" w:hint="eastAsia"/>
                <w:szCs w:val="21"/>
              </w:rPr>
              <w:t>2</w:t>
            </w:r>
          </w:p>
        </w:tc>
        <w:tc>
          <w:tcPr>
            <w:tcW w:w="730" w:type="dxa"/>
            <w:tcBorders>
              <w:bottom w:val="single" w:sz="4" w:space="0" w:color="auto"/>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bottom w:val="single" w:sz="4" w:space="0" w:color="auto"/>
              <w:right w:val="single" w:sz="4" w:space="0" w:color="auto"/>
            </w:tcBorders>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lang w:val="zh-CN"/>
              </w:rPr>
              <w:t>搅拌</w:t>
            </w:r>
          </w:p>
        </w:tc>
        <w:tc>
          <w:tcPr>
            <w:tcW w:w="995" w:type="dxa"/>
            <w:tcBorders>
              <w:left w:val="single" w:sz="4" w:space="0" w:color="auto"/>
              <w:bottom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szCs w:val="21"/>
              </w:rPr>
              <w:t>1</w:t>
            </w:r>
            <w:r>
              <w:rPr>
                <w:rFonts w:ascii="Times New Roman" w:hAnsi="Times New Roman" w:hint="eastAsia"/>
                <w:szCs w:val="21"/>
              </w:rPr>
              <w:t>6</w:t>
            </w:r>
          </w:p>
        </w:tc>
        <w:tc>
          <w:tcPr>
            <w:tcW w:w="2393" w:type="dxa"/>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rPr>
              <w:t>自吸泵</w:t>
            </w:r>
          </w:p>
        </w:tc>
        <w:tc>
          <w:tcPr>
            <w:tcW w:w="1683" w:type="dxa"/>
            <w:vAlign w:val="center"/>
          </w:tcPr>
          <w:p w:rsidR="00004D48" w:rsidRPr="0053728B" w:rsidRDefault="00004D48" w:rsidP="001025C5">
            <w:pPr>
              <w:jc w:val="center"/>
              <w:rPr>
                <w:rFonts w:ascii="Times New Roman" w:hAnsi="Times New Roman"/>
                <w:szCs w:val="21"/>
                <w:lang w:val="zh-CN"/>
              </w:rPr>
            </w:pPr>
            <w:r w:rsidRPr="0053728B">
              <w:rPr>
                <w:rFonts w:ascii="Times New Roman" w:hAnsi="Times New Roman" w:hint="eastAsia"/>
                <w:szCs w:val="21"/>
              </w:rPr>
              <w:t>Y112M-2</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4</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2</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lang w:val="zh-CN"/>
              </w:rPr>
              <w:t>搅拌</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C313F7">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szCs w:val="21"/>
              </w:rPr>
              <w:t>1</w:t>
            </w:r>
            <w:r>
              <w:rPr>
                <w:rFonts w:ascii="Times New Roman" w:hAnsi="Times New Roman" w:hint="eastAsia"/>
                <w:szCs w:val="21"/>
              </w:rPr>
              <w:t>7</w:t>
            </w:r>
          </w:p>
        </w:tc>
        <w:tc>
          <w:tcPr>
            <w:tcW w:w="2393" w:type="dxa"/>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rPr>
              <w:t>离心通风机</w:t>
            </w:r>
          </w:p>
        </w:tc>
        <w:tc>
          <w:tcPr>
            <w:tcW w:w="1683" w:type="dxa"/>
            <w:vAlign w:val="center"/>
          </w:tcPr>
          <w:p w:rsidR="00004D48" w:rsidRPr="005010E0" w:rsidRDefault="00004D48" w:rsidP="007600F6">
            <w:pPr>
              <w:jc w:val="center"/>
              <w:rPr>
                <w:rFonts w:ascii="Times New Roman" w:hAnsi="Times New Roman"/>
                <w:color w:val="FF0000"/>
                <w:szCs w:val="21"/>
                <w:lang w:val="zh-CN"/>
              </w:rPr>
            </w:pPr>
            <w:r>
              <w:rPr>
                <w:rFonts w:ascii="Times New Roman" w:hAnsi="Times New Roman" w:hint="eastAsia"/>
                <w:szCs w:val="21"/>
              </w:rPr>
              <w:t>4.5A</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7.5</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lang w:val="zh-CN"/>
              </w:rPr>
              <w:t>干燥</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C313F7">
        <w:trPr>
          <w:cantSplit/>
          <w:trHeight w:val="328"/>
          <w:jc w:val="center"/>
        </w:trPr>
        <w:tc>
          <w:tcPr>
            <w:tcW w:w="684" w:type="dxa"/>
            <w:tcBorders>
              <w:left w:val="single" w:sz="12" w:space="0" w:color="auto"/>
              <w:bottom w:val="single" w:sz="4"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szCs w:val="21"/>
              </w:rPr>
              <w:t>1</w:t>
            </w:r>
            <w:r>
              <w:rPr>
                <w:rFonts w:ascii="Times New Roman" w:hAnsi="Times New Roman" w:hint="eastAsia"/>
                <w:szCs w:val="21"/>
              </w:rPr>
              <w:t>8</w:t>
            </w:r>
          </w:p>
        </w:tc>
        <w:tc>
          <w:tcPr>
            <w:tcW w:w="2393" w:type="dxa"/>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rPr>
              <w:t>混粉机</w:t>
            </w:r>
          </w:p>
        </w:tc>
        <w:tc>
          <w:tcPr>
            <w:tcW w:w="1683" w:type="dxa"/>
            <w:vAlign w:val="center"/>
          </w:tcPr>
          <w:p w:rsidR="00004D48" w:rsidRPr="001025C5" w:rsidRDefault="00004D48" w:rsidP="007600F6">
            <w:pPr>
              <w:jc w:val="center"/>
              <w:rPr>
                <w:rFonts w:ascii="Times New Roman" w:hAnsi="Times New Roman"/>
                <w:color w:val="FF0000"/>
                <w:szCs w:val="21"/>
              </w:rPr>
            </w:pPr>
            <w:r>
              <w:rPr>
                <w:rFonts w:ascii="Times New Roman" w:hAnsi="Times New Roman" w:hint="eastAsia"/>
                <w:szCs w:val="21"/>
              </w:rPr>
              <w:t>/</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70</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lang w:val="zh-CN"/>
              </w:rPr>
              <w:t>干燥</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szCs w:val="21"/>
              </w:rPr>
              <w:t>1</w:t>
            </w:r>
            <w:r>
              <w:rPr>
                <w:rFonts w:ascii="Times New Roman" w:hAnsi="Times New Roman" w:hint="eastAsia"/>
                <w:szCs w:val="21"/>
              </w:rPr>
              <w:t>9</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蒸汽锅炉</w:t>
            </w:r>
          </w:p>
        </w:tc>
        <w:tc>
          <w:tcPr>
            <w:tcW w:w="1683" w:type="dxa"/>
            <w:vAlign w:val="center"/>
          </w:tcPr>
          <w:p w:rsidR="00004D48" w:rsidRDefault="00004D48" w:rsidP="008351D3">
            <w:pPr>
              <w:jc w:val="center"/>
              <w:rPr>
                <w:rFonts w:ascii="Times New Roman" w:hAnsi="Times New Roman"/>
                <w:szCs w:val="21"/>
              </w:rPr>
            </w:pPr>
            <w:r>
              <w:rPr>
                <w:rFonts w:ascii="Times New Roman" w:hAnsi="Times New Roman" w:hint="eastAsia"/>
                <w:szCs w:val="21"/>
              </w:rPr>
              <w:t>DZL4-1.25</w:t>
            </w:r>
          </w:p>
          <w:p w:rsidR="00004D48" w:rsidRPr="00A45742" w:rsidRDefault="00004D48" w:rsidP="007600F6">
            <w:pPr>
              <w:jc w:val="center"/>
              <w:rPr>
                <w:rFonts w:ascii="Times New Roman" w:hAnsi="Times New Roman"/>
                <w:color w:val="FF0000"/>
                <w:szCs w:val="21"/>
              </w:rPr>
            </w:pPr>
            <w:r>
              <w:rPr>
                <w:rFonts w:ascii="Times New Roman" w:hAnsi="Times New Roman" w:hint="eastAsia"/>
                <w:szCs w:val="21"/>
              </w:rPr>
              <w:t>4t/h</w:t>
            </w:r>
            <w:r>
              <w:rPr>
                <w:rFonts w:ascii="Times New Roman" w:hAnsi="Times New Roman" w:hint="eastAsia"/>
                <w:szCs w:val="21"/>
              </w:rPr>
              <w:t>，</w:t>
            </w:r>
            <w:r>
              <w:rPr>
                <w:rFonts w:ascii="Times New Roman" w:hAnsi="Times New Roman" w:hint="eastAsia"/>
                <w:szCs w:val="21"/>
              </w:rPr>
              <w:t>193,1.25MPa</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22</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1</w:t>
            </w:r>
          </w:p>
        </w:tc>
        <w:tc>
          <w:tcPr>
            <w:tcW w:w="730" w:type="dxa"/>
            <w:tcBorders>
              <w:right w:val="single" w:sz="4" w:space="0" w:color="auto"/>
            </w:tcBorders>
            <w:vAlign w:val="center"/>
          </w:tcPr>
          <w:p w:rsidR="00004D48" w:rsidRDefault="00004D48" w:rsidP="00A061FA">
            <w:pPr>
              <w:jc w:val="center"/>
            </w:pPr>
            <w:r w:rsidRPr="00814DA0">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rPr>
              <w:t>合成车间</w:t>
            </w:r>
          </w:p>
        </w:tc>
        <w:tc>
          <w:tcPr>
            <w:tcW w:w="995" w:type="dxa"/>
            <w:tcBorders>
              <w:left w:val="single" w:sz="4" w:space="0" w:color="auto"/>
              <w:right w:val="single" w:sz="12" w:space="0" w:color="auto"/>
            </w:tcBorders>
            <w:vAlign w:val="center"/>
          </w:tcPr>
          <w:p w:rsidR="00004D48" w:rsidRDefault="00004D48" w:rsidP="00A061FA">
            <w:pPr>
              <w:jc w:val="center"/>
            </w:pPr>
            <w:r w:rsidRPr="00581495">
              <w:rPr>
                <w:rFonts w:ascii="Times New Roman" w:hAnsi="Times New Roman" w:hint="eastAsia"/>
                <w:szCs w:val="21"/>
                <w:lang w:val="zh-CN"/>
              </w:rPr>
              <w:t>正常</w:t>
            </w:r>
          </w:p>
        </w:tc>
      </w:tr>
      <w:tr w:rsidR="00004D48" w:rsidTr="00A061FA">
        <w:trPr>
          <w:cantSplit/>
          <w:trHeight w:val="328"/>
          <w:jc w:val="center"/>
        </w:trPr>
        <w:tc>
          <w:tcPr>
            <w:tcW w:w="684" w:type="dxa"/>
            <w:tcBorders>
              <w:left w:val="single" w:sz="12" w:space="0" w:color="auto"/>
            </w:tcBorders>
            <w:vAlign w:val="center"/>
          </w:tcPr>
          <w:p w:rsidR="00004D48" w:rsidRDefault="00004D48" w:rsidP="007600F6">
            <w:pPr>
              <w:spacing w:line="360" w:lineRule="exact"/>
              <w:jc w:val="center"/>
              <w:rPr>
                <w:rFonts w:ascii="Times New Roman" w:hAnsi="Times New Roman"/>
                <w:szCs w:val="21"/>
              </w:rPr>
            </w:pPr>
            <w:r>
              <w:rPr>
                <w:rFonts w:ascii="Times New Roman" w:hAnsi="Times New Roman" w:hint="eastAsia"/>
                <w:szCs w:val="21"/>
              </w:rPr>
              <w:t>20</w:t>
            </w:r>
          </w:p>
        </w:tc>
        <w:tc>
          <w:tcPr>
            <w:tcW w:w="239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热风炉</w:t>
            </w:r>
          </w:p>
        </w:tc>
        <w:tc>
          <w:tcPr>
            <w:tcW w:w="1683"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w:t>
            </w:r>
          </w:p>
        </w:tc>
        <w:tc>
          <w:tcPr>
            <w:tcW w:w="985"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w:t>
            </w:r>
          </w:p>
        </w:tc>
        <w:tc>
          <w:tcPr>
            <w:tcW w:w="728" w:type="dxa"/>
            <w:vAlign w:val="center"/>
          </w:tcPr>
          <w:p w:rsidR="00004D48" w:rsidRDefault="00004D48" w:rsidP="007600F6">
            <w:pPr>
              <w:jc w:val="center"/>
              <w:rPr>
                <w:rFonts w:ascii="Times New Roman" w:hAnsi="Times New Roman"/>
                <w:szCs w:val="21"/>
              </w:rPr>
            </w:pPr>
            <w:r>
              <w:rPr>
                <w:rFonts w:ascii="Times New Roman" w:hAnsi="Times New Roman" w:hint="eastAsia"/>
                <w:szCs w:val="21"/>
              </w:rPr>
              <w:t>2</w:t>
            </w:r>
          </w:p>
        </w:tc>
        <w:tc>
          <w:tcPr>
            <w:tcW w:w="730" w:type="dxa"/>
            <w:tcBorders>
              <w:right w:val="single" w:sz="4" w:space="0" w:color="auto"/>
            </w:tcBorders>
            <w:vAlign w:val="center"/>
          </w:tcPr>
          <w:p w:rsidR="00004D48" w:rsidRDefault="00004D48" w:rsidP="00A061FA">
            <w:pPr>
              <w:jc w:val="center"/>
            </w:pPr>
            <w:r>
              <w:rPr>
                <w:rFonts w:ascii="Times New Roman" w:hAnsi="Times New Roman" w:hint="eastAsia"/>
                <w:szCs w:val="21"/>
                <w:lang w:val="zh-CN"/>
              </w:rPr>
              <w:t>个</w:t>
            </w:r>
          </w:p>
        </w:tc>
        <w:tc>
          <w:tcPr>
            <w:tcW w:w="1441" w:type="dxa"/>
            <w:tcBorders>
              <w:left w:val="single" w:sz="4" w:space="0" w:color="auto"/>
              <w:right w:val="single" w:sz="4" w:space="0" w:color="auto"/>
            </w:tcBorders>
            <w:vAlign w:val="center"/>
          </w:tcPr>
          <w:p w:rsidR="00004D48" w:rsidRDefault="00004D48" w:rsidP="007600F6">
            <w:pPr>
              <w:jc w:val="center"/>
              <w:rPr>
                <w:rFonts w:ascii="Times New Roman" w:hAnsi="Times New Roman"/>
                <w:szCs w:val="21"/>
                <w:lang w:val="zh-CN"/>
              </w:rPr>
            </w:pPr>
            <w:r>
              <w:rPr>
                <w:rFonts w:ascii="Times New Roman" w:hAnsi="Times New Roman" w:hint="eastAsia"/>
                <w:szCs w:val="21"/>
              </w:rPr>
              <w:t>锅炉房</w:t>
            </w:r>
          </w:p>
        </w:tc>
        <w:tc>
          <w:tcPr>
            <w:tcW w:w="995" w:type="dxa"/>
            <w:tcBorders>
              <w:left w:val="single" w:sz="4" w:space="0" w:color="auto"/>
              <w:right w:val="single" w:sz="12" w:space="0" w:color="auto"/>
            </w:tcBorders>
            <w:vAlign w:val="center"/>
          </w:tcPr>
          <w:p w:rsidR="00004D48" w:rsidRDefault="00004D48" w:rsidP="00A061FA">
            <w:pPr>
              <w:jc w:val="center"/>
            </w:pPr>
            <w:r>
              <w:rPr>
                <w:rFonts w:ascii="Times New Roman" w:hAnsi="Times New Roman" w:hint="eastAsia"/>
                <w:szCs w:val="21"/>
                <w:lang w:val="zh-CN"/>
              </w:rPr>
              <w:t>正常</w:t>
            </w:r>
          </w:p>
        </w:tc>
      </w:tr>
    </w:tbl>
    <w:p w:rsidR="00474C42" w:rsidRPr="000B60BF" w:rsidRDefault="002C3AB5" w:rsidP="007B0B65">
      <w:pPr>
        <w:spacing w:beforeLines="50" w:line="520" w:lineRule="exact"/>
        <w:ind w:firstLineChars="200" w:firstLine="560"/>
        <w:jc w:val="left"/>
        <w:rPr>
          <w:rFonts w:ascii="Times New Roman" w:hAnsi="Times New Roman"/>
          <w:sz w:val="28"/>
          <w:szCs w:val="28"/>
        </w:rPr>
      </w:pPr>
      <w:r w:rsidRPr="000B60BF">
        <w:rPr>
          <w:rFonts w:ascii="Times New Roman" w:hAnsi="Times New Roman"/>
          <w:sz w:val="28"/>
          <w:szCs w:val="28"/>
        </w:rPr>
        <w:t>2</w:t>
      </w:r>
      <w:r w:rsidRPr="000B60BF">
        <w:rPr>
          <w:rFonts w:ascii="Times New Roman" w:hAnsi="Times New Roman"/>
          <w:sz w:val="28"/>
          <w:szCs w:val="28"/>
        </w:rPr>
        <w:t>）设备的基本情况</w:t>
      </w:r>
    </w:p>
    <w:p w:rsidR="00474C42" w:rsidRPr="001025C5" w:rsidRDefault="002C3AB5" w:rsidP="001025C5">
      <w:pPr>
        <w:pStyle w:val="af9"/>
        <w:spacing w:line="520" w:lineRule="exact"/>
        <w:ind w:firstLineChars="200" w:firstLine="560"/>
        <w:rPr>
          <w:rFonts w:ascii="Times New Roman"/>
          <w:sz w:val="28"/>
          <w:szCs w:val="28"/>
        </w:rPr>
      </w:pPr>
      <w:r w:rsidRPr="000B60BF">
        <w:rPr>
          <w:rFonts w:ascii="Times New Roman"/>
          <w:sz w:val="28"/>
          <w:szCs w:val="28"/>
        </w:rPr>
        <w:t>根据对公司实际情况进行调查，工艺装备设备较先进，企业近年来加大投入，不断淘汰和更新部分设备。对照</w:t>
      </w:r>
      <w:r w:rsidR="001B7A6D" w:rsidRPr="000B60BF">
        <w:rPr>
          <w:rFonts w:ascii="Times New Roman"/>
          <w:sz w:val="28"/>
          <w:szCs w:val="28"/>
        </w:rPr>
        <w:t>《江苏省工业和信息产业结构调整指导目录（</w:t>
      </w:r>
      <w:r w:rsidR="001B7A6D" w:rsidRPr="000B60BF">
        <w:rPr>
          <w:rFonts w:ascii="Times New Roman"/>
          <w:sz w:val="28"/>
          <w:szCs w:val="28"/>
        </w:rPr>
        <w:t>2012</w:t>
      </w:r>
      <w:r w:rsidR="001B7A6D" w:rsidRPr="000B60BF">
        <w:rPr>
          <w:rFonts w:ascii="Times New Roman"/>
          <w:sz w:val="28"/>
          <w:szCs w:val="28"/>
        </w:rPr>
        <w:t>年本）》</w:t>
      </w:r>
      <w:r w:rsidRPr="000B60BF">
        <w:rPr>
          <w:rFonts w:ascii="Times New Roman"/>
          <w:sz w:val="28"/>
          <w:szCs w:val="28"/>
        </w:rPr>
        <w:t>、《高耗能落后机电设备（产品）淘汰</w:t>
      </w:r>
      <w:r w:rsidRPr="000B60BF">
        <w:rPr>
          <w:rFonts w:ascii="Times New Roman"/>
          <w:sz w:val="28"/>
          <w:szCs w:val="28"/>
        </w:rPr>
        <w:lastRenderedPageBreak/>
        <w:t>目录（第一批）》（工节【</w:t>
      </w:r>
      <w:r w:rsidRPr="000B60BF">
        <w:rPr>
          <w:rFonts w:ascii="Times New Roman"/>
          <w:sz w:val="28"/>
          <w:szCs w:val="28"/>
        </w:rPr>
        <w:t>2009</w:t>
      </w:r>
      <w:r w:rsidRPr="000B60BF">
        <w:rPr>
          <w:rFonts w:ascii="Times New Roman"/>
          <w:sz w:val="28"/>
          <w:szCs w:val="28"/>
        </w:rPr>
        <w:t>】第</w:t>
      </w:r>
      <w:r w:rsidRPr="000B60BF">
        <w:rPr>
          <w:rFonts w:ascii="Times New Roman"/>
          <w:sz w:val="28"/>
          <w:szCs w:val="28"/>
        </w:rPr>
        <w:t>67</w:t>
      </w:r>
      <w:r w:rsidRPr="000B60BF">
        <w:rPr>
          <w:rFonts w:ascii="Times New Roman"/>
          <w:sz w:val="28"/>
          <w:szCs w:val="28"/>
        </w:rPr>
        <w:t>号）、《高耗能落后机电设备（产品）淘汰目录（第二批）》（工信部，</w:t>
      </w:r>
      <w:r w:rsidRPr="000B60BF">
        <w:rPr>
          <w:rFonts w:ascii="Times New Roman"/>
          <w:sz w:val="28"/>
          <w:szCs w:val="28"/>
        </w:rPr>
        <w:t>2012</w:t>
      </w:r>
      <w:r w:rsidRPr="000B60BF">
        <w:rPr>
          <w:rFonts w:ascii="Times New Roman"/>
          <w:sz w:val="28"/>
          <w:szCs w:val="28"/>
        </w:rPr>
        <w:t>年第</w:t>
      </w:r>
      <w:r w:rsidRPr="000B60BF">
        <w:rPr>
          <w:rFonts w:ascii="Times New Roman"/>
          <w:sz w:val="28"/>
          <w:szCs w:val="28"/>
        </w:rPr>
        <w:t>14</w:t>
      </w:r>
      <w:r w:rsidRPr="000B60BF">
        <w:rPr>
          <w:rFonts w:ascii="Times New Roman"/>
          <w:sz w:val="28"/>
          <w:szCs w:val="28"/>
        </w:rPr>
        <w:t>号），</w:t>
      </w:r>
      <w:r w:rsidRPr="000B60BF">
        <w:rPr>
          <w:rFonts w:ascii="Times New Roman"/>
          <w:color w:val="auto"/>
          <w:sz w:val="28"/>
          <w:szCs w:val="28"/>
        </w:rPr>
        <w:t>《高耗能落后机电设备（产品）淘汰目录（第三批）》（征求意见稿）（</w:t>
      </w:r>
      <w:r w:rsidRPr="000B60BF">
        <w:rPr>
          <w:rFonts w:ascii="Times New Roman"/>
          <w:sz w:val="28"/>
          <w:szCs w:val="28"/>
        </w:rPr>
        <w:t>工信部，</w:t>
      </w:r>
      <w:r w:rsidRPr="000B60BF">
        <w:rPr>
          <w:rFonts w:ascii="Times New Roman"/>
          <w:sz w:val="28"/>
          <w:szCs w:val="28"/>
        </w:rPr>
        <w:t>2014</w:t>
      </w:r>
      <w:r w:rsidRPr="000B60BF">
        <w:rPr>
          <w:rFonts w:ascii="Times New Roman"/>
          <w:sz w:val="28"/>
          <w:szCs w:val="28"/>
        </w:rPr>
        <w:t>年第</w:t>
      </w:r>
      <w:r w:rsidRPr="000B60BF">
        <w:rPr>
          <w:rFonts w:ascii="Times New Roman"/>
          <w:sz w:val="28"/>
          <w:szCs w:val="28"/>
        </w:rPr>
        <w:t>16</w:t>
      </w:r>
      <w:r w:rsidRPr="000B60BF">
        <w:rPr>
          <w:rFonts w:ascii="Times New Roman"/>
          <w:sz w:val="28"/>
          <w:szCs w:val="28"/>
        </w:rPr>
        <w:t>号</w:t>
      </w:r>
      <w:r w:rsidRPr="000B60BF">
        <w:rPr>
          <w:rFonts w:ascii="Times New Roman"/>
          <w:color w:val="auto"/>
          <w:sz w:val="28"/>
          <w:szCs w:val="28"/>
        </w:rPr>
        <w:t>），《高耗能落后机电设备（产品）淘汰目录（第四批）》（</w:t>
      </w:r>
      <w:r w:rsidRPr="000B60BF">
        <w:rPr>
          <w:rFonts w:ascii="Times New Roman"/>
          <w:color w:val="auto"/>
          <w:sz w:val="28"/>
          <w:szCs w:val="28"/>
        </w:rPr>
        <w:t>2016.2</w:t>
      </w:r>
      <w:r w:rsidRPr="000B60BF">
        <w:rPr>
          <w:rFonts w:ascii="Times New Roman"/>
          <w:color w:val="auto"/>
          <w:sz w:val="28"/>
          <w:szCs w:val="28"/>
        </w:rPr>
        <w:t>）</w:t>
      </w:r>
      <w:r w:rsidRPr="000B60BF">
        <w:rPr>
          <w:rFonts w:ascii="Times New Roman"/>
          <w:sz w:val="28"/>
          <w:szCs w:val="28"/>
        </w:rPr>
        <w:t>，</w:t>
      </w:r>
      <w:r w:rsidR="008351D3">
        <w:rPr>
          <w:rFonts w:ascii="Times New Roman" w:hint="eastAsia"/>
          <w:sz w:val="28"/>
          <w:szCs w:val="28"/>
        </w:rPr>
        <w:t>发现</w:t>
      </w:r>
      <w:r w:rsidR="001025C5">
        <w:rPr>
          <w:rFonts w:ascii="Times New Roman" w:hint="eastAsia"/>
          <w:sz w:val="28"/>
          <w:szCs w:val="28"/>
        </w:rPr>
        <w:t>需淘汰</w:t>
      </w:r>
      <w:r w:rsidR="0053728B">
        <w:rPr>
          <w:rFonts w:ascii="Times New Roman" w:hint="eastAsia"/>
          <w:sz w:val="28"/>
          <w:szCs w:val="28"/>
        </w:rPr>
        <w:t>2</w:t>
      </w:r>
      <w:r w:rsidR="001025C5">
        <w:rPr>
          <w:rFonts w:ascii="Times New Roman" w:hint="eastAsia"/>
          <w:sz w:val="28"/>
          <w:szCs w:val="28"/>
        </w:rPr>
        <w:t>台</w:t>
      </w:r>
      <w:r w:rsidR="001025C5" w:rsidRPr="001025C5">
        <w:rPr>
          <w:rFonts w:ascii="Times New Roman"/>
          <w:sz w:val="28"/>
          <w:szCs w:val="28"/>
        </w:rPr>
        <w:t>YB2-100L-2</w:t>
      </w:r>
      <w:r w:rsidR="001025C5">
        <w:rPr>
          <w:rFonts w:ascii="Times New Roman" w:hint="eastAsia"/>
          <w:sz w:val="28"/>
          <w:szCs w:val="28"/>
        </w:rPr>
        <w:t>型电机、</w:t>
      </w:r>
      <w:r w:rsidR="005010E0">
        <w:rPr>
          <w:rFonts w:ascii="Times New Roman" w:hint="eastAsia"/>
          <w:sz w:val="28"/>
          <w:szCs w:val="28"/>
        </w:rPr>
        <w:t>14</w:t>
      </w:r>
      <w:r w:rsidR="005010E0">
        <w:rPr>
          <w:rFonts w:ascii="Times New Roman" w:hint="eastAsia"/>
          <w:sz w:val="28"/>
          <w:szCs w:val="28"/>
        </w:rPr>
        <w:t>台</w:t>
      </w:r>
      <w:r w:rsidR="005010E0" w:rsidRPr="005010E0">
        <w:rPr>
          <w:rFonts w:ascii="Times New Roman"/>
          <w:sz w:val="28"/>
          <w:szCs w:val="28"/>
        </w:rPr>
        <w:t>YB2-132M-4</w:t>
      </w:r>
      <w:r w:rsidR="005010E0">
        <w:rPr>
          <w:rFonts w:ascii="Times New Roman" w:hint="eastAsia"/>
          <w:sz w:val="28"/>
          <w:szCs w:val="28"/>
        </w:rPr>
        <w:t>型电机</w:t>
      </w:r>
      <w:r w:rsidR="001025C5">
        <w:rPr>
          <w:rFonts w:ascii="Times New Roman" w:hint="eastAsia"/>
          <w:sz w:val="28"/>
          <w:szCs w:val="28"/>
        </w:rPr>
        <w:t>、</w:t>
      </w:r>
      <w:r w:rsidR="001025C5">
        <w:rPr>
          <w:rFonts w:ascii="Times New Roman" w:hint="eastAsia"/>
          <w:sz w:val="28"/>
          <w:szCs w:val="28"/>
        </w:rPr>
        <w:t>11</w:t>
      </w:r>
      <w:r w:rsidR="001025C5">
        <w:rPr>
          <w:rFonts w:ascii="Times New Roman" w:hint="eastAsia"/>
          <w:sz w:val="28"/>
          <w:szCs w:val="28"/>
        </w:rPr>
        <w:t>台</w:t>
      </w:r>
      <w:r w:rsidR="001025C5" w:rsidRPr="001025C5">
        <w:rPr>
          <w:rFonts w:ascii="Times New Roman"/>
          <w:sz w:val="28"/>
          <w:szCs w:val="28"/>
        </w:rPr>
        <w:t>Y2-160M-4</w:t>
      </w:r>
      <w:r w:rsidR="001025C5">
        <w:rPr>
          <w:rFonts w:ascii="Times New Roman" w:hint="eastAsia"/>
          <w:sz w:val="28"/>
          <w:szCs w:val="28"/>
        </w:rPr>
        <w:t>型电机、</w:t>
      </w:r>
      <w:r w:rsidR="001025C5">
        <w:rPr>
          <w:rFonts w:ascii="Times New Roman" w:hint="eastAsia"/>
          <w:sz w:val="28"/>
          <w:szCs w:val="28"/>
        </w:rPr>
        <w:t>2</w:t>
      </w:r>
      <w:r w:rsidR="001025C5">
        <w:rPr>
          <w:rFonts w:ascii="Times New Roman" w:hint="eastAsia"/>
          <w:sz w:val="28"/>
          <w:szCs w:val="28"/>
        </w:rPr>
        <w:t>台</w:t>
      </w:r>
      <w:r w:rsidR="001025C5">
        <w:rPr>
          <w:rFonts w:ascii="Times New Roman"/>
          <w:sz w:val="28"/>
          <w:szCs w:val="28"/>
        </w:rPr>
        <w:t>Y2-132S-4</w:t>
      </w:r>
      <w:r w:rsidR="001025C5">
        <w:rPr>
          <w:rFonts w:ascii="Times New Roman" w:hint="eastAsia"/>
          <w:sz w:val="28"/>
          <w:szCs w:val="28"/>
        </w:rPr>
        <w:t>型电机、</w:t>
      </w:r>
      <w:r w:rsidR="0053728B">
        <w:rPr>
          <w:rFonts w:ascii="Times New Roman" w:hint="eastAsia"/>
          <w:sz w:val="28"/>
          <w:szCs w:val="28"/>
        </w:rPr>
        <w:t>2</w:t>
      </w:r>
      <w:r w:rsidR="001025C5">
        <w:rPr>
          <w:rFonts w:ascii="Times New Roman" w:hint="eastAsia"/>
          <w:sz w:val="28"/>
          <w:szCs w:val="28"/>
        </w:rPr>
        <w:t>台</w:t>
      </w:r>
      <w:r w:rsidR="001025C5" w:rsidRPr="001025C5">
        <w:rPr>
          <w:rFonts w:ascii="Times New Roman"/>
          <w:sz w:val="28"/>
          <w:szCs w:val="28"/>
        </w:rPr>
        <w:t>Y112M-2</w:t>
      </w:r>
      <w:r w:rsidR="001025C5">
        <w:rPr>
          <w:rFonts w:ascii="Times New Roman" w:hint="eastAsia"/>
          <w:sz w:val="28"/>
          <w:szCs w:val="28"/>
        </w:rPr>
        <w:t>型电机，</w:t>
      </w:r>
      <w:r w:rsidR="005010E0">
        <w:rPr>
          <w:rFonts w:ascii="Times New Roman" w:hint="eastAsia"/>
          <w:sz w:val="28"/>
          <w:szCs w:val="28"/>
        </w:rPr>
        <w:t>目前已列入企业淘汰计划中</w:t>
      </w:r>
      <w:r w:rsidRPr="000B60BF">
        <w:rPr>
          <w:rFonts w:ascii="Times New Roman"/>
          <w:sz w:val="28"/>
          <w:szCs w:val="28"/>
        </w:rPr>
        <w:t>。</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134" w:name="_Toc413045725"/>
      <w:bookmarkStart w:id="135" w:name="_Toc497203502"/>
      <w:r w:rsidRPr="000B60BF">
        <w:rPr>
          <w:rFonts w:ascii="Times New Roman" w:hAnsi="Times New Roman"/>
          <w:b/>
          <w:bCs/>
          <w:kern w:val="0"/>
          <w:sz w:val="28"/>
          <w:szCs w:val="28"/>
          <w:u w:color="000000"/>
        </w:rPr>
        <w:t xml:space="preserve">3.3 </w:t>
      </w:r>
      <w:r w:rsidRPr="000B60BF">
        <w:rPr>
          <w:rFonts w:ascii="Times New Roman" w:hAnsi="Times New Roman"/>
          <w:b/>
          <w:bCs/>
          <w:kern w:val="0"/>
          <w:sz w:val="28"/>
          <w:szCs w:val="28"/>
          <w:u w:color="000000"/>
        </w:rPr>
        <w:t>企业的环境保护状况</w:t>
      </w:r>
      <w:bookmarkEnd w:id="134"/>
      <w:bookmarkEnd w:id="135"/>
    </w:p>
    <w:p w:rsidR="00474C42" w:rsidRPr="000B60BF" w:rsidRDefault="002C3AB5">
      <w:pPr>
        <w:keepNext/>
        <w:keepLines/>
        <w:spacing w:line="520" w:lineRule="exact"/>
        <w:outlineLvl w:val="2"/>
        <w:rPr>
          <w:rFonts w:ascii="Times New Roman" w:hAnsi="Times New Roman"/>
          <w:b/>
          <w:bCs/>
          <w:sz w:val="28"/>
          <w:szCs w:val="28"/>
        </w:rPr>
      </w:pPr>
      <w:bookmarkStart w:id="136" w:name="_Toc459193978"/>
      <w:bookmarkStart w:id="137" w:name="_Toc459878965"/>
      <w:bookmarkStart w:id="138" w:name="_Toc460932055"/>
      <w:bookmarkStart w:id="139" w:name="_Toc497203503"/>
      <w:r w:rsidRPr="000B60BF">
        <w:rPr>
          <w:rFonts w:ascii="Times New Roman" w:hAnsi="Times New Roman"/>
          <w:b/>
          <w:bCs/>
          <w:sz w:val="28"/>
          <w:szCs w:val="28"/>
        </w:rPr>
        <w:t>3.3.1</w:t>
      </w:r>
      <w:r w:rsidRPr="000B60BF">
        <w:rPr>
          <w:rFonts w:ascii="Times New Roman" w:hAnsi="Times New Roman"/>
          <w:b/>
          <w:bCs/>
          <w:sz w:val="28"/>
          <w:szCs w:val="28"/>
        </w:rPr>
        <w:t>企业环评执行情况</w:t>
      </w:r>
      <w:bookmarkEnd w:id="136"/>
      <w:bookmarkEnd w:id="137"/>
      <w:bookmarkEnd w:id="138"/>
      <w:bookmarkEnd w:id="139"/>
    </w:p>
    <w:p w:rsidR="00474C42" w:rsidRPr="000B60BF" w:rsidRDefault="007E791A">
      <w:pPr>
        <w:spacing w:line="520" w:lineRule="exact"/>
        <w:ind w:firstLineChars="200" w:firstLine="560"/>
        <w:rPr>
          <w:rFonts w:ascii="Times New Roman" w:hAnsi="Times New Roman"/>
          <w:sz w:val="28"/>
          <w:szCs w:val="28"/>
        </w:rPr>
      </w:pPr>
      <w:r>
        <w:rPr>
          <w:rFonts w:ascii="Times New Roman" w:hAnsi="Times New Roman"/>
          <w:sz w:val="28"/>
          <w:szCs w:val="28"/>
        </w:rPr>
        <w:t>苏州市兴邦化学建材有限公司</w:t>
      </w:r>
      <w:r w:rsidR="002C3AB5" w:rsidRPr="000B60BF">
        <w:rPr>
          <w:rFonts w:ascii="Times New Roman" w:hAnsi="Times New Roman"/>
          <w:sz w:val="28"/>
          <w:szCs w:val="28"/>
        </w:rPr>
        <w:t>历次建设环评审批、环保验收情况见表</w:t>
      </w:r>
      <w:r w:rsidR="002C3AB5" w:rsidRPr="000B60BF">
        <w:rPr>
          <w:rFonts w:ascii="Times New Roman" w:hAnsi="Times New Roman"/>
          <w:b/>
          <w:spacing w:val="-6"/>
          <w:kern w:val="0"/>
          <w:sz w:val="24"/>
          <w:szCs w:val="24"/>
        </w:rPr>
        <w:t>3.3.1-1</w:t>
      </w:r>
      <w:r w:rsidR="002C3AB5" w:rsidRPr="000B60BF">
        <w:rPr>
          <w:rFonts w:ascii="Times New Roman" w:hAnsi="Times New Roman"/>
          <w:sz w:val="28"/>
          <w:szCs w:val="28"/>
        </w:rPr>
        <w:t>。</w:t>
      </w:r>
    </w:p>
    <w:p w:rsidR="00474C42" w:rsidRPr="000B60BF" w:rsidRDefault="002C3AB5">
      <w:pPr>
        <w:adjustRightInd w:val="0"/>
        <w:snapToGrid w:val="0"/>
        <w:spacing w:line="520" w:lineRule="exact"/>
        <w:jc w:val="center"/>
        <w:textAlignment w:val="baseline"/>
        <w:rPr>
          <w:rFonts w:ascii="Times New Roman" w:hAnsi="Times New Roman"/>
          <w:spacing w:val="-6"/>
          <w:kern w:val="0"/>
          <w:sz w:val="24"/>
          <w:szCs w:val="24"/>
        </w:rPr>
      </w:pPr>
      <w:r w:rsidRPr="000B60BF">
        <w:rPr>
          <w:rFonts w:ascii="Times New Roman" w:hAnsi="Times New Roman"/>
          <w:b/>
          <w:spacing w:val="-6"/>
          <w:kern w:val="0"/>
          <w:sz w:val="24"/>
          <w:szCs w:val="24"/>
        </w:rPr>
        <w:t>表</w:t>
      </w:r>
      <w:r w:rsidRPr="000B60BF">
        <w:rPr>
          <w:rFonts w:ascii="Times New Roman" w:hAnsi="Times New Roman"/>
          <w:b/>
          <w:spacing w:val="-6"/>
          <w:kern w:val="0"/>
          <w:sz w:val="24"/>
          <w:szCs w:val="24"/>
        </w:rPr>
        <w:t xml:space="preserve">3.3.1-1 </w:t>
      </w:r>
      <w:r w:rsidRPr="000B60BF">
        <w:rPr>
          <w:rFonts w:ascii="Times New Roman" w:hAnsi="Times New Roman"/>
          <w:b/>
          <w:spacing w:val="-6"/>
          <w:kern w:val="0"/>
          <w:sz w:val="24"/>
          <w:szCs w:val="24"/>
        </w:rPr>
        <w:t>企业环评验收情况表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04"/>
        <w:gridCol w:w="2091"/>
        <w:gridCol w:w="1911"/>
        <w:gridCol w:w="2002"/>
        <w:gridCol w:w="2448"/>
      </w:tblGrid>
      <w:tr w:rsidR="00D603FD" w:rsidRPr="000B60BF" w:rsidTr="00D603FD">
        <w:trPr>
          <w:jc w:val="center"/>
        </w:trPr>
        <w:tc>
          <w:tcPr>
            <w:tcW w:w="733" w:type="dxa"/>
            <w:shd w:val="clear" w:color="auto" w:fill="auto"/>
            <w:vAlign w:val="center"/>
          </w:tcPr>
          <w:p w:rsidR="00D603FD" w:rsidRPr="000B60BF" w:rsidRDefault="00D603FD">
            <w:pPr>
              <w:spacing w:before="120" w:after="120"/>
              <w:jc w:val="center"/>
              <w:rPr>
                <w:rFonts w:ascii="Times New Roman" w:hAnsi="Times New Roman"/>
                <w:szCs w:val="21"/>
              </w:rPr>
            </w:pPr>
            <w:r w:rsidRPr="000B60BF">
              <w:rPr>
                <w:rFonts w:ascii="Times New Roman" w:hAnsi="Times New Roman"/>
                <w:szCs w:val="21"/>
              </w:rPr>
              <w:t>序号</w:t>
            </w:r>
          </w:p>
        </w:tc>
        <w:tc>
          <w:tcPr>
            <w:tcW w:w="1696" w:type="dxa"/>
            <w:shd w:val="clear" w:color="auto" w:fill="auto"/>
            <w:vAlign w:val="center"/>
          </w:tcPr>
          <w:p w:rsidR="00D603FD" w:rsidRPr="000B60BF" w:rsidRDefault="00D603FD">
            <w:pPr>
              <w:spacing w:before="120" w:after="120"/>
              <w:jc w:val="center"/>
              <w:rPr>
                <w:rFonts w:ascii="Times New Roman" w:hAnsi="Times New Roman"/>
                <w:szCs w:val="21"/>
              </w:rPr>
            </w:pPr>
            <w:r w:rsidRPr="000B60BF">
              <w:rPr>
                <w:rFonts w:ascii="Times New Roman" w:hAnsi="Times New Roman"/>
                <w:szCs w:val="21"/>
              </w:rPr>
              <w:t>项目名称</w:t>
            </w:r>
          </w:p>
        </w:tc>
        <w:tc>
          <w:tcPr>
            <w:tcW w:w="1550" w:type="dxa"/>
            <w:shd w:val="clear" w:color="auto" w:fill="auto"/>
            <w:vAlign w:val="center"/>
          </w:tcPr>
          <w:p w:rsidR="00D603FD" w:rsidRPr="000B60BF" w:rsidRDefault="00D603FD">
            <w:pPr>
              <w:spacing w:before="120" w:after="120"/>
              <w:jc w:val="center"/>
              <w:rPr>
                <w:rFonts w:ascii="Times New Roman" w:hAnsi="Times New Roman"/>
                <w:szCs w:val="21"/>
              </w:rPr>
            </w:pPr>
            <w:r w:rsidRPr="000B60BF">
              <w:rPr>
                <w:rFonts w:ascii="Times New Roman" w:hAnsi="Times New Roman"/>
                <w:szCs w:val="21"/>
              </w:rPr>
              <w:t>建设内容</w:t>
            </w:r>
          </w:p>
        </w:tc>
        <w:tc>
          <w:tcPr>
            <w:tcW w:w="1624" w:type="dxa"/>
            <w:shd w:val="clear" w:color="auto" w:fill="auto"/>
            <w:vAlign w:val="center"/>
          </w:tcPr>
          <w:p w:rsidR="00D603FD" w:rsidRPr="000B60BF" w:rsidRDefault="00D603FD">
            <w:pPr>
              <w:spacing w:before="120" w:after="120"/>
              <w:jc w:val="center"/>
              <w:rPr>
                <w:rFonts w:ascii="Times New Roman" w:hAnsi="Times New Roman"/>
                <w:szCs w:val="21"/>
              </w:rPr>
            </w:pPr>
            <w:r w:rsidRPr="000B60BF">
              <w:rPr>
                <w:rFonts w:ascii="Times New Roman" w:hAnsi="Times New Roman"/>
                <w:szCs w:val="21"/>
              </w:rPr>
              <w:t>审批时间及文号</w:t>
            </w:r>
          </w:p>
        </w:tc>
        <w:tc>
          <w:tcPr>
            <w:tcW w:w="1985" w:type="dxa"/>
            <w:shd w:val="clear" w:color="auto" w:fill="auto"/>
            <w:vAlign w:val="center"/>
          </w:tcPr>
          <w:p w:rsidR="00D603FD" w:rsidRPr="000B60BF" w:rsidRDefault="00D603FD">
            <w:pPr>
              <w:spacing w:before="120" w:after="120"/>
              <w:jc w:val="center"/>
              <w:rPr>
                <w:rFonts w:ascii="Times New Roman" w:hAnsi="Times New Roman"/>
                <w:szCs w:val="21"/>
              </w:rPr>
            </w:pPr>
            <w:r w:rsidRPr="000B60BF">
              <w:rPr>
                <w:rFonts w:ascii="Times New Roman" w:hAnsi="Times New Roman"/>
                <w:szCs w:val="21"/>
              </w:rPr>
              <w:t>监测验收情况</w:t>
            </w:r>
          </w:p>
        </w:tc>
      </w:tr>
      <w:tr w:rsidR="00D603FD" w:rsidRPr="000B60BF" w:rsidTr="00D603FD">
        <w:trPr>
          <w:trHeight w:val="618"/>
          <w:jc w:val="center"/>
        </w:trPr>
        <w:tc>
          <w:tcPr>
            <w:tcW w:w="733" w:type="dxa"/>
            <w:shd w:val="clear" w:color="auto" w:fill="auto"/>
            <w:vAlign w:val="center"/>
          </w:tcPr>
          <w:p w:rsidR="00D603FD" w:rsidRPr="000B60BF" w:rsidRDefault="00D603FD">
            <w:pPr>
              <w:spacing w:before="120" w:after="120"/>
              <w:jc w:val="center"/>
              <w:rPr>
                <w:rFonts w:ascii="Times New Roman" w:eastAsiaTheme="minorEastAsia" w:hAnsi="Times New Roman"/>
                <w:szCs w:val="21"/>
              </w:rPr>
            </w:pPr>
            <w:r w:rsidRPr="000B60BF">
              <w:rPr>
                <w:rFonts w:ascii="Times New Roman" w:eastAsiaTheme="minorEastAsia" w:hAnsi="Times New Roman"/>
                <w:szCs w:val="21"/>
              </w:rPr>
              <w:t>1</w:t>
            </w:r>
          </w:p>
        </w:tc>
        <w:tc>
          <w:tcPr>
            <w:tcW w:w="1696" w:type="dxa"/>
            <w:shd w:val="clear" w:color="auto" w:fill="auto"/>
            <w:vAlign w:val="center"/>
          </w:tcPr>
          <w:p w:rsidR="00D603FD" w:rsidRPr="000B60BF" w:rsidRDefault="00D603FD">
            <w:pPr>
              <w:spacing w:before="120" w:after="120"/>
              <w:jc w:val="center"/>
              <w:rPr>
                <w:rFonts w:ascii="Times New Roman" w:eastAsiaTheme="minorEastAsia" w:hAnsi="Times New Roman"/>
                <w:szCs w:val="21"/>
              </w:rPr>
            </w:pPr>
            <w:r>
              <w:rPr>
                <w:rFonts w:ascii="Times New Roman" w:eastAsiaTheme="minorEastAsia" w:hAnsi="Times New Roman"/>
                <w:szCs w:val="21"/>
              </w:rPr>
              <w:t>苏州市兴邦化学建材有限公司</w:t>
            </w:r>
            <w:r w:rsidRPr="000B60BF">
              <w:rPr>
                <w:rFonts w:ascii="Times New Roman" w:eastAsiaTheme="minorEastAsia" w:hAnsi="Times New Roman"/>
                <w:szCs w:val="21"/>
              </w:rPr>
              <w:t>建设项目</w:t>
            </w:r>
          </w:p>
        </w:tc>
        <w:tc>
          <w:tcPr>
            <w:tcW w:w="1550" w:type="dxa"/>
            <w:shd w:val="clear" w:color="auto" w:fill="auto"/>
            <w:vAlign w:val="center"/>
          </w:tcPr>
          <w:p w:rsidR="00D603FD" w:rsidRPr="000B60BF" w:rsidRDefault="00D603FD" w:rsidP="00FB7931">
            <w:pPr>
              <w:spacing w:before="120" w:after="120"/>
              <w:jc w:val="center"/>
              <w:rPr>
                <w:rFonts w:ascii="Times New Roman" w:eastAsiaTheme="minorEastAsia" w:hAnsi="Times New Roman"/>
                <w:szCs w:val="21"/>
              </w:rPr>
            </w:pPr>
            <w:r>
              <w:rPr>
                <w:rFonts w:ascii="Times New Roman" w:eastAsiaTheme="minorEastAsia" w:hAnsi="Times New Roman"/>
                <w:szCs w:val="21"/>
              </w:rPr>
              <w:t>年</w:t>
            </w:r>
            <w:r>
              <w:rPr>
                <w:rFonts w:ascii="Times New Roman" w:eastAsiaTheme="minorEastAsia" w:hAnsi="Times New Roman" w:hint="eastAsia"/>
                <w:szCs w:val="21"/>
              </w:rPr>
              <w:t>产缓凝剂</w:t>
            </w:r>
            <w:r>
              <w:rPr>
                <w:rFonts w:ascii="Times New Roman" w:eastAsiaTheme="minorEastAsia" w:hAnsi="Times New Roman" w:hint="eastAsia"/>
                <w:szCs w:val="21"/>
              </w:rPr>
              <w:t>100t</w:t>
            </w:r>
            <w:r>
              <w:rPr>
                <w:rFonts w:ascii="Times New Roman" w:eastAsiaTheme="minorEastAsia" w:hAnsi="Times New Roman" w:hint="eastAsia"/>
                <w:szCs w:val="21"/>
              </w:rPr>
              <w:t>，聚羧酸盐复合减水剂</w:t>
            </w:r>
            <w:r>
              <w:rPr>
                <w:rFonts w:ascii="Times New Roman" w:eastAsiaTheme="minorEastAsia" w:hAnsi="Times New Roman" w:hint="eastAsia"/>
                <w:szCs w:val="21"/>
              </w:rPr>
              <w:t>300t</w:t>
            </w:r>
          </w:p>
        </w:tc>
        <w:tc>
          <w:tcPr>
            <w:tcW w:w="1624" w:type="dxa"/>
            <w:shd w:val="clear" w:color="auto" w:fill="auto"/>
            <w:vAlign w:val="center"/>
          </w:tcPr>
          <w:p w:rsidR="00D603FD" w:rsidRPr="000B60BF" w:rsidRDefault="00D603FD" w:rsidP="00FB7931">
            <w:pPr>
              <w:spacing w:before="120" w:after="120"/>
              <w:jc w:val="center"/>
              <w:rPr>
                <w:rFonts w:ascii="Times New Roman" w:eastAsiaTheme="minorEastAsia" w:hAnsi="Times New Roman"/>
                <w:color w:val="000000"/>
                <w:szCs w:val="21"/>
                <w:lang w:val="zh-CN"/>
              </w:rPr>
            </w:pPr>
            <w:r w:rsidRPr="000B60BF">
              <w:rPr>
                <w:rFonts w:ascii="Times New Roman" w:eastAsiaTheme="minorEastAsia" w:hAnsi="Times New Roman"/>
                <w:color w:val="000000"/>
                <w:szCs w:val="21"/>
                <w:lang w:val="zh-CN"/>
              </w:rPr>
              <w:t>200</w:t>
            </w:r>
            <w:r>
              <w:rPr>
                <w:rFonts w:ascii="Times New Roman" w:eastAsiaTheme="minorEastAsia" w:hAnsi="Times New Roman" w:hint="eastAsia"/>
                <w:color w:val="000000"/>
                <w:szCs w:val="21"/>
                <w:lang w:val="zh-CN"/>
              </w:rPr>
              <w:t>6</w:t>
            </w:r>
            <w:r w:rsidRPr="000B60BF">
              <w:rPr>
                <w:rFonts w:ascii="Times New Roman" w:eastAsiaTheme="minorEastAsia" w:hAnsi="Times New Roman"/>
                <w:color w:val="000000"/>
                <w:szCs w:val="21"/>
                <w:lang w:val="zh-CN"/>
              </w:rPr>
              <w:t>年</w:t>
            </w:r>
            <w:r>
              <w:rPr>
                <w:rFonts w:ascii="Times New Roman" w:eastAsiaTheme="minorEastAsia" w:hAnsi="Times New Roman" w:hint="eastAsia"/>
                <w:color w:val="000000"/>
                <w:szCs w:val="21"/>
                <w:lang w:val="zh-CN"/>
              </w:rPr>
              <w:t>8</w:t>
            </w:r>
            <w:r w:rsidRPr="000B60BF">
              <w:rPr>
                <w:rFonts w:ascii="Times New Roman" w:eastAsiaTheme="minorEastAsia" w:hAnsi="Times New Roman"/>
                <w:color w:val="000000"/>
                <w:szCs w:val="21"/>
                <w:lang w:val="zh-CN"/>
              </w:rPr>
              <w:t>月</w:t>
            </w:r>
            <w:r>
              <w:rPr>
                <w:rFonts w:ascii="Times New Roman" w:eastAsiaTheme="minorEastAsia" w:hAnsi="Times New Roman" w:hint="eastAsia"/>
                <w:color w:val="000000"/>
                <w:szCs w:val="21"/>
                <w:lang w:val="zh-CN"/>
              </w:rPr>
              <w:t>8</w:t>
            </w:r>
            <w:r w:rsidRPr="000B60BF">
              <w:rPr>
                <w:rFonts w:ascii="Times New Roman" w:eastAsiaTheme="minorEastAsia" w:hAnsi="Times New Roman"/>
                <w:color w:val="000000"/>
                <w:szCs w:val="21"/>
                <w:lang w:val="zh-CN"/>
              </w:rPr>
              <w:t>日通过</w:t>
            </w:r>
            <w:r>
              <w:rPr>
                <w:rFonts w:ascii="Times New Roman" w:eastAsiaTheme="minorEastAsia" w:hAnsi="Times New Roman"/>
                <w:color w:val="000000"/>
                <w:szCs w:val="21"/>
                <w:lang w:val="zh-CN"/>
              </w:rPr>
              <w:t>相城区</w:t>
            </w:r>
            <w:r w:rsidRPr="000B60BF">
              <w:rPr>
                <w:rFonts w:ascii="Times New Roman" w:eastAsiaTheme="minorEastAsia" w:hAnsi="Times New Roman"/>
                <w:color w:val="000000"/>
                <w:szCs w:val="21"/>
                <w:lang w:val="zh-CN"/>
              </w:rPr>
              <w:t>环保局审批，</w:t>
            </w:r>
            <w:r>
              <w:rPr>
                <w:rFonts w:ascii="Times New Roman" w:eastAsiaTheme="minorEastAsia" w:hAnsi="Times New Roman" w:hint="eastAsia"/>
                <w:szCs w:val="21"/>
              </w:rPr>
              <w:t>苏</w:t>
            </w:r>
            <w:r>
              <w:rPr>
                <w:rFonts w:ascii="Times New Roman" w:eastAsiaTheme="minorEastAsia" w:hAnsi="Times New Roman"/>
                <w:szCs w:val="21"/>
              </w:rPr>
              <w:t>环</w:t>
            </w:r>
            <w:r>
              <w:rPr>
                <w:rFonts w:ascii="Times New Roman" w:eastAsiaTheme="minorEastAsia" w:hAnsi="Times New Roman" w:hint="eastAsia"/>
                <w:szCs w:val="21"/>
              </w:rPr>
              <w:t>建</w:t>
            </w:r>
            <w:r>
              <w:rPr>
                <w:rFonts w:ascii="Times New Roman" w:eastAsiaTheme="minorEastAsia" w:hAnsi="Times New Roman"/>
                <w:szCs w:val="21"/>
              </w:rPr>
              <w:t>[200</w:t>
            </w:r>
            <w:r>
              <w:rPr>
                <w:rFonts w:ascii="Times New Roman" w:eastAsiaTheme="minorEastAsia" w:hAnsi="Times New Roman" w:hint="eastAsia"/>
                <w:szCs w:val="21"/>
              </w:rPr>
              <w:t>6</w:t>
            </w:r>
            <w:r>
              <w:rPr>
                <w:rFonts w:ascii="Times New Roman" w:eastAsiaTheme="minorEastAsia" w:hAnsi="Times New Roman"/>
                <w:szCs w:val="21"/>
              </w:rPr>
              <w:t>]</w:t>
            </w:r>
            <w:r>
              <w:rPr>
                <w:rFonts w:ascii="Times New Roman" w:eastAsiaTheme="minorEastAsia" w:hAnsi="Times New Roman" w:hint="eastAsia"/>
                <w:szCs w:val="21"/>
              </w:rPr>
              <w:t>701</w:t>
            </w:r>
            <w:r w:rsidRPr="000B60BF">
              <w:rPr>
                <w:rFonts w:ascii="Times New Roman" w:eastAsiaTheme="minorEastAsia" w:hAnsi="Times New Roman"/>
                <w:szCs w:val="21"/>
              </w:rPr>
              <w:t>号</w:t>
            </w:r>
          </w:p>
        </w:tc>
        <w:tc>
          <w:tcPr>
            <w:tcW w:w="1985" w:type="dxa"/>
            <w:shd w:val="clear" w:color="auto" w:fill="auto"/>
            <w:vAlign w:val="center"/>
          </w:tcPr>
          <w:p w:rsidR="00D603FD" w:rsidRPr="000B60BF" w:rsidRDefault="00D603FD" w:rsidP="00FB7931">
            <w:pPr>
              <w:spacing w:before="120" w:after="120"/>
              <w:jc w:val="center"/>
              <w:rPr>
                <w:rFonts w:ascii="Times New Roman" w:eastAsiaTheme="minorEastAsia" w:hAnsi="Times New Roman"/>
                <w:szCs w:val="21"/>
              </w:rPr>
            </w:pPr>
            <w:r w:rsidRPr="000B60BF">
              <w:rPr>
                <w:rFonts w:ascii="Times New Roman" w:eastAsiaTheme="minorEastAsia" w:hAnsi="Times New Roman"/>
                <w:szCs w:val="21"/>
              </w:rPr>
              <w:t>200</w:t>
            </w:r>
            <w:r>
              <w:rPr>
                <w:rFonts w:ascii="Times New Roman" w:eastAsiaTheme="minorEastAsia" w:hAnsi="Times New Roman" w:hint="eastAsia"/>
                <w:szCs w:val="21"/>
              </w:rPr>
              <w:t>7</w:t>
            </w:r>
            <w:r w:rsidRPr="000B60BF">
              <w:rPr>
                <w:rFonts w:ascii="Times New Roman" w:eastAsiaTheme="minorEastAsia" w:hAnsi="Times New Roman"/>
                <w:szCs w:val="21"/>
              </w:rPr>
              <w:t>年</w:t>
            </w:r>
            <w:r>
              <w:rPr>
                <w:rFonts w:ascii="Times New Roman" w:eastAsiaTheme="minorEastAsia" w:hAnsi="Times New Roman" w:hint="eastAsia"/>
                <w:szCs w:val="21"/>
              </w:rPr>
              <w:t>7</w:t>
            </w:r>
            <w:r w:rsidRPr="000B60BF">
              <w:rPr>
                <w:rFonts w:ascii="Times New Roman" w:eastAsiaTheme="minorEastAsia" w:hAnsi="Times New Roman"/>
                <w:szCs w:val="21"/>
              </w:rPr>
              <w:t>月</w:t>
            </w:r>
            <w:r>
              <w:rPr>
                <w:rFonts w:ascii="Times New Roman" w:eastAsiaTheme="minorEastAsia" w:hAnsi="Times New Roman" w:hint="eastAsia"/>
                <w:szCs w:val="21"/>
              </w:rPr>
              <w:t>10</w:t>
            </w:r>
            <w:r>
              <w:rPr>
                <w:rFonts w:ascii="Times New Roman" w:eastAsiaTheme="minorEastAsia" w:hAnsi="Times New Roman" w:hint="eastAsia"/>
                <w:szCs w:val="21"/>
              </w:rPr>
              <w:t>日，</w:t>
            </w:r>
            <w:r w:rsidRPr="000B60BF">
              <w:rPr>
                <w:rFonts w:ascii="Times New Roman" w:eastAsiaTheme="minorEastAsia" w:hAnsi="Times New Roman"/>
                <w:szCs w:val="21"/>
              </w:rPr>
              <w:t>通过</w:t>
            </w:r>
            <w:r>
              <w:rPr>
                <w:rFonts w:ascii="Times New Roman" w:eastAsiaTheme="minorEastAsia" w:hAnsi="Times New Roman"/>
                <w:szCs w:val="21"/>
              </w:rPr>
              <w:t>相城区</w:t>
            </w:r>
            <w:r w:rsidRPr="000B60BF">
              <w:rPr>
                <w:rFonts w:ascii="Times New Roman" w:eastAsiaTheme="minorEastAsia" w:hAnsi="Times New Roman"/>
                <w:szCs w:val="21"/>
              </w:rPr>
              <w:t>环境监测站验收监测，</w:t>
            </w:r>
            <w:r>
              <w:rPr>
                <w:rFonts w:ascii="Times New Roman" w:eastAsiaTheme="minorEastAsia" w:hAnsi="Times New Roman" w:hint="eastAsia"/>
                <w:szCs w:val="21"/>
              </w:rPr>
              <w:t>（</w:t>
            </w:r>
            <w:r>
              <w:rPr>
                <w:rFonts w:ascii="Times New Roman" w:eastAsiaTheme="minorEastAsia" w:hAnsi="Times New Roman" w:hint="eastAsia"/>
                <w:szCs w:val="21"/>
              </w:rPr>
              <w:t>2007</w:t>
            </w:r>
            <w:r>
              <w:rPr>
                <w:rFonts w:ascii="Times New Roman" w:eastAsiaTheme="minorEastAsia" w:hAnsi="Times New Roman" w:hint="eastAsia"/>
                <w:szCs w:val="21"/>
              </w:rPr>
              <w:t>）相</w:t>
            </w:r>
            <w:r w:rsidRPr="000B60BF">
              <w:rPr>
                <w:rFonts w:ascii="Times New Roman" w:eastAsiaTheme="minorEastAsia" w:hAnsi="Times New Roman"/>
                <w:szCs w:val="21"/>
              </w:rPr>
              <w:t>环监（验）字第</w:t>
            </w:r>
            <w:r w:rsidRPr="000B60BF">
              <w:rPr>
                <w:rFonts w:ascii="Times New Roman" w:eastAsiaTheme="minorEastAsia" w:hAnsi="Times New Roman"/>
                <w:szCs w:val="21"/>
              </w:rPr>
              <w:t>1</w:t>
            </w:r>
            <w:r>
              <w:rPr>
                <w:rFonts w:ascii="Times New Roman" w:eastAsiaTheme="minorEastAsia" w:hAnsi="Times New Roman" w:hint="eastAsia"/>
                <w:szCs w:val="21"/>
              </w:rPr>
              <w:t>5</w:t>
            </w:r>
            <w:r w:rsidRPr="000B60BF">
              <w:rPr>
                <w:rFonts w:ascii="Times New Roman" w:eastAsiaTheme="minorEastAsia" w:hAnsi="Times New Roman"/>
                <w:szCs w:val="21"/>
              </w:rPr>
              <w:t>号</w:t>
            </w:r>
          </w:p>
        </w:tc>
      </w:tr>
    </w:tbl>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通过对企业建设情况及环评批复验收情况的汇总分析，企业建设发展遵守了《环境保护法》、《环境影响评价法》及其他相关法律法规的要求，进行了环境影响评价并通过了三同时验收。</w:t>
      </w:r>
    </w:p>
    <w:p w:rsidR="00474C42" w:rsidRPr="000B60BF" w:rsidRDefault="002C3AB5">
      <w:pPr>
        <w:keepNext/>
        <w:keepLines/>
        <w:spacing w:line="520" w:lineRule="exact"/>
        <w:outlineLvl w:val="2"/>
        <w:rPr>
          <w:rFonts w:ascii="Times New Roman" w:hAnsi="Times New Roman"/>
          <w:b/>
          <w:bCs/>
          <w:sz w:val="28"/>
          <w:szCs w:val="28"/>
        </w:rPr>
      </w:pPr>
      <w:bookmarkStart w:id="140" w:name="_Toc459193979"/>
      <w:bookmarkStart w:id="141" w:name="_Toc459878966"/>
      <w:bookmarkStart w:id="142" w:name="_Toc460932056"/>
      <w:bookmarkStart w:id="143" w:name="_Toc497203504"/>
      <w:r w:rsidRPr="000B60BF">
        <w:rPr>
          <w:rFonts w:ascii="Times New Roman" w:hAnsi="Times New Roman"/>
          <w:b/>
          <w:bCs/>
          <w:sz w:val="28"/>
          <w:szCs w:val="28"/>
        </w:rPr>
        <w:t>3.3.2</w:t>
      </w:r>
      <w:r w:rsidRPr="000B60BF">
        <w:rPr>
          <w:rFonts w:ascii="Times New Roman" w:hAnsi="Times New Roman"/>
          <w:b/>
          <w:bCs/>
          <w:sz w:val="28"/>
          <w:szCs w:val="28"/>
        </w:rPr>
        <w:t>企业涉及的有关环保法规与要求</w:t>
      </w:r>
      <w:bookmarkEnd w:id="140"/>
      <w:bookmarkEnd w:id="141"/>
      <w:bookmarkEnd w:id="142"/>
      <w:bookmarkEnd w:id="143"/>
    </w:p>
    <w:p w:rsidR="00474C42" w:rsidRPr="000B60BF" w:rsidRDefault="002C3AB5">
      <w:pPr>
        <w:spacing w:line="520" w:lineRule="exact"/>
        <w:rPr>
          <w:rFonts w:ascii="Times New Roman" w:hAnsi="Times New Roman"/>
          <w:sz w:val="28"/>
          <w:szCs w:val="28"/>
        </w:rPr>
      </w:pPr>
      <w:r w:rsidRPr="000B60BF">
        <w:rPr>
          <w:rFonts w:ascii="Times New Roman" w:hAnsi="Times New Roman"/>
          <w:sz w:val="28"/>
          <w:szCs w:val="28"/>
        </w:rPr>
        <w:t>1</w:t>
      </w:r>
      <w:r w:rsidRPr="000B60BF">
        <w:rPr>
          <w:rFonts w:ascii="Times New Roman" w:hAnsi="Times New Roman"/>
          <w:sz w:val="28"/>
          <w:szCs w:val="28"/>
        </w:rPr>
        <w:t>）所在区域的环境质量标准要求</w:t>
      </w:r>
    </w:p>
    <w:p w:rsidR="002213AF" w:rsidRDefault="002C3AB5" w:rsidP="00076F33">
      <w:pPr>
        <w:adjustRightInd w:val="0"/>
        <w:snapToGrid w:val="0"/>
        <w:spacing w:line="520" w:lineRule="exact"/>
        <w:ind w:right="-5" w:firstLine="573"/>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根据《江苏省地面水（环境）功能区划》，项目所在地附近地表水京杭运河水质执行《地表水环境质量标准》</w:t>
      </w:r>
      <w:r w:rsidRPr="000B60BF">
        <w:rPr>
          <w:rFonts w:ascii="Times New Roman" w:hAnsi="Times New Roman"/>
          <w:sz w:val="28"/>
          <w:szCs w:val="28"/>
        </w:rPr>
        <w:t>(GB3838-2002)</w:t>
      </w:r>
      <w:r w:rsidRPr="000B60BF">
        <w:rPr>
          <w:rFonts w:ascii="Times New Roman" w:hAnsi="Times New Roman"/>
          <w:sz w:val="28"/>
          <w:szCs w:val="28"/>
        </w:rPr>
        <w:t>中的</w:t>
      </w:r>
      <w:r w:rsidRPr="000B60BF">
        <w:rPr>
          <w:rFonts w:ascii="Times New Roman" w:hAnsi="Times New Roman"/>
          <w:sz w:val="28"/>
          <w:szCs w:val="28"/>
        </w:rPr>
        <w:t xml:space="preserve"> Ⅳ</w:t>
      </w:r>
      <w:r w:rsidRPr="000B60BF">
        <w:rPr>
          <w:rFonts w:ascii="Times New Roman" w:hAnsi="Times New Roman"/>
          <w:sz w:val="28"/>
          <w:szCs w:val="28"/>
        </w:rPr>
        <w:t>类标准。具体标准限值详见表</w:t>
      </w:r>
      <w:r w:rsidRPr="000B60BF">
        <w:rPr>
          <w:rFonts w:ascii="Times New Roman" w:hAnsi="Times New Roman"/>
          <w:sz w:val="28"/>
          <w:szCs w:val="28"/>
        </w:rPr>
        <w:t>3.3.2-1</w:t>
      </w:r>
      <w:r w:rsidRPr="000B60BF">
        <w:rPr>
          <w:rFonts w:ascii="Times New Roman" w:hAnsi="Times New Roman"/>
          <w:sz w:val="28"/>
          <w:szCs w:val="28"/>
        </w:rPr>
        <w:t>：</w:t>
      </w:r>
    </w:p>
    <w:p w:rsidR="00822604" w:rsidRPr="00076F33" w:rsidRDefault="00822604" w:rsidP="00076F33">
      <w:pPr>
        <w:adjustRightInd w:val="0"/>
        <w:snapToGrid w:val="0"/>
        <w:spacing w:line="520" w:lineRule="exact"/>
        <w:ind w:right="-5" w:firstLine="573"/>
        <w:rPr>
          <w:rFonts w:ascii="Times New Roman" w:hAnsi="Times New Roman"/>
          <w:sz w:val="28"/>
          <w:szCs w:val="28"/>
        </w:rPr>
      </w:pPr>
    </w:p>
    <w:p w:rsidR="00474C42" w:rsidRPr="000B60BF" w:rsidRDefault="002C3AB5">
      <w:pPr>
        <w:adjustRightInd w:val="0"/>
        <w:snapToGrid w:val="0"/>
        <w:spacing w:line="520" w:lineRule="exact"/>
        <w:ind w:right="-5" w:firstLine="573"/>
        <w:jc w:val="center"/>
        <w:rPr>
          <w:rFonts w:ascii="Times New Roman" w:hAnsi="Times New Roman"/>
          <w:sz w:val="24"/>
          <w:szCs w:val="24"/>
        </w:rPr>
      </w:pPr>
      <w:r w:rsidRPr="000B60BF">
        <w:rPr>
          <w:rFonts w:ascii="Times New Roman" w:hAnsi="Times New Roman"/>
          <w:b/>
          <w:sz w:val="24"/>
          <w:szCs w:val="24"/>
        </w:rPr>
        <w:lastRenderedPageBreak/>
        <w:t>表</w:t>
      </w:r>
      <w:r w:rsidRPr="000B60BF">
        <w:rPr>
          <w:rFonts w:ascii="Times New Roman" w:hAnsi="Times New Roman"/>
          <w:b/>
          <w:sz w:val="24"/>
          <w:szCs w:val="24"/>
        </w:rPr>
        <w:t xml:space="preserve">3.3.2-1  </w:t>
      </w:r>
      <w:r w:rsidRPr="000B60BF">
        <w:rPr>
          <w:rFonts w:ascii="Times New Roman" w:hAnsi="Times New Roman"/>
          <w:b/>
          <w:sz w:val="24"/>
          <w:szCs w:val="24"/>
        </w:rPr>
        <w:t>区域水体水质功能要求</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4964"/>
        <w:gridCol w:w="4392"/>
      </w:tblGrid>
      <w:tr w:rsidR="00474C42" w:rsidRPr="000B60BF">
        <w:trPr>
          <w:trHeight w:val="362"/>
          <w:jc w:val="center"/>
        </w:trPr>
        <w:tc>
          <w:tcPr>
            <w:tcW w:w="4964"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项目</w:t>
            </w:r>
          </w:p>
        </w:tc>
        <w:tc>
          <w:tcPr>
            <w:tcW w:w="4392"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Ⅳ</w:t>
            </w:r>
            <w:r w:rsidRPr="000B60BF">
              <w:rPr>
                <w:rFonts w:ascii="Times New Roman" w:hAnsi="Times New Roman"/>
                <w:szCs w:val="21"/>
              </w:rPr>
              <w:t>类水标准值</w:t>
            </w:r>
          </w:p>
        </w:tc>
      </w:tr>
      <w:tr w:rsidR="00474C42" w:rsidRPr="000B60BF">
        <w:trPr>
          <w:trHeight w:val="264"/>
          <w:jc w:val="center"/>
        </w:trPr>
        <w:tc>
          <w:tcPr>
            <w:tcW w:w="4964"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pH</w:t>
            </w:r>
            <w:r w:rsidRPr="000B60BF">
              <w:rPr>
                <w:rFonts w:ascii="Times New Roman" w:hAnsi="Times New Roman"/>
                <w:szCs w:val="21"/>
              </w:rPr>
              <w:t>值</w:t>
            </w:r>
          </w:p>
        </w:tc>
        <w:tc>
          <w:tcPr>
            <w:tcW w:w="4392"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6</w:t>
            </w:r>
            <w:r w:rsidRPr="000B60BF">
              <w:rPr>
                <w:rFonts w:ascii="Times New Roman" w:hAnsi="Times New Roman"/>
                <w:szCs w:val="21"/>
              </w:rPr>
              <w:t>～</w:t>
            </w:r>
            <w:r w:rsidRPr="000B60BF">
              <w:rPr>
                <w:rFonts w:ascii="Times New Roman" w:hAnsi="Times New Roman"/>
                <w:szCs w:val="21"/>
              </w:rPr>
              <w:t>9</w:t>
            </w:r>
          </w:p>
        </w:tc>
      </w:tr>
      <w:tr w:rsidR="00474C42" w:rsidRPr="000B60BF">
        <w:trPr>
          <w:trHeight w:val="264"/>
          <w:jc w:val="center"/>
        </w:trPr>
        <w:tc>
          <w:tcPr>
            <w:tcW w:w="4964"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化学需氧量（</w:t>
            </w:r>
            <w:r w:rsidRPr="000B60BF">
              <w:rPr>
                <w:rFonts w:ascii="Times New Roman" w:hAnsi="Times New Roman"/>
                <w:szCs w:val="21"/>
              </w:rPr>
              <w:t>COD</w:t>
            </w:r>
            <w:r w:rsidRPr="000B60BF">
              <w:rPr>
                <w:rFonts w:ascii="Times New Roman" w:hAnsi="Times New Roman"/>
                <w:szCs w:val="21"/>
                <w:vertAlign w:val="subscript"/>
              </w:rPr>
              <w:t>cr</w:t>
            </w:r>
            <w:r w:rsidRPr="000B60BF">
              <w:rPr>
                <w:rFonts w:ascii="Times New Roman" w:hAnsi="Times New Roman"/>
                <w:szCs w:val="21"/>
              </w:rPr>
              <w:t>）</w:t>
            </w:r>
          </w:p>
        </w:tc>
        <w:tc>
          <w:tcPr>
            <w:tcW w:w="4392"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≤30</w:t>
            </w:r>
          </w:p>
        </w:tc>
      </w:tr>
      <w:tr w:rsidR="00474C42" w:rsidRPr="000B60BF">
        <w:trPr>
          <w:trHeight w:val="264"/>
          <w:jc w:val="center"/>
        </w:trPr>
        <w:tc>
          <w:tcPr>
            <w:tcW w:w="4964"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五日生化需氧量（</w:t>
            </w:r>
            <w:r w:rsidRPr="000B60BF">
              <w:rPr>
                <w:rFonts w:ascii="Times New Roman" w:hAnsi="Times New Roman"/>
                <w:szCs w:val="21"/>
              </w:rPr>
              <w:t>BOD</w:t>
            </w:r>
            <w:r w:rsidRPr="000B60BF">
              <w:rPr>
                <w:rFonts w:ascii="Times New Roman" w:hAnsi="Times New Roman"/>
                <w:szCs w:val="21"/>
                <w:vertAlign w:val="subscript"/>
              </w:rPr>
              <w:t>5</w:t>
            </w:r>
            <w:r w:rsidRPr="000B60BF">
              <w:rPr>
                <w:rFonts w:ascii="Times New Roman" w:hAnsi="Times New Roman"/>
                <w:szCs w:val="21"/>
              </w:rPr>
              <w:t>）</w:t>
            </w:r>
          </w:p>
        </w:tc>
        <w:tc>
          <w:tcPr>
            <w:tcW w:w="4392"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≤6</w:t>
            </w:r>
          </w:p>
        </w:tc>
      </w:tr>
      <w:tr w:rsidR="00474C42" w:rsidRPr="000B60BF">
        <w:trPr>
          <w:trHeight w:val="264"/>
          <w:jc w:val="center"/>
        </w:trPr>
        <w:tc>
          <w:tcPr>
            <w:tcW w:w="4964"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总磷（以</w:t>
            </w:r>
            <w:r w:rsidRPr="000B60BF">
              <w:rPr>
                <w:rFonts w:ascii="Times New Roman" w:hAnsi="Times New Roman"/>
                <w:szCs w:val="21"/>
              </w:rPr>
              <w:t>P</w:t>
            </w:r>
            <w:r w:rsidRPr="000B60BF">
              <w:rPr>
                <w:rFonts w:ascii="Times New Roman" w:hAnsi="Times New Roman"/>
                <w:szCs w:val="21"/>
              </w:rPr>
              <w:t>计）</w:t>
            </w:r>
          </w:p>
        </w:tc>
        <w:tc>
          <w:tcPr>
            <w:tcW w:w="4392"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≤0.3</w:t>
            </w:r>
          </w:p>
        </w:tc>
      </w:tr>
      <w:tr w:rsidR="00474C42" w:rsidRPr="000B60BF">
        <w:trPr>
          <w:trHeight w:val="264"/>
          <w:jc w:val="center"/>
        </w:trPr>
        <w:tc>
          <w:tcPr>
            <w:tcW w:w="4964"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氨氮</w:t>
            </w:r>
          </w:p>
        </w:tc>
        <w:tc>
          <w:tcPr>
            <w:tcW w:w="4392"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≤1.5</w:t>
            </w:r>
          </w:p>
        </w:tc>
      </w:tr>
    </w:tbl>
    <w:p w:rsidR="00474C42" w:rsidRPr="000B60BF" w:rsidRDefault="002C3AB5" w:rsidP="007B0B65">
      <w:pPr>
        <w:adjustRightInd w:val="0"/>
        <w:snapToGrid w:val="0"/>
        <w:spacing w:beforeLines="50" w:line="520" w:lineRule="exact"/>
        <w:ind w:right="-6" w:firstLineChars="200" w:firstLine="560"/>
        <w:rPr>
          <w:rFonts w:ascii="Times New Roman" w:hAnsi="Times New Roman"/>
          <w:b/>
          <w:sz w:val="24"/>
          <w:szCs w:val="24"/>
        </w:rPr>
      </w:pPr>
      <w:r w:rsidRPr="000B60BF">
        <w:rPr>
          <w:rFonts w:ascii="Times New Roman" w:hAnsi="Times New Roman"/>
          <w:sz w:val="28"/>
          <w:szCs w:val="28"/>
        </w:rPr>
        <w:t>●</w:t>
      </w:r>
      <w:r w:rsidRPr="000B60BF">
        <w:rPr>
          <w:rFonts w:ascii="Times New Roman" w:hAnsi="Times New Roman"/>
          <w:sz w:val="28"/>
          <w:szCs w:val="28"/>
        </w:rPr>
        <w:t>根据《环境空气质量功能区划分原则与技术方法》</w:t>
      </w:r>
      <w:r w:rsidRPr="000B60BF">
        <w:rPr>
          <w:rFonts w:ascii="Times New Roman" w:hAnsi="Times New Roman"/>
          <w:sz w:val="28"/>
          <w:szCs w:val="28"/>
        </w:rPr>
        <w:t>HJ14-1996</w:t>
      </w:r>
      <w:r w:rsidRPr="000B60BF">
        <w:rPr>
          <w:rFonts w:ascii="Times New Roman" w:hAnsi="Times New Roman"/>
          <w:sz w:val="28"/>
          <w:szCs w:val="28"/>
        </w:rPr>
        <w:t>，</w:t>
      </w:r>
      <w:r w:rsidR="00076921">
        <w:rPr>
          <w:rFonts w:ascii="Times New Roman" w:hAnsi="Times New Roman"/>
          <w:sz w:val="28"/>
          <w:szCs w:val="28"/>
        </w:rPr>
        <w:t>相城区</w:t>
      </w:r>
      <w:r w:rsidRPr="000B60BF">
        <w:rPr>
          <w:rFonts w:ascii="Times New Roman" w:hAnsi="Times New Roman"/>
          <w:sz w:val="28"/>
          <w:szCs w:val="28"/>
        </w:rPr>
        <w:t>大气环境功能区划均为二类，执行《环境空气质量标准》二级标准。详见表</w:t>
      </w:r>
      <w:r w:rsidRPr="000B60BF">
        <w:rPr>
          <w:rFonts w:ascii="Times New Roman" w:hAnsi="Times New Roman"/>
          <w:sz w:val="28"/>
          <w:szCs w:val="28"/>
        </w:rPr>
        <w:t>3.3.2-2</w:t>
      </w:r>
      <w:r w:rsidRPr="000B60BF">
        <w:rPr>
          <w:rFonts w:ascii="Times New Roman" w:hAnsi="Times New Roman"/>
          <w:sz w:val="28"/>
          <w:szCs w:val="28"/>
        </w:rPr>
        <w:t>：</w:t>
      </w:r>
    </w:p>
    <w:p w:rsidR="00474C42" w:rsidRPr="000B60BF" w:rsidRDefault="002C3AB5">
      <w:pPr>
        <w:adjustRightInd w:val="0"/>
        <w:snapToGrid w:val="0"/>
        <w:spacing w:line="520" w:lineRule="exact"/>
        <w:ind w:right="-5" w:firstLine="573"/>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 xml:space="preserve">3.3.2-2  </w:t>
      </w:r>
      <w:r w:rsidRPr="000B60BF">
        <w:rPr>
          <w:rFonts w:ascii="Times New Roman" w:hAnsi="Times New Roman"/>
          <w:b/>
          <w:sz w:val="24"/>
          <w:szCs w:val="24"/>
        </w:rPr>
        <w:t>环境空气质量标准</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013"/>
        <w:gridCol w:w="2002"/>
        <w:gridCol w:w="1886"/>
        <w:gridCol w:w="4455"/>
      </w:tblGrid>
      <w:tr w:rsidR="00474C42" w:rsidRPr="000B60BF">
        <w:trPr>
          <w:trHeight w:val="340"/>
          <w:jc w:val="center"/>
        </w:trPr>
        <w:tc>
          <w:tcPr>
            <w:tcW w:w="1013" w:type="dxa"/>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污染</w:t>
            </w:r>
          </w:p>
          <w:p w:rsidR="00474C42" w:rsidRPr="000B60BF" w:rsidRDefault="002C3AB5">
            <w:pPr>
              <w:jc w:val="center"/>
              <w:rPr>
                <w:rFonts w:ascii="Times New Roman" w:hAnsi="Times New Roman"/>
                <w:szCs w:val="21"/>
              </w:rPr>
            </w:pPr>
            <w:r w:rsidRPr="000B60BF">
              <w:rPr>
                <w:rFonts w:ascii="Times New Roman" w:hAnsi="Times New Roman"/>
                <w:szCs w:val="21"/>
              </w:rPr>
              <w:t>名称</w:t>
            </w:r>
          </w:p>
        </w:tc>
        <w:tc>
          <w:tcPr>
            <w:tcW w:w="2002" w:type="dxa"/>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取值时间</w:t>
            </w:r>
          </w:p>
        </w:tc>
        <w:tc>
          <w:tcPr>
            <w:tcW w:w="1886" w:type="dxa"/>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浓度限值</w:t>
            </w:r>
          </w:p>
          <w:p w:rsidR="00474C42" w:rsidRPr="000B60BF" w:rsidRDefault="002C3AB5">
            <w:pPr>
              <w:jc w:val="center"/>
              <w:rPr>
                <w:rFonts w:ascii="Times New Roman" w:hAnsi="Times New Roman"/>
                <w:szCs w:val="21"/>
              </w:rPr>
            </w:pPr>
            <w:r w:rsidRPr="000B60BF">
              <w:rPr>
                <w:rFonts w:ascii="Times New Roman" w:hAnsi="Times New Roman"/>
                <w:szCs w:val="21"/>
              </w:rPr>
              <w:t>(μg/Nm</w:t>
            </w:r>
            <w:r w:rsidRPr="000B60BF">
              <w:rPr>
                <w:rFonts w:ascii="Times New Roman" w:hAnsi="Times New Roman"/>
                <w:szCs w:val="21"/>
                <w:vertAlign w:val="superscript"/>
              </w:rPr>
              <w:t>3</w:t>
            </w:r>
            <w:r w:rsidRPr="000B60BF">
              <w:rPr>
                <w:rFonts w:ascii="Times New Roman" w:hAnsi="Times New Roman"/>
                <w:szCs w:val="21"/>
              </w:rPr>
              <w:t>)</w:t>
            </w:r>
          </w:p>
        </w:tc>
        <w:tc>
          <w:tcPr>
            <w:tcW w:w="4455" w:type="dxa"/>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依</w:t>
            </w:r>
            <w:r w:rsidRPr="000B60BF">
              <w:rPr>
                <w:rFonts w:ascii="Times New Roman" w:hAnsi="Times New Roman"/>
                <w:szCs w:val="21"/>
              </w:rPr>
              <w:t xml:space="preserve">     </w:t>
            </w:r>
            <w:r w:rsidRPr="000B60BF">
              <w:rPr>
                <w:rFonts w:ascii="Times New Roman" w:hAnsi="Times New Roman"/>
                <w:szCs w:val="21"/>
              </w:rPr>
              <w:t>据</w:t>
            </w:r>
          </w:p>
        </w:tc>
      </w:tr>
      <w:tr w:rsidR="00474C42" w:rsidRPr="000B60BF">
        <w:trPr>
          <w:trHeight w:val="340"/>
          <w:jc w:val="center"/>
        </w:trPr>
        <w:tc>
          <w:tcPr>
            <w:tcW w:w="1013" w:type="dxa"/>
            <w:vMerge w:val="restart"/>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SO</w:t>
            </w:r>
            <w:r w:rsidRPr="000B60BF">
              <w:rPr>
                <w:rFonts w:ascii="Times New Roman" w:hAnsi="Times New Roman"/>
                <w:szCs w:val="21"/>
                <w:vertAlign w:val="subscript"/>
              </w:rPr>
              <w:t>2</w:t>
            </w:r>
          </w:p>
        </w:tc>
        <w:tc>
          <w:tcPr>
            <w:tcW w:w="2002" w:type="dxa"/>
            <w:tcMar>
              <w:left w:w="0" w:type="dxa"/>
              <w:right w:w="0" w:type="dxa"/>
            </w:tcMar>
          </w:tcPr>
          <w:p w:rsidR="00474C42" w:rsidRPr="000B60BF" w:rsidRDefault="002C3AB5">
            <w:pPr>
              <w:jc w:val="center"/>
              <w:rPr>
                <w:rFonts w:ascii="Times New Roman" w:hAnsi="Times New Roman"/>
                <w:color w:val="000000"/>
                <w:szCs w:val="21"/>
              </w:rPr>
            </w:pPr>
            <w:r w:rsidRPr="000B60BF">
              <w:rPr>
                <w:rFonts w:ascii="Times New Roman" w:hAnsi="Times New Roman"/>
                <w:color w:val="000000"/>
                <w:szCs w:val="21"/>
              </w:rPr>
              <w:t>年平均</w:t>
            </w:r>
          </w:p>
        </w:tc>
        <w:tc>
          <w:tcPr>
            <w:tcW w:w="1886" w:type="dxa"/>
            <w:tcMar>
              <w:left w:w="0" w:type="dxa"/>
              <w:right w:w="0" w:type="dxa"/>
            </w:tcMar>
          </w:tcPr>
          <w:p w:rsidR="00474C42" w:rsidRPr="000B60BF" w:rsidRDefault="002C3AB5">
            <w:pPr>
              <w:jc w:val="center"/>
              <w:rPr>
                <w:rFonts w:ascii="Times New Roman" w:hAnsi="Times New Roman"/>
                <w:color w:val="000000"/>
                <w:szCs w:val="21"/>
              </w:rPr>
            </w:pPr>
            <w:r w:rsidRPr="000B60BF">
              <w:rPr>
                <w:rFonts w:ascii="Times New Roman" w:hAnsi="Times New Roman"/>
                <w:color w:val="000000"/>
                <w:szCs w:val="21"/>
              </w:rPr>
              <w:t>60</w:t>
            </w:r>
          </w:p>
        </w:tc>
        <w:tc>
          <w:tcPr>
            <w:tcW w:w="4455" w:type="dxa"/>
            <w:vMerge w:val="restart"/>
            <w:tcMar>
              <w:left w:w="0" w:type="dxa"/>
              <w:right w:w="0" w:type="dxa"/>
            </w:tcMar>
            <w:vAlign w:val="center"/>
          </w:tcPr>
          <w:p w:rsidR="00474C42" w:rsidRPr="000B60BF" w:rsidRDefault="002C3AB5">
            <w:pPr>
              <w:ind w:leftChars="100" w:left="210" w:firstLineChars="200" w:firstLine="420"/>
              <w:jc w:val="center"/>
              <w:rPr>
                <w:rFonts w:ascii="Times New Roman" w:hAnsi="Times New Roman"/>
                <w:szCs w:val="21"/>
              </w:rPr>
            </w:pPr>
            <w:r w:rsidRPr="000B60BF">
              <w:rPr>
                <w:rFonts w:ascii="Times New Roman" w:hAnsi="Times New Roman"/>
                <w:szCs w:val="21"/>
              </w:rPr>
              <w:t>《环境空气质量标准》</w:t>
            </w:r>
          </w:p>
          <w:p w:rsidR="00474C42" w:rsidRPr="000B60BF" w:rsidRDefault="002C3AB5">
            <w:pPr>
              <w:ind w:leftChars="100" w:left="210" w:firstLineChars="200" w:firstLine="420"/>
              <w:jc w:val="center"/>
              <w:rPr>
                <w:rFonts w:ascii="Times New Roman" w:hAnsi="Times New Roman"/>
                <w:szCs w:val="21"/>
              </w:rPr>
            </w:pPr>
            <w:r w:rsidRPr="000B60BF">
              <w:rPr>
                <w:rFonts w:ascii="Times New Roman" w:hAnsi="Times New Roman"/>
                <w:szCs w:val="21"/>
              </w:rPr>
              <w:t>（</w:t>
            </w:r>
            <w:r w:rsidRPr="000B60BF">
              <w:rPr>
                <w:rFonts w:ascii="Times New Roman" w:hAnsi="Times New Roman"/>
                <w:szCs w:val="21"/>
              </w:rPr>
              <w:t>GB3095-2012</w:t>
            </w:r>
            <w:r w:rsidRPr="000B60BF">
              <w:rPr>
                <w:rFonts w:ascii="Times New Roman" w:hAnsi="Times New Roman"/>
                <w:szCs w:val="21"/>
              </w:rPr>
              <w:t>）的二级标准</w:t>
            </w:r>
          </w:p>
        </w:tc>
      </w:tr>
      <w:tr w:rsidR="00474C42" w:rsidRPr="000B60BF">
        <w:trPr>
          <w:trHeight w:hRule="exact" w:val="284"/>
          <w:jc w:val="center"/>
        </w:trPr>
        <w:tc>
          <w:tcPr>
            <w:tcW w:w="1013" w:type="dxa"/>
            <w:vMerge/>
            <w:tcMar>
              <w:left w:w="0" w:type="dxa"/>
              <w:right w:w="0" w:type="dxa"/>
            </w:tcMar>
            <w:vAlign w:val="center"/>
          </w:tcPr>
          <w:p w:rsidR="00474C42" w:rsidRPr="000B60BF" w:rsidRDefault="00474C42">
            <w:pPr>
              <w:jc w:val="center"/>
              <w:rPr>
                <w:rFonts w:ascii="Times New Roman" w:hAnsi="Times New Roman"/>
                <w:szCs w:val="21"/>
              </w:rPr>
            </w:pPr>
          </w:p>
        </w:tc>
        <w:tc>
          <w:tcPr>
            <w:tcW w:w="2002"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24</w:t>
            </w:r>
            <w:r w:rsidRPr="000B60BF">
              <w:rPr>
                <w:rFonts w:ascii="Times New Roman" w:hAnsi="Times New Roman"/>
                <w:color w:val="000000"/>
                <w:szCs w:val="21"/>
              </w:rPr>
              <w:t>小时平均</w:t>
            </w:r>
          </w:p>
        </w:tc>
        <w:tc>
          <w:tcPr>
            <w:tcW w:w="1886"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150</w:t>
            </w:r>
          </w:p>
        </w:tc>
        <w:tc>
          <w:tcPr>
            <w:tcW w:w="4455" w:type="dxa"/>
            <w:vMerge/>
            <w:tcMar>
              <w:left w:w="0" w:type="dxa"/>
              <w:right w:w="0" w:type="dxa"/>
            </w:tcMar>
            <w:vAlign w:val="center"/>
          </w:tcPr>
          <w:p w:rsidR="00474C42" w:rsidRPr="000B60BF" w:rsidRDefault="00474C42">
            <w:pPr>
              <w:ind w:leftChars="100" w:left="210" w:firstLineChars="200" w:firstLine="420"/>
              <w:jc w:val="center"/>
              <w:rPr>
                <w:rFonts w:ascii="Times New Roman" w:hAnsi="Times New Roman"/>
                <w:szCs w:val="21"/>
              </w:rPr>
            </w:pPr>
          </w:p>
        </w:tc>
      </w:tr>
      <w:tr w:rsidR="00474C42" w:rsidRPr="000B60BF">
        <w:trPr>
          <w:trHeight w:hRule="exact" w:val="284"/>
          <w:jc w:val="center"/>
        </w:trPr>
        <w:tc>
          <w:tcPr>
            <w:tcW w:w="1013" w:type="dxa"/>
            <w:vMerge/>
            <w:tcMar>
              <w:left w:w="0" w:type="dxa"/>
              <w:right w:w="0" w:type="dxa"/>
            </w:tcMar>
            <w:vAlign w:val="center"/>
          </w:tcPr>
          <w:p w:rsidR="00474C42" w:rsidRPr="000B60BF" w:rsidRDefault="00474C42">
            <w:pPr>
              <w:jc w:val="center"/>
              <w:rPr>
                <w:rFonts w:ascii="Times New Roman" w:hAnsi="Times New Roman"/>
                <w:szCs w:val="21"/>
              </w:rPr>
            </w:pPr>
          </w:p>
        </w:tc>
        <w:tc>
          <w:tcPr>
            <w:tcW w:w="2002"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1</w:t>
            </w:r>
            <w:r w:rsidRPr="000B60BF">
              <w:rPr>
                <w:rFonts w:ascii="Times New Roman" w:hAnsi="Times New Roman"/>
                <w:color w:val="000000"/>
                <w:szCs w:val="21"/>
              </w:rPr>
              <w:t>小时平均</w:t>
            </w:r>
          </w:p>
        </w:tc>
        <w:tc>
          <w:tcPr>
            <w:tcW w:w="1886"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500</w:t>
            </w:r>
          </w:p>
        </w:tc>
        <w:tc>
          <w:tcPr>
            <w:tcW w:w="4455" w:type="dxa"/>
            <w:vMerge/>
            <w:tcMar>
              <w:left w:w="0" w:type="dxa"/>
              <w:right w:w="0" w:type="dxa"/>
            </w:tcMar>
            <w:vAlign w:val="center"/>
          </w:tcPr>
          <w:p w:rsidR="00474C42" w:rsidRPr="000B60BF" w:rsidRDefault="00474C42">
            <w:pPr>
              <w:jc w:val="center"/>
              <w:rPr>
                <w:rFonts w:ascii="Times New Roman" w:hAnsi="Times New Roman"/>
                <w:szCs w:val="21"/>
              </w:rPr>
            </w:pPr>
          </w:p>
        </w:tc>
      </w:tr>
      <w:tr w:rsidR="00474C42" w:rsidRPr="000B60BF">
        <w:trPr>
          <w:trHeight w:hRule="exact" w:val="284"/>
          <w:jc w:val="center"/>
        </w:trPr>
        <w:tc>
          <w:tcPr>
            <w:tcW w:w="1013" w:type="dxa"/>
            <w:vMerge w:val="restart"/>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PM</w:t>
            </w:r>
            <w:r w:rsidRPr="000B60BF">
              <w:rPr>
                <w:rFonts w:ascii="Times New Roman" w:hAnsi="Times New Roman"/>
                <w:szCs w:val="21"/>
                <w:vertAlign w:val="subscript"/>
              </w:rPr>
              <w:t>10</w:t>
            </w:r>
          </w:p>
        </w:tc>
        <w:tc>
          <w:tcPr>
            <w:tcW w:w="2002" w:type="dxa"/>
            <w:tcMar>
              <w:left w:w="0" w:type="dxa"/>
              <w:right w:w="0" w:type="dxa"/>
            </w:tcMar>
          </w:tcPr>
          <w:p w:rsidR="00474C42" w:rsidRPr="000B60BF" w:rsidRDefault="002C3AB5">
            <w:pPr>
              <w:jc w:val="center"/>
              <w:rPr>
                <w:rFonts w:ascii="Times New Roman" w:hAnsi="Times New Roman"/>
                <w:color w:val="000000"/>
                <w:szCs w:val="21"/>
              </w:rPr>
            </w:pPr>
            <w:r w:rsidRPr="000B60BF">
              <w:rPr>
                <w:rFonts w:ascii="Times New Roman" w:hAnsi="Times New Roman"/>
                <w:color w:val="000000"/>
                <w:szCs w:val="21"/>
              </w:rPr>
              <w:t>年平均</w:t>
            </w:r>
          </w:p>
        </w:tc>
        <w:tc>
          <w:tcPr>
            <w:tcW w:w="1886" w:type="dxa"/>
            <w:tcMar>
              <w:left w:w="0" w:type="dxa"/>
              <w:right w:w="0" w:type="dxa"/>
            </w:tcMar>
          </w:tcPr>
          <w:p w:rsidR="00474C42" w:rsidRPr="000B60BF" w:rsidRDefault="002C3AB5">
            <w:pPr>
              <w:jc w:val="center"/>
              <w:rPr>
                <w:rFonts w:ascii="Times New Roman" w:hAnsi="Times New Roman"/>
                <w:color w:val="000000"/>
                <w:szCs w:val="21"/>
              </w:rPr>
            </w:pPr>
            <w:r w:rsidRPr="000B60BF">
              <w:rPr>
                <w:rFonts w:ascii="Times New Roman" w:hAnsi="Times New Roman"/>
                <w:color w:val="000000"/>
                <w:szCs w:val="21"/>
              </w:rPr>
              <w:t>70</w:t>
            </w:r>
          </w:p>
        </w:tc>
        <w:tc>
          <w:tcPr>
            <w:tcW w:w="4455" w:type="dxa"/>
            <w:vMerge/>
            <w:tcMar>
              <w:left w:w="0" w:type="dxa"/>
              <w:right w:w="0" w:type="dxa"/>
            </w:tcMar>
            <w:vAlign w:val="center"/>
          </w:tcPr>
          <w:p w:rsidR="00474C42" w:rsidRPr="000B60BF" w:rsidRDefault="00474C42">
            <w:pPr>
              <w:jc w:val="center"/>
              <w:rPr>
                <w:rFonts w:ascii="Times New Roman" w:hAnsi="Times New Roman"/>
                <w:szCs w:val="21"/>
              </w:rPr>
            </w:pPr>
          </w:p>
        </w:tc>
      </w:tr>
      <w:tr w:rsidR="00474C42" w:rsidRPr="000B60BF">
        <w:trPr>
          <w:trHeight w:hRule="exact" w:val="284"/>
          <w:jc w:val="center"/>
        </w:trPr>
        <w:tc>
          <w:tcPr>
            <w:tcW w:w="1013" w:type="dxa"/>
            <w:vMerge/>
            <w:tcMar>
              <w:left w:w="0" w:type="dxa"/>
              <w:right w:w="0" w:type="dxa"/>
            </w:tcMar>
            <w:vAlign w:val="center"/>
          </w:tcPr>
          <w:p w:rsidR="00474C42" w:rsidRPr="000B60BF" w:rsidRDefault="00474C42">
            <w:pPr>
              <w:jc w:val="center"/>
              <w:rPr>
                <w:rFonts w:ascii="Times New Roman" w:hAnsi="Times New Roman"/>
                <w:szCs w:val="21"/>
              </w:rPr>
            </w:pPr>
          </w:p>
        </w:tc>
        <w:tc>
          <w:tcPr>
            <w:tcW w:w="2002"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24</w:t>
            </w:r>
            <w:r w:rsidRPr="000B60BF">
              <w:rPr>
                <w:rFonts w:ascii="Times New Roman" w:hAnsi="Times New Roman"/>
                <w:color w:val="000000"/>
                <w:szCs w:val="21"/>
              </w:rPr>
              <w:t>小时平均</w:t>
            </w:r>
          </w:p>
        </w:tc>
        <w:tc>
          <w:tcPr>
            <w:tcW w:w="1886" w:type="dxa"/>
            <w:tcMar>
              <w:left w:w="0" w:type="dxa"/>
              <w:right w:w="0" w:type="dxa"/>
            </w:tcMar>
          </w:tcPr>
          <w:p w:rsidR="00474C42" w:rsidRPr="000B60BF" w:rsidRDefault="002C3AB5">
            <w:pPr>
              <w:jc w:val="center"/>
              <w:rPr>
                <w:rFonts w:ascii="Times New Roman" w:hAnsi="Times New Roman"/>
                <w:color w:val="000000"/>
                <w:szCs w:val="21"/>
              </w:rPr>
            </w:pPr>
            <w:r w:rsidRPr="000B60BF">
              <w:rPr>
                <w:rFonts w:ascii="Times New Roman" w:hAnsi="Times New Roman"/>
                <w:color w:val="000000"/>
                <w:szCs w:val="21"/>
              </w:rPr>
              <w:t>150</w:t>
            </w:r>
          </w:p>
        </w:tc>
        <w:tc>
          <w:tcPr>
            <w:tcW w:w="4455" w:type="dxa"/>
            <w:vMerge/>
            <w:tcMar>
              <w:left w:w="0" w:type="dxa"/>
              <w:right w:w="0" w:type="dxa"/>
            </w:tcMar>
            <w:vAlign w:val="center"/>
          </w:tcPr>
          <w:p w:rsidR="00474C42" w:rsidRPr="000B60BF" w:rsidRDefault="00474C42">
            <w:pPr>
              <w:jc w:val="center"/>
              <w:rPr>
                <w:rFonts w:ascii="Times New Roman" w:hAnsi="Times New Roman"/>
                <w:szCs w:val="21"/>
              </w:rPr>
            </w:pPr>
          </w:p>
        </w:tc>
      </w:tr>
      <w:tr w:rsidR="00474C42" w:rsidRPr="000B60BF">
        <w:trPr>
          <w:trHeight w:hRule="exact" w:val="284"/>
          <w:jc w:val="center"/>
        </w:trPr>
        <w:tc>
          <w:tcPr>
            <w:tcW w:w="1013" w:type="dxa"/>
            <w:vMerge w:val="restart"/>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NO</w:t>
            </w:r>
            <w:r w:rsidRPr="000B60BF">
              <w:rPr>
                <w:rFonts w:ascii="Times New Roman" w:hAnsi="Times New Roman"/>
                <w:szCs w:val="21"/>
                <w:vertAlign w:val="subscript"/>
              </w:rPr>
              <w:t>2</w:t>
            </w:r>
          </w:p>
        </w:tc>
        <w:tc>
          <w:tcPr>
            <w:tcW w:w="2002" w:type="dxa"/>
            <w:tcMar>
              <w:left w:w="0" w:type="dxa"/>
              <w:right w:w="0" w:type="dxa"/>
            </w:tcMar>
          </w:tcPr>
          <w:p w:rsidR="00474C42" w:rsidRPr="000B60BF" w:rsidRDefault="002C3AB5">
            <w:pPr>
              <w:jc w:val="center"/>
              <w:rPr>
                <w:rFonts w:ascii="Times New Roman" w:hAnsi="Times New Roman"/>
                <w:color w:val="000000"/>
                <w:szCs w:val="21"/>
              </w:rPr>
            </w:pPr>
            <w:r w:rsidRPr="000B60BF">
              <w:rPr>
                <w:rFonts w:ascii="Times New Roman" w:hAnsi="Times New Roman"/>
                <w:color w:val="000000"/>
                <w:szCs w:val="21"/>
              </w:rPr>
              <w:t>年平均</w:t>
            </w:r>
          </w:p>
        </w:tc>
        <w:tc>
          <w:tcPr>
            <w:tcW w:w="1886" w:type="dxa"/>
            <w:tcMar>
              <w:left w:w="0" w:type="dxa"/>
              <w:right w:w="0" w:type="dxa"/>
            </w:tcMar>
          </w:tcPr>
          <w:p w:rsidR="00474C42" w:rsidRPr="000B60BF" w:rsidRDefault="002C3AB5">
            <w:pPr>
              <w:jc w:val="center"/>
              <w:rPr>
                <w:rFonts w:ascii="Times New Roman" w:hAnsi="Times New Roman"/>
                <w:color w:val="000000"/>
                <w:szCs w:val="21"/>
              </w:rPr>
            </w:pPr>
            <w:r w:rsidRPr="000B60BF">
              <w:rPr>
                <w:rFonts w:ascii="Times New Roman" w:hAnsi="Times New Roman"/>
                <w:color w:val="000000"/>
                <w:szCs w:val="21"/>
              </w:rPr>
              <w:t>40</w:t>
            </w:r>
          </w:p>
        </w:tc>
        <w:tc>
          <w:tcPr>
            <w:tcW w:w="4455" w:type="dxa"/>
            <w:vMerge/>
            <w:tcMar>
              <w:left w:w="0" w:type="dxa"/>
              <w:right w:w="0" w:type="dxa"/>
            </w:tcMar>
            <w:vAlign w:val="center"/>
          </w:tcPr>
          <w:p w:rsidR="00474C42" w:rsidRPr="000B60BF" w:rsidRDefault="00474C42">
            <w:pPr>
              <w:jc w:val="center"/>
              <w:rPr>
                <w:rFonts w:ascii="Times New Roman" w:hAnsi="Times New Roman"/>
                <w:szCs w:val="21"/>
              </w:rPr>
            </w:pPr>
          </w:p>
        </w:tc>
      </w:tr>
      <w:tr w:rsidR="00474C42" w:rsidRPr="000B60BF">
        <w:trPr>
          <w:trHeight w:val="272"/>
          <w:jc w:val="center"/>
        </w:trPr>
        <w:tc>
          <w:tcPr>
            <w:tcW w:w="1013" w:type="dxa"/>
            <w:vMerge/>
            <w:tcMar>
              <w:left w:w="0" w:type="dxa"/>
              <w:right w:w="0" w:type="dxa"/>
            </w:tcMar>
            <w:vAlign w:val="center"/>
          </w:tcPr>
          <w:p w:rsidR="00474C42" w:rsidRPr="000B60BF" w:rsidRDefault="00474C42">
            <w:pPr>
              <w:jc w:val="center"/>
              <w:rPr>
                <w:rFonts w:ascii="Times New Roman" w:hAnsi="Times New Roman"/>
                <w:szCs w:val="21"/>
              </w:rPr>
            </w:pPr>
          </w:p>
        </w:tc>
        <w:tc>
          <w:tcPr>
            <w:tcW w:w="2002"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24</w:t>
            </w:r>
            <w:r w:rsidRPr="000B60BF">
              <w:rPr>
                <w:rFonts w:ascii="Times New Roman" w:hAnsi="Times New Roman"/>
                <w:color w:val="000000"/>
                <w:szCs w:val="21"/>
              </w:rPr>
              <w:t>小时平均</w:t>
            </w:r>
          </w:p>
        </w:tc>
        <w:tc>
          <w:tcPr>
            <w:tcW w:w="1886"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80</w:t>
            </w:r>
          </w:p>
        </w:tc>
        <w:tc>
          <w:tcPr>
            <w:tcW w:w="4455" w:type="dxa"/>
            <w:vMerge/>
            <w:tcMar>
              <w:left w:w="0" w:type="dxa"/>
              <w:right w:w="0" w:type="dxa"/>
            </w:tcMar>
            <w:vAlign w:val="center"/>
          </w:tcPr>
          <w:p w:rsidR="00474C42" w:rsidRPr="000B60BF" w:rsidRDefault="00474C42">
            <w:pPr>
              <w:jc w:val="center"/>
              <w:rPr>
                <w:rFonts w:ascii="Times New Roman" w:hAnsi="Times New Roman"/>
                <w:szCs w:val="21"/>
              </w:rPr>
            </w:pPr>
          </w:p>
        </w:tc>
      </w:tr>
      <w:tr w:rsidR="00474C42" w:rsidRPr="000B60BF">
        <w:trPr>
          <w:trHeight w:val="191"/>
          <w:jc w:val="center"/>
        </w:trPr>
        <w:tc>
          <w:tcPr>
            <w:tcW w:w="1013" w:type="dxa"/>
            <w:vMerge/>
            <w:tcMar>
              <w:left w:w="0" w:type="dxa"/>
              <w:right w:w="0" w:type="dxa"/>
            </w:tcMar>
            <w:vAlign w:val="center"/>
          </w:tcPr>
          <w:p w:rsidR="00474C42" w:rsidRPr="000B60BF" w:rsidRDefault="00474C42">
            <w:pPr>
              <w:jc w:val="center"/>
              <w:rPr>
                <w:rFonts w:ascii="Times New Roman" w:hAnsi="Times New Roman"/>
                <w:szCs w:val="21"/>
              </w:rPr>
            </w:pPr>
          </w:p>
        </w:tc>
        <w:tc>
          <w:tcPr>
            <w:tcW w:w="2002"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1</w:t>
            </w:r>
            <w:r w:rsidRPr="000B60BF">
              <w:rPr>
                <w:rFonts w:ascii="Times New Roman" w:hAnsi="Times New Roman"/>
                <w:color w:val="000000"/>
                <w:szCs w:val="21"/>
              </w:rPr>
              <w:t>小时平均</w:t>
            </w:r>
          </w:p>
        </w:tc>
        <w:tc>
          <w:tcPr>
            <w:tcW w:w="1886" w:type="dxa"/>
            <w:tcMar>
              <w:left w:w="0" w:type="dxa"/>
              <w:right w:w="0" w:type="dxa"/>
            </w:tcMa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200</w:t>
            </w:r>
          </w:p>
        </w:tc>
        <w:tc>
          <w:tcPr>
            <w:tcW w:w="4455" w:type="dxa"/>
            <w:vMerge/>
            <w:tcMar>
              <w:left w:w="0" w:type="dxa"/>
              <w:right w:w="0" w:type="dxa"/>
            </w:tcMar>
            <w:vAlign w:val="center"/>
          </w:tcPr>
          <w:p w:rsidR="00474C42" w:rsidRPr="000B60BF" w:rsidRDefault="00474C42">
            <w:pPr>
              <w:jc w:val="center"/>
              <w:rPr>
                <w:rFonts w:ascii="Times New Roman" w:hAnsi="Times New Roman"/>
                <w:szCs w:val="21"/>
              </w:rPr>
            </w:pPr>
          </w:p>
        </w:tc>
      </w:tr>
      <w:tr w:rsidR="00474C42" w:rsidRPr="000B60BF">
        <w:trPr>
          <w:trHeight w:val="191"/>
          <w:jc w:val="center"/>
        </w:trPr>
        <w:tc>
          <w:tcPr>
            <w:tcW w:w="1013" w:type="dxa"/>
            <w:vMerge w:val="restart"/>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HCL</w:t>
            </w:r>
          </w:p>
        </w:tc>
        <w:tc>
          <w:tcPr>
            <w:tcW w:w="2002" w:type="dxa"/>
            <w:tcMar>
              <w:left w:w="0" w:type="dxa"/>
              <w:right w:w="0" w:type="dxa"/>
            </w:tcMar>
            <w:vAlign w:val="cente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一次值</w:t>
            </w:r>
          </w:p>
        </w:tc>
        <w:tc>
          <w:tcPr>
            <w:tcW w:w="1886" w:type="dxa"/>
            <w:tcMar>
              <w:left w:w="0" w:type="dxa"/>
              <w:right w:w="0" w:type="dxa"/>
            </w:tcMar>
            <w:vAlign w:val="cente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50</w:t>
            </w:r>
          </w:p>
        </w:tc>
        <w:tc>
          <w:tcPr>
            <w:tcW w:w="4455" w:type="dxa"/>
            <w:vMerge w:val="restart"/>
            <w:tcMar>
              <w:left w:w="0" w:type="dxa"/>
              <w:right w:w="0" w:type="dxa"/>
            </w:tcMar>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《工业企业设计卫生标准》（</w:t>
            </w:r>
            <w:r w:rsidRPr="000B60BF">
              <w:rPr>
                <w:rFonts w:ascii="Times New Roman" w:hAnsi="Times New Roman"/>
                <w:szCs w:val="21"/>
              </w:rPr>
              <w:t>TJ36-79</w:t>
            </w:r>
            <w:r w:rsidRPr="000B60BF">
              <w:rPr>
                <w:rFonts w:ascii="Times New Roman" w:hAnsi="Times New Roman"/>
                <w:szCs w:val="21"/>
              </w:rPr>
              <w:t>）表</w:t>
            </w:r>
            <w:r w:rsidRPr="000B60BF">
              <w:rPr>
                <w:rFonts w:ascii="Times New Roman" w:hAnsi="Times New Roman"/>
                <w:szCs w:val="21"/>
              </w:rPr>
              <w:t>4</w:t>
            </w:r>
            <w:r w:rsidRPr="000B60BF">
              <w:rPr>
                <w:rFonts w:ascii="Times New Roman" w:hAnsi="Times New Roman"/>
                <w:szCs w:val="21"/>
              </w:rPr>
              <w:t>标准</w:t>
            </w:r>
          </w:p>
        </w:tc>
      </w:tr>
      <w:tr w:rsidR="00474C42" w:rsidRPr="000B60BF">
        <w:trPr>
          <w:trHeight w:val="191"/>
          <w:jc w:val="center"/>
        </w:trPr>
        <w:tc>
          <w:tcPr>
            <w:tcW w:w="1013" w:type="dxa"/>
            <w:vMerge/>
            <w:tcMar>
              <w:left w:w="0" w:type="dxa"/>
              <w:right w:w="0" w:type="dxa"/>
            </w:tcMar>
            <w:vAlign w:val="center"/>
          </w:tcPr>
          <w:p w:rsidR="00474C42" w:rsidRPr="000B60BF" w:rsidRDefault="00474C42">
            <w:pPr>
              <w:jc w:val="center"/>
              <w:rPr>
                <w:rFonts w:ascii="Times New Roman" w:hAnsi="Times New Roman"/>
                <w:szCs w:val="21"/>
              </w:rPr>
            </w:pPr>
          </w:p>
        </w:tc>
        <w:tc>
          <w:tcPr>
            <w:tcW w:w="2002" w:type="dxa"/>
            <w:tcMar>
              <w:left w:w="0" w:type="dxa"/>
              <w:right w:w="0" w:type="dxa"/>
            </w:tcMar>
            <w:vAlign w:val="cente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日均值</w:t>
            </w:r>
          </w:p>
        </w:tc>
        <w:tc>
          <w:tcPr>
            <w:tcW w:w="1886" w:type="dxa"/>
            <w:tcMar>
              <w:left w:w="0" w:type="dxa"/>
              <w:right w:w="0" w:type="dxa"/>
            </w:tcMar>
            <w:vAlign w:val="center"/>
          </w:tcPr>
          <w:p w:rsidR="00474C42" w:rsidRPr="000B60BF" w:rsidRDefault="002C3AB5">
            <w:pPr>
              <w:spacing w:line="280" w:lineRule="exact"/>
              <w:jc w:val="center"/>
              <w:rPr>
                <w:rFonts w:ascii="Times New Roman" w:hAnsi="Times New Roman"/>
                <w:color w:val="000000"/>
                <w:szCs w:val="21"/>
              </w:rPr>
            </w:pPr>
            <w:r w:rsidRPr="000B60BF">
              <w:rPr>
                <w:rFonts w:ascii="Times New Roman" w:hAnsi="Times New Roman"/>
                <w:color w:val="000000"/>
                <w:szCs w:val="21"/>
              </w:rPr>
              <w:t>15</w:t>
            </w:r>
          </w:p>
        </w:tc>
        <w:tc>
          <w:tcPr>
            <w:tcW w:w="4455" w:type="dxa"/>
            <w:vMerge/>
            <w:tcMar>
              <w:left w:w="0" w:type="dxa"/>
              <w:right w:w="0" w:type="dxa"/>
            </w:tcMar>
            <w:vAlign w:val="center"/>
          </w:tcPr>
          <w:p w:rsidR="00474C42" w:rsidRPr="000B60BF" w:rsidRDefault="00474C42">
            <w:pPr>
              <w:jc w:val="center"/>
              <w:rPr>
                <w:rFonts w:ascii="Times New Roman" w:hAnsi="Times New Roman"/>
                <w:szCs w:val="21"/>
              </w:rPr>
            </w:pPr>
          </w:p>
        </w:tc>
      </w:tr>
    </w:tbl>
    <w:p w:rsidR="00474C42" w:rsidRPr="000B60BF" w:rsidRDefault="002C3AB5" w:rsidP="007B0B65">
      <w:pPr>
        <w:spacing w:beforeLines="50"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根据《声环境质量标准》</w:t>
      </w:r>
      <w:r w:rsidRPr="000B60BF">
        <w:rPr>
          <w:rFonts w:ascii="Times New Roman" w:hAnsi="Times New Roman"/>
          <w:sz w:val="28"/>
          <w:szCs w:val="28"/>
        </w:rPr>
        <w:t>GB3096</w:t>
      </w:r>
      <w:r w:rsidRPr="000B60BF">
        <w:rPr>
          <w:rFonts w:ascii="Times New Roman" w:hAnsi="Times New Roman"/>
          <w:sz w:val="28"/>
          <w:szCs w:val="28"/>
        </w:rPr>
        <w:t>中关于区域划定，拟定声环境功能区为</w:t>
      </w:r>
      <w:r w:rsidRPr="000B60BF">
        <w:rPr>
          <w:rFonts w:ascii="Times New Roman" w:hAnsi="Times New Roman"/>
          <w:sz w:val="28"/>
          <w:szCs w:val="28"/>
        </w:rPr>
        <w:t>3</w:t>
      </w:r>
      <w:r w:rsidRPr="000B60BF">
        <w:rPr>
          <w:rFonts w:ascii="Times New Roman" w:hAnsi="Times New Roman"/>
          <w:sz w:val="28"/>
          <w:szCs w:val="28"/>
        </w:rPr>
        <w:t>类区。详见表</w:t>
      </w:r>
      <w:r w:rsidRPr="000B60BF">
        <w:rPr>
          <w:rFonts w:ascii="Times New Roman" w:hAnsi="Times New Roman"/>
          <w:sz w:val="28"/>
          <w:szCs w:val="28"/>
        </w:rPr>
        <w:t>3.3.2-3</w:t>
      </w:r>
      <w:r w:rsidRPr="000B60BF">
        <w:rPr>
          <w:rFonts w:ascii="Times New Roman" w:hAnsi="Times New Roman"/>
          <w:sz w:val="28"/>
          <w:szCs w:val="28"/>
        </w:rPr>
        <w:t>。</w:t>
      </w:r>
    </w:p>
    <w:p w:rsidR="00474C42" w:rsidRPr="000B60BF" w:rsidRDefault="002C3AB5">
      <w:pPr>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 xml:space="preserve">3.3.2-3  </w:t>
      </w:r>
      <w:r w:rsidRPr="000B60BF">
        <w:rPr>
          <w:rFonts w:ascii="Times New Roman" w:hAnsi="Times New Roman"/>
          <w:b/>
          <w:sz w:val="24"/>
          <w:szCs w:val="24"/>
        </w:rPr>
        <w:t>声环境质量标准</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028"/>
        <w:gridCol w:w="1452"/>
        <w:gridCol w:w="2081"/>
        <w:gridCol w:w="1780"/>
        <w:gridCol w:w="3015"/>
        <w:tblGridChange w:id="144">
          <w:tblGrid>
            <w:gridCol w:w="1028"/>
            <w:gridCol w:w="1452"/>
            <w:gridCol w:w="2081"/>
            <w:gridCol w:w="1780"/>
            <w:gridCol w:w="3015"/>
          </w:tblGrid>
        </w:tblGridChange>
      </w:tblGrid>
      <w:tr w:rsidR="00474C42" w:rsidRPr="000B60BF">
        <w:trPr>
          <w:cantSplit/>
          <w:trHeight w:val="454"/>
          <w:jc w:val="center"/>
        </w:trPr>
        <w:tc>
          <w:tcPr>
            <w:tcW w:w="1028"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要素</w:t>
            </w:r>
          </w:p>
        </w:tc>
        <w:tc>
          <w:tcPr>
            <w:tcW w:w="3533" w:type="dxa"/>
            <w:gridSpan w:val="2"/>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指标</w:t>
            </w:r>
          </w:p>
        </w:tc>
        <w:tc>
          <w:tcPr>
            <w:tcW w:w="1780"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标准限值</w:t>
            </w:r>
          </w:p>
        </w:tc>
        <w:tc>
          <w:tcPr>
            <w:tcW w:w="3015"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执行标准及标准级别</w:t>
            </w:r>
          </w:p>
        </w:tc>
      </w:tr>
      <w:tr w:rsidR="00474C42" w:rsidRPr="000B60BF">
        <w:trPr>
          <w:cantSplit/>
          <w:trHeight w:val="468"/>
          <w:jc w:val="center"/>
        </w:trPr>
        <w:tc>
          <w:tcPr>
            <w:tcW w:w="1028" w:type="dxa"/>
            <w:vMerge w:val="restart"/>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噪</w:t>
            </w:r>
          </w:p>
          <w:p w:rsidR="00474C42" w:rsidRPr="000B60BF" w:rsidRDefault="002C3AB5">
            <w:pPr>
              <w:jc w:val="center"/>
              <w:rPr>
                <w:rFonts w:ascii="Times New Roman" w:hAnsi="Times New Roman"/>
                <w:szCs w:val="21"/>
              </w:rPr>
            </w:pPr>
            <w:r w:rsidRPr="000B60BF">
              <w:rPr>
                <w:rFonts w:ascii="Times New Roman" w:hAnsi="Times New Roman"/>
                <w:szCs w:val="21"/>
              </w:rPr>
              <w:t>声</w:t>
            </w:r>
          </w:p>
        </w:tc>
        <w:tc>
          <w:tcPr>
            <w:tcW w:w="1452" w:type="dxa"/>
            <w:vMerge w:val="restart"/>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等效</w:t>
            </w:r>
            <w:r w:rsidRPr="000B60BF">
              <w:rPr>
                <w:rFonts w:ascii="Times New Roman" w:hAnsi="Times New Roman"/>
                <w:szCs w:val="21"/>
              </w:rPr>
              <w:t>A</w:t>
            </w:r>
            <w:r w:rsidRPr="000B60BF">
              <w:rPr>
                <w:rFonts w:ascii="Times New Roman" w:hAnsi="Times New Roman"/>
                <w:szCs w:val="21"/>
              </w:rPr>
              <w:t>声级</w:t>
            </w:r>
          </w:p>
        </w:tc>
        <w:tc>
          <w:tcPr>
            <w:tcW w:w="2081" w:type="dxa"/>
            <w:vMerge w:val="restart"/>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昼间</w:t>
            </w:r>
          </w:p>
        </w:tc>
        <w:tc>
          <w:tcPr>
            <w:tcW w:w="1780" w:type="dxa"/>
            <w:vMerge w:val="restart"/>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65dB</w:t>
            </w:r>
            <w:r w:rsidRPr="000B60BF">
              <w:rPr>
                <w:rFonts w:ascii="Times New Roman" w:hAnsi="Times New Roman"/>
                <w:szCs w:val="21"/>
              </w:rPr>
              <w:t>（</w:t>
            </w:r>
            <w:r w:rsidRPr="000B60BF">
              <w:rPr>
                <w:rFonts w:ascii="Times New Roman" w:hAnsi="Times New Roman"/>
                <w:szCs w:val="21"/>
              </w:rPr>
              <w:t>A</w:t>
            </w:r>
            <w:r w:rsidRPr="000B60BF">
              <w:rPr>
                <w:rFonts w:ascii="Times New Roman" w:hAnsi="Times New Roman"/>
                <w:szCs w:val="21"/>
              </w:rPr>
              <w:t>）</w:t>
            </w:r>
          </w:p>
        </w:tc>
        <w:tc>
          <w:tcPr>
            <w:tcW w:w="3015" w:type="dxa"/>
            <w:vMerge w:val="restart"/>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《声环境质量标准》（</w:t>
            </w:r>
            <w:r w:rsidRPr="000B60BF">
              <w:rPr>
                <w:rFonts w:ascii="Times New Roman" w:hAnsi="Times New Roman"/>
                <w:szCs w:val="21"/>
              </w:rPr>
              <w:t>GB3096-2008</w:t>
            </w:r>
            <w:r w:rsidRPr="000B60BF">
              <w:rPr>
                <w:rFonts w:ascii="Times New Roman" w:hAnsi="Times New Roman"/>
                <w:szCs w:val="21"/>
              </w:rPr>
              <w:t>）中的</w:t>
            </w:r>
            <w:r w:rsidRPr="000B60BF">
              <w:rPr>
                <w:rFonts w:ascii="Times New Roman" w:hAnsi="Times New Roman"/>
                <w:szCs w:val="21"/>
              </w:rPr>
              <w:t>3</w:t>
            </w:r>
            <w:r w:rsidRPr="000B60BF">
              <w:rPr>
                <w:rFonts w:ascii="Times New Roman" w:hAnsi="Times New Roman"/>
                <w:szCs w:val="21"/>
              </w:rPr>
              <w:t>类区域标准</w:t>
            </w:r>
          </w:p>
        </w:tc>
      </w:tr>
      <w:tr w:rsidR="00474C42" w:rsidRPr="000B60BF" w:rsidTr="00856730">
        <w:tblPrEx>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PrExChange w:id="145" w:author="user" w:date="2017-11-25T17:54:00Z">
            <w:tblPrEx>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PrEx>
          </w:tblPrExChange>
        </w:tblPrEx>
        <w:trPr>
          <w:cantSplit/>
          <w:trHeight w:val="241"/>
          <w:jc w:val="center"/>
          <w:trPrChange w:id="146" w:author="user" w:date="2017-11-25T17:54:00Z">
            <w:trPr>
              <w:cantSplit/>
              <w:trHeight w:val="468"/>
              <w:jc w:val="center"/>
            </w:trPr>
          </w:trPrChange>
        </w:trPr>
        <w:tc>
          <w:tcPr>
            <w:tcW w:w="1028" w:type="dxa"/>
            <w:vMerge/>
            <w:vAlign w:val="center"/>
            <w:tcPrChange w:id="147" w:author="user" w:date="2017-11-25T17:54:00Z">
              <w:tcPr>
                <w:tcW w:w="1028" w:type="dxa"/>
                <w:vMerge/>
                <w:vAlign w:val="center"/>
              </w:tcPr>
            </w:tcPrChange>
          </w:tcPr>
          <w:p w:rsidR="00474C42" w:rsidRPr="000B60BF" w:rsidRDefault="00474C42">
            <w:pPr>
              <w:jc w:val="center"/>
              <w:rPr>
                <w:rFonts w:ascii="Times New Roman" w:hAnsi="Times New Roman"/>
                <w:szCs w:val="21"/>
              </w:rPr>
            </w:pPr>
          </w:p>
        </w:tc>
        <w:tc>
          <w:tcPr>
            <w:tcW w:w="1452" w:type="dxa"/>
            <w:vMerge/>
            <w:vAlign w:val="center"/>
            <w:tcPrChange w:id="148" w:author="user" w:date="2017-11-25T17:54:00Z">
              <w:tcPr>
                <w:tcW w:w="1452" w:type="dxa"/>
                <w:vMerge/>
                <w:vAlign w:val="center"/>
              </w:tcPr>
            </w:tcPrChange>
          </w:tcPr>
          <w:p w:rsidR="00474C42" w:rsidRPr="000B60BF" w:rsidRDefault="00474C42">
            <w:pPr>
              <w:jc w:val="center"/>
              <w:rPr>
                <w:rFonts w:ascii="Times New Roman" w:hAnsi="Times New Roman"/>
                <w:szCs w:val="21"/>
              </w:rPr>
            </w:pPr>
          </w:p>
        </w:tc>
        <w:tc>
          <w:tcPr>
            <w:tcW w:w="2081" w:type="dxa"/>
            <w:vMerge/>
            <w:vAlign w:val="center"/>
            <w:tcPrChange w:id="149" w:author="user" w:date="2017-11-25T17:54:00Z">
              <w:tcPr>
                <w:tcW w:w="2081" w:type="dxa"/>
                <w:vMerge/>
                <w:vAlign w:val="center"/>
              </w:tcPr>
            </w:tcPrChange>
          </w:tcPr>
          <w:p w:rsidR="00474C42" w:rsidRPr="000B60BF" w:rsidRDefault="00474C42">
            <w:pPr>
              <w:jc w:val="center"/>
              <w:rPr>
                <w:rFonts w:ascii="Times New Roman" w:hAnsi="Times New Roman"/>
                <w:szCs w:val="21"/>
              </w:rPr>
            </w:pPr>
          </w:p>
        </w:tc>
        <w:tc>
          <w:tcPr>
            <w:tcW w:w="1780" w:type="dxa"/>
            <w:vMerge/>
            <w:vAlign w:val="center"/>
            <w:tcPrChange w:id="150" w:author="user" w:date="2017-11-25T17:54:00Z">
              <w:tcPr>
                <w:tcW w:w="1780" w:type="dxa"/>
                <w:vMerge/>
                <w:vAlign w:val="center"/>
              </w:tcPr>
            </w:tcPrChange>
          </w:tcPr>
          <w:p w:rsidR="00474C42" w:rsidRPr="000B60BF" w:rsidRDefault="00474C42">
            <w:pPr>
              <w:jc w:val="center"/>
              <w:rPr>
                <w:rFonts w:ascii="Times New Roman" w:hAnsi="Times New Roman"/>
                <w:szCs w:val="21"/>
              </w:rPr>
            </w:pPr>
          </w:p>
        </w:tc>
        <w:tc>
          <w:tcPr>
            <w:tcW w:w="3015" w:type="dxa"/>
            <w:vMerge/>
            <w:vAlign w:val="center"/>
            <w:tcPrChange w:id="151" w:author="user" w:date="2017-11-25T17:54:00Z">
              <w:tcPr>
                <w:tcW w:w="3015" w:type="dxa"/>
                <w:vMerge/>
                <w:vAlign w:val="center"/>
              </w:tcPr>
            </w:tcPrChange>
          </w:tcPr>
          <w:p w:rsidR="00474C42" w:rsidRPr="000B60BF" w:rsidRDefault="00474C42">
            <w:pPr>
              <w:jc w:val="center"/>
              <w:rPr>
                <w:rFonts w:ascii="Times New Roman" w:hAnsi="Times New Roman"/>
                <w:szCs w:val="21"/>
              </w:rPr>
            </w:pPr>
          </w:p>
        </w:tc>
      </w:tr>
      <w:tr w:rsidR="00474C42" w:rsidRPr="000B60BF">
        <w:trPr>
          <w:cantSplit/>
          <w:trHeight w:val="454"/>
          <w:jc w:val="center"/>
        </w:trPr>
        <w:tc>
          <w:tcPr>
            <w:tcW w:w="1028" w:type="dxa"/>
            <w:vMerge/>
            <w:vAlign w:val="center"/>
          </w:tcPr>
          <w:p w:rsidR="00474C42" w:rsidRPr="000B60BF" w:rsidRDefault="00474C42">
            <w:pPr>
              <w:jc w:val="center"/>
              <w:rPr>
                <w:rFonts w:ascii="Times New Roman" w:hAnsi="Times New Roman"/>
                <w:szCs w:val="21"/>
              </w:rPr>
            </w:pPr>
          </w:p>
        </w:tc>
        <w:tc>
          <w:tcPr>
            <w:tcW w:w="1452" w:type="dxa"/>
            <w:vMerge/>
            <w:vAlign w:val="center"/>
          </w:tcPr>
          <w:p w:rsidR="00474C42" w:rsidRPr="000B60BF" w:rsidRDefault="00474C42">
            <w:pPr>
              <w:jc w:val="center"/>
              <w:rPr>
                <w:rFonts w:ascii="Times New Roman" w:hAnsi="Times New Roman"/>
                <w:szCs w:val="21"/>
              </w:rPr>
            </w:pPr>
          </w:p>
        </w:tc>
        <w:tc>
          <w:tcPr>
            <w:tcW w:w="2081"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夜间</w:t>
            </w:r>
          </w:p>
        </w:tc>
        <w:tc>
          <w:tcPr>
            <w:tcW w:w="1780" w:type="dxa"/>
            <w:vAlign w:val="center"/>
          </w:tcPr>
          <w:p w:rsidR="00474C42" w:rsidRPr="000B60BF" w:rsidRDefault="002C3AB5">
            <w:pPr>
              <w:jc w:val="center"/>
              <w:rPr>
                <w:rFonts w:ascii="Times New Roman" w:hAnsi="Times New Roman"/>
                <w:szCs w:val="21"/>
              </w:rPr>
            </w:pPr>
            <w:r w:rsidRPr="000B60BF">
              <w:rPr>
                <w:rFonts w:ascii="Times New Roman" w:hAnsi="Times New Roman"/>
                <w:szCs w:val="21"/>
              </w:rPr>
              <w:t>55dB</w:t>
            </w:r>
            <w:r w:rsidRPr="000B60BF">
              <w:rPr>
                <w:rFonts w:ascii="Times New Roman" w:hAnsi="Times New Roman"/>
                <w:szCs w:val="21"/>
              </w:rPr>
              <w:t>（</w:t>
            </w:r>
            <w:r w:rsidRPr="000B60BF">
              <w:rPr>
                <w:rFonts w:ascii="Times New Roman" w:hAnsi="Times New Roman"/>
                <w:szCs w:val="21"/>
              </w:rPr>
              <w:t>A</w:t>
            </w:r>
            <w:r w:rsidRPr="000B60BF">
              <w:rPr>
                <w:rFonts w:ascii="Times New Roman" w:hAnsi="Times New Roman"/>
                <w:szCs w:val="21"/>
              </w:rPr>
              <w:t>）</w:t>
            </w:r>
          </w:p>
        </w:tc>
        <w:tc>
          <w:tcPr>
            <w:tcW w:w="3015" w:type="dxa"/>
            <w:vMerge/>
            <w:vAlign w:val="center"/>
          </w:tcPr>
          <w:p w:rsidR="00474C42" w:rsidRPr="000B60BF" w:rsidRDefault="00474C42">
            <w:pPr>
              <w:jc w:val="center"/>
              <w:rPr>
                <w:rFonts w:ascii="Times New Roman" w:hAnsi="Times New Roman"/>
                <w:szCs w:val="21"/>
              </w:rPr>
            </w:pPr>
          </w:p>
        </w:tc>
      </w:tr>
    </w:tbl>
    <w:p w:rsidR="00474C42" w:rsidRPr="000B60BF" w:rsidRDefault="002C3AB5" w:rsidP="007B0B65">
      <w:pPr>
        <w:spacing w:beforeLines="50" w:line="520" w:lineRule="exact"/>
        <w:rPr>
          <w:rFonts w:ascii="Times New Roman" w:hAnsi="Times New Roman"/>
          <w:sz w:val="28"/>
          <w:szCs w:val="28"/>
        </w:rPr>
      </w:pPr>
      <w:r w:rsidRPr="000B60BF">
        <w:rPr>
          <w:rFonts w:ascii="Times New Roman" w:hAnsi="Times New Roman"/>
          <w:sz w:val="28"/>
          <w:szCs w:val="28"/>
        </w:rPr>
        <w:t>2</w:t>
      </w:r>
      <w:r w:rsidRPr="000B60BF">
        <w:rPr>
          <w:rFonts w:ascii="Times New Roman" w:hAnsi="Times New Roman"/>
          <w:sz w:val="28"/>
          <w:szCs w:val="28"/>
        </w:rPr>
        <w:t>）企业的环境排放标准要求</w:t>
      </w:r>
    </w:p>
    <w:p w:rsidR="0040406F" w:rsidRDefault="002C3AB5" w:rsidP="0040406F">
      <w:pPr>
        <w:adjustRightInd w:val="0"/>
        <w:snapToGrid w:val="0"/>
        <w:spacing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废水污染物排放标准</w:t>
      </w:r>
    </w:p>
    <w:p w:rsidR="0040406F" w:rsidRDefault="002C3AB5" w:rsidP="0040406F">
      <w:pPr>
        <w:adjustRightInd w:val="0"/>
        <w:snapToGrid w:val="0"/>
        <w:spacing w:line="520" w:lineRule="exact"/>
        <w:ind w:firstLineChars="200" w:firstLine="560"/>
        <w:rPr>
          <w:rFonts w:ascii="Times New Roman" w:hAnsi="Times New Roman"/>
          <w:sz w:val="28"/>
          <w:szCs w:val="28"/>
        </w:rPr>
      </w:pPr>
      <w:r w:rsidRPr="00E54711">
        <w:rPr>
          <w:rFonts w:ascii="Times New Roman" w:hAnsi="Times New Roman"/>
          <w:color w:val="000000"/>
          <w:sz w:val="28"/>
          <w:szCs w:val="28"/>
        </w:rPr>
        <w:lastRenderedPageBreak/>
        <w:t>企业无工业废水产生，</w:t>
      </w:r>
      <w:r w:rsidRPr="00E54711">
        <w:rPr>
          <w:rFonts w:ascii="Times New Roman" w:hAnsi="Times New Roman"/>
          <w:sz w:val="28"/>
          <w:szCs w:val="28"/>
        </w:rPr>
        <w:t>生活废水</w:t>
      </w:r>
      <w:r w:rsidRPr="00E54711">
        <w:rPr>
          <w:rFonts w:ascii="Times New Roman" w:hAnsi="Times New Roman"/>
          <w:color w:val="000000"/>
          <w:sz w:val="28"/>
          <w:szCs w:val="28"/>
        </w:rPr>
        <w:t>经处理达标后接入</w:t>
      </w:r>
      <w:r w:rsidR="00076921" w:rsidRPr="00E54711">
        <w:rPr>
          <w:rFonts w:ascii="Times New Roman" w:hAnsi="Times New Roman"/>
          <w:sz w:val="28"/>
          <w:szCs w:val="28"/>
        </w:rPr>
        <w:t>相城区</w:t>
      </w:r>
      <w:r w:rsidR="00E54711" w:rsidRPr="00E54711">
        <w:rPr>
          <w:rFonts w:ascii="Times New Roman" w:hAnsi="Times New Roman" w:hint="eastAsia"/>
          <w:sz w:val="28"/>
          <w:szCs w:val="28"/>
        </w:rPr>
        <w:t>望亭</w:t>
      </w:r>
      <w:r w:rsidR="00E54711" w:rsidRPr="00E54711">
        <w:rPr>
          <w:rFonts w:ascii="Times New Roman" w:hAnsi="Times New Roman"/>
          <w:sz w:val="28"/>
          <w:szCs w:val="28"/>
        </w:rPr>
        <w:t>污水处理</w:t>
      </w:r>
      <w:r w:rsidR="00E54711" w:rsidRPr="00E54711">
        <w:rPr>
          <w:rFonts w:ascii="Times New Roman" w:hAnsi="Times New Roman" w:hint="eastAsia"/>
          <w:sz w:val="28"/>
          <w:szCs w:val="28"/>
        </w:rPr>
        <w:t>有限公司</w:t>
      </w:r>
      <w:r w:rsidRPr="00E54711">
        <w:rPr>
          <w:rFonts w:ascii="Times New Roman" w:hAnsi="Times New Roman"/>
          <w:sz w:val="28"/>
          <w:szCs w:val="28"/>
        </w:rPr>
        <w:t>，由</w:t>
      </w:r>
      <w:r w:rsidR="00773735" w:rsidRPr="00E54711">
        <w:rPr>
          <w:rFonts w:ascii="Times New Roman" w:hAnsi="Times New Roman" w:hint="eastAsia"/>
          <w:sz w:val="28"/>
          <w:szCs w:val="28"/>
        </w:rPr>
        <w:t>望亭</w:t>
      </w:r>
      <w:r w:rsidR="00773735" w:rsidRPr="00E54711">
        <w:rPr>
          <w:rFonts w:ascii="Times New Roman" w:hAnsi="Times New Roman"/>
          <w:sz w:val="28"/>
          <w:szCs w:val="28"/>
        </w:rPr>
        <w:t>污水处理</w:t>
      </w:r>
      <w:r w:rsidR="00773735" w:rsidRPr="00E54711">
        <w:rPr>
          <w:rFonts w:ascii="Times New Roman" w:hAnsi="Times New Roman" w:hint="eastAsia"/>
          <w:sz w:val="28"/>
          <w:szCs w:val="28"/>
        </w:rPr>
        <w:t>有限公司</w:t>
      </w:r>
      <w:r w:rsidRPr="00E54711">
        <w:rPr>
          <w:rFonts w:ascii="Times New Roman" w:hAnsi="Times New Roman"/>
          <w:sz w:val="28"/>
          <w:szCs w:val="28"/>
        </w:rPr>
        <w:t>处理达标后排放入</w:t>
      </w:r>
      <w:r w:rsidR="00E54711" w:rsidRPr="00E54711">
        <w:rPr>
          <w:rFonts w:ascii="Times New Roman" w:hAnsi="Times New Roman" w:hint="eastAsia"/>
          <w:sz w:val="28"/>
          <w:szCs w:val="28"/>
        </w:rPr>
        <w:t>京杭运河望亭段</w:t>
      </w:r>
      <w:r w:rsidRPr="00E54711">
        <w:rPr>
          <w:rFonts w:ascii="Times New Roman" w:hAnsi="Times New Roman"/>
          <w:color w:val="000000"/>
          <w:sz w:val="28"/>
          <w:szCs w:val="28"/>
        </w:rPr>
        <w:t>。</w:t>
      </w:r>
      <w:r w:rsidR="000B221C" w:rsidRPr="00E54711">
        <w:rPr>
          <w:rFonts w:ascii="Times New Roman" w:hAnsi="Times New Roman" w:hint="eastAsia"/>
          <w:sz w:val="28"/>
          <w:szCs w:val="28"/>
        </w:rPr>
        <w:t>望亭</w:t>
      </w:r>
      <w:r w:rsidR="000B221C" w:rsidRPr="00E54711">
        <w:rPr>
          <w:rFonts w:ascii="Times New Roman" w:hAnsi="Times New Roman"/>
          <w:sz w:val="28"/>
          <w:szCs w:val="28"/>
        </w:rPr>
        <w:t>污水处理</w:t>
      </w:r>
      <w:r w:rsidR="000B221C" w:rsidRPr="00E54711">
        <w:rPr>
          <w:rFonts w:ascii="Times New Roman" w:hAnsi="Times New Roman" w:hint="eastAsia"/>
          <w:sz w:val="28"/>
          <w:szCs w:val="28"/>
        </w:rPr>
        <w:t>有限公司</w:t>
      </w:r>
      <w:r w:rsidRPr="00E54711">
        <w:rPr>
          <w:rFonts w:ascii="Times New Roman" w:hAnsi="Times New Roman"/>
          <w:sz w:val="28"/>
          <w:szCs w:val="28"/>
        </w:rPr>
        <w:t>的接管标准：执行</w:t>
      </w:r>
      <w:r w:rsidRPr="00E54711">
        <w:rPr>
          <w:rFonts w:ascii="Times New Roman" w:hAnsi="Times New Roman"/>
          <w:kern w:val="0"/>
          <w:sz w:val="28"/>
          <w:szCs w:val="28"/>
        </w:rPr>
        <w:t>《污水综合排放标准》（</w:t>
      </w:r>
      <w:r w:rsidRPr="00E54711">
        <w:rPr>
          <w:rFonts w:ascii="Times New Roman" w:hAnsi="Times New Roman"/>
          <w:kern w:val="0"/>
          <w:sz w:val="28"/>
          <w:szCs w:val="28"/>
        </w:rPr>
        <w:t>GB8978</w:t>
      </w:r>
      <w:r w:rsidRPr="00E54711">
        <w:rPr>
          <w:rFonts w:ascii="Times New Roman" w:hAnsi="Times New Roman"/>
          <w:kern w:val="0"/>
          <w:sz w:val="28"/>
          <w:szCs w:val="28"/>
        </w:rPr>
        <w:t>－</w:t>
      </w:r>
      <w:r w:rsidR="00A077E5" w:rsidRPr="00E54711">
        <w:rPr>
          <w:rFonts w:ascii="Times New Roman" w:hAnsi="Times New Roman"/>
          <w:kern w:val="0"/>
          <w:sz w:val="28"/>
          <w:szCs w:val="28"/>
        </w:rPr>
        <w:t>1996</w:t>
      </w:r>
      <w:r w:rsidRPr="00E54711">
        <w:rPr>
          <w:rFonts w:ascii="Times New Roman" w:hAnsi="Times New Roman"/>
          <w:kern w:val="0"/>
          <w:sz w:val="28"/>
          <w:szCs w:val="28"/>
        </w:rPr>
        <w:t>）表</w:t>
      </w:r>
      <w:r w:rsidRPr="00E54711">
        <w:rPr>
          <w:rFonts w:ascii="Times New Roman" w:hAnsi="Times New Roman"/>
          <w:kern w:val="0"/>
          <w:sz w:val="28"/>
          <w:szCs w:val="28"/>
        </w:rPr>
        <w:t>4</w:t>
      </w:r>
      <w:r w:rsidR="00D32DA1">
        <w:rPr>
          <w:rFonts w:ascii="Times New Roman" w:hAnsi="Times New Roman" w:hint="eastAsia"/>
          <w:kern w:val="0"/>
          <w:sz w:val="28"/>
          <w:szCs w:val="28"/>
        </w:rPr>
        <w:t>一</w:t>
      </w:r>
      <w:r w:rsidR="0011694A">
        <w:rPr>
          <w:rFonts w:ascii="Times New Roman" w:hAnsi="Times New Roman"/>
          <w:kern w:val="0"/>
          <w:sz w:val="28"/>
          <w:szCs w:val="28"/>
        </w:rPr>
        <w:t>级标准及</w:t>
      </w:r>
      <w:r w:rsidR="0011694A">
        <w:rPr>
          <w:rFonts w:ascii="Times New Roman" w:hAnsi="Times New Roman" w:hint="eastAsia"/>
          <w:kern w:val="0"/>
          <w:sz w:val="28"/>
          <w:szCs w:val="28"/>
        </w:rPr>
        <w:t>《</w:t>
      </w:r>
      <w:r w:rsidR="0011694A" w:rsidRPr="008D273A">
        <w:rPr>
          <w:rFonts w:ascii="Times New Roman" w:hAnsi="Times New Roman" w:hint="eastAsia"/>
          <w:kern w:val="0"/>
          <w:sz w:val="28"/>
          <w:szCs w:val="28"/>
        </w:rPr>
        <w:t>污水排入城镇下水道水质标准</w:t>
      </w:r>
      <w:r w:rsidR="0011694A">
        <w:rPr>
          <w:rFonts w:ascii="Times New Roman" w:hAnsi="Times New Roman" w:hint="eastAsia"/>
          <w:kern w:val="0"/>
          <w:sz w:val="28"/>
          <w:szCs w:val="28"/>
        </w:rPr>
        <w:t>》</w:t>
      </w:r>
      <w:r w:rsidR="0011694A" w:rsidRPr="008D273A">
        <w:rPr>
          <w:rFonts w:ascii="Times New Roman" w:hAnsi="Times New Roman" w:hint="eastAsia"/>
          <w:kern w:val="0"/>
          <w:sz w:val="28"/>
          <w:szCs w:val="28"/>
        </w:rPr>
        <w:t>（</w:t>
      </w:r>
      <w:r w:rsidR="0011694A" w:rsidRPr="008D273A">
        <w:rPr>
          <w:rFonts w:ascii="Times New Roman" w:hAnsi="Times New Roman" w:hint="eastAsia"/>
          <w:kern w:val="0"/>
          <w:sz w:val="28"/>
          <w:szCs w:val="28"/>
        </w:rPr>
        <w:t>CJ 343-2010</w:t>
      </w:r>
      <w:r w:rsidR="0011694A" w:rsidRPr="008D273A">
        <w:rPr>
          <w:rFonts w:ascii="Times New Roman" w:hAnsi="Times New Roman" w:hint="eastAsia"/>
          <w:kern w:val="0"/>
          <w:sz w:val="28"/>
          <w:szCs w:val="28"/>
        </w:rPr>
        <w:t>）表</w:t>
      </w:r>
      <w:r w:rsidR="0011694A" w:rsidRPr="008D273A">
        <w:rPr>
          <w:rFonts w:ascii="Times New Roman" w:hAnsi="Times New Roman" w:hint="eastAsia"/>
          <w:kern w:val="0"/>
          <w:sz w:val="28"/>
          <w:szCs w:val="28"/>
        </w:rPr>
        <w:t>1B</w:t>
      </w:r>
      <w:r w:rsidR="0011694A" w:rsidRPr="008D273A">
        <w:rPr>
          <w:rFonts w:ascii="Times New Roman" w:hAnsi="Times New Roman" w:hint="eastAsia"/>
          <w:kern w:val="0"/>
          <w:sz w:val="28"/>
          <w:szCs w:val="28"/>
        </w:rPr>
        <w:t>级标准</w:t>
      </w:r>
      <w:r w:rsidRPr="00E54711">
        <w:rPr>
          <w:rFonts w:ascii="Times New Roman" w:hAnsi="Times New Roman"/>
          <w:kern w:val="0"/>
          <w:sz w:val="28"/>
          <w:szCs w:val="28"/>
        </w:rPr>
        <w:t>。</w:t>
      </w:r>
    </w:p>
    <w:p w:rsidR="00474C42" w:rsidRPr="0040406F" w:rsidRDefault="00773735" w:rsidP="0040406F">
      <w:pPr>
        <w:adjustRightInd w:val="0"/>
        <w:snapToGrid w:val="0"/>
        <w:spacing w:line="520" w:lineRule="exact"/>
        <w:ind w:firstLineChars="200" w:firstLine="560"/>
        <w:rPr>
          <w:rFonts w:ascii="Times New Roman" w:hAnsi="Times New Roman"/>
          <w:sz w:val="28"/>
          <w:szCs w:val="28"/>
        </w:rPr>
      </w:pPr>
      <w:r w:rsidRPr="00E54711">
        <w:rPr>
          <w:rFonts w:ascii="Times New Roman" w:hAnsi="Times New Roman" w:hint="eastAsia"/>
          <w:sz w:val="28"/>
          <w:szCs w:val="28"/>
        </w:rPr>
        <w:t>望亭</w:t>
      </w:r>
      <w:r w:rsidRPr="00E54711">
        <w:rPr>
          <w:rFonts w:ascii="Times New Roman" w:hAnsi="Times New Roman"/>
          <w:sz w:val="28"/>
          <w:szCs w:val="28"/>
        </w:rPr>
        <w:t>污水处理</w:t>
      </w:r>
      <w:r w:rsidRPr="00E54711">
        <w:rPr>
          <w:rFonts w:ascii="Times New Roman" w:hAnsi="Times New Roman" w:hint="eastAsia"/>
          <w:sz w:val="28"/>
          <w:szCs w:val="28"/>
        </w:rPr>
        <w:t>有限公司</w:t>
      </w:r>
      <w:r w:rsidR="002C3AB5" w:rsidRPr="00E54711">
        <w:rPr>
          <w:rFonts w:ascii="Times New Roman" w:hAnsi="Times New Roman"/>
          <w:kern w:val="0"/>
          <w:sz w:val="28"/>
          <w:szCs w:val="28"/>
        </w:rPr>
        <w:t>处理后的尾水排放标准：主要水污染物指标</w:t>
      </w:r>
      <w:r w:rsidR="002C3AB5" w:rsidRPr="00E54711">
        <w:rPr>
          <w:rFonts w:ascii="Times New Roman" w:hAnsi="Times New Roman"/>
          <w:sz w:val="28"/>
          <w:szCs w:val="28"/>
        </w:rPr>
        <w:t>COD</w:t>
      </w:r>
      <w:r w:rsidR="002C3AB5" w:rsidRPr="00E54711">
        <w:rPr>
          <w:rFonts w:ascii="Times New Roman" w:hAnsi="Times New Roman"/>
          <w:sz w:val="28"/>
          <w:szCs w:val="28"/>
        </w:rPr>
        <w:t>、总磷、氨氮</w:t>
      </w:r>
      <w:r w:rsidR="002C3AB5" w:rsidRPr="00E54711">
        <w:rPr>
          <w:rFonts w:ascii="Times New Roman" w:hAnsi="Times New Roman"/>
          <w:kern w:val="0"/>
          <w:sz w:val="28"/>
          <w:szCs w:val="28"/>
        </w:rPr>
        <w:t>执行《太湖地区城镇污水处理厂及重点工业行业主要水污染物排放限制》的表</w:t>
      </w:r>
      <w:r w:rsidR="002C3AB5" w:rsidRPr="00E54711">
        <w:rPr>
          <w:rFonts w:ascii="Times New Roman" w:hAnsi="Times New Roman"/>
          <w:kern w:val="0"/>
          <w:sz w:val="28"/>
          <w:szCs w:val="28"/>
        </w:rPr>
        <w:t>2</w:t>
      </w:r>
      <w:r w:rsidR="002C3AB5" w:rsidRPr="00E54711">
        <w:rPr>
          <w:rFonts w:ascii="Times New Roman" w:hAnsi="Times New Roman"/>
          <w:kern w:val="0"/>
          <w:sz w:val="28"/>
          <w:szCs w:val="28"/>
        </w:rPr>
        <w:t>标准，</w:t>
      </w:r>
      <w:r w:rsidR="002C3AB5" w:rsidRPr="00E54711">
        <w:rPr>
          <w:rFonts w:ascii="Times New Roman" w:hAnsi="Times New Roman"/>
          <w:sz w:val="28"/>
          <w:szCs w:val="28"/>
        </w:rPr>
        <w:t>其余指标执行《城镇污水处理厂污染物排放标准》（</w:t>
      </w:r>
      <w:r w:rsidR="002C3AB5" w:rsidRPr="00E54711">
        <w:rPr>
          <w:rFonts w:ascii="Times New Roman" w:hAnsi="Times New Roman"/>
          <w:sz w:val="28"/>
          <w:szCs w:val="28"/>
        </w:rPr>
        <w:t>GB18918-2002</w:t>
      </w:r>
      <w:r w:rsidR="002C3AB5" w:rsidRPr="00E54711">
        <w:rPr>
          <w:rFonts w:ascii="Times New Roman" w:hAnsi="Times New Roman"/>
          <w:sz w:val="28"/>
          <w:szCs w:val="28"/>
        </w:rPr>
        <w:t>）的一级</w:t>
      </w:r>
      <w:r w:rsidR="002C3AB5" w:rsidRPr="00E54711">
        <w:rPr>
          <w:rFonts w:ascii="Times New Roman" w:hAnsi="Times New Roman"/>
          <w:sz w:val="28"/>
          <w:szCs w:val="28"/>
        </w:rPr>
        <w:t>A</w:t>
      </w:r>
      <w:r w:rsidR="002C3AB5" w:rsidRPr="00E54711">
        <w:rPr>
          <w:rFonts w:ascii="Times New Roman" w:hAnsi="Times New Roman"/>
          <w:sz w:val="28"/>
          <w:szCs w:val="28"/>
        </w:rPr>
        <w:t>标准。</w:t>
      </w:r>
      <w:r w:rsidR="002C3AB5" w:rsidRPr="0040406F">
        <w:rPr>
          <w:rFonts w:ascii="Times New Roman" w:hAnsi="Times New Roman"/>
          <w:sz w:val="28"/>
          <w:szCs w:val="28"/>
        </w:rPr>
        <w:t>详见</w:t>
      </w:r>
      <w:r w:rsidR="002C3AB5" w:rsidRPr="0040406F">
        <w:rPr>
          <w:rFonts w:ascii="Times New Roman" w:hAnsi="Times New Roman"/>
          <w:sz w:val="28"/>
          <w:szCs w:val="28"/>
        </w:rPr>
        <w:t>3.3.2-4</w:t>
      </w:r>
      <w:r w:rsidR="002C3AB5" w:rsidRPr="00E54711">
        <w:rPr>
          <w:rFonts w:ascii="Times New Roman" w:hAnsi="Times New Roman"/>
          <w:sz w:val="24"/>
        </w:rPr>
        <w:t>。</w:t>
      </w:r>
    </w:p>
    <w:p w:rsidR="00474C42" w:rsidRPr="001025C5" w:rsidRDefault="002C3AB5" w:rsidP="0040406F">
      <w:pPr>
        <w:snapToGrid w:val="0"/>
        <w:spacing w:line="520" w:lineRule="exact"/>
        <w:jc w:val="center"/>
        <w:rPr>
          <w:rFonts w:ascii="Times New Roman" w:hAnsi="Times New Roman"/>
          <w:b/>
          <w:sz w:val="24"/>
          <w:szCs w:val="24"/>
        </w:rPr>
      </w:pPr>
      <w:r w:rsidRPr="001025C5">
        <w:rPr>
          <w:rFonts w:ascii="Times New Roman" w:hAnsi="Times New Roman"/>
          <w:b/>
          <w:sz w:val="24"/>
          <w:szCs w:val="24"/>
        </w:rPr>
        <w:t>表</w:t>
      </w:r>
      <w:r w:rsidRPr="001025C5">
        <w:rPr>
          <w:rFonts w:ascii="Times New Roman" w:hAnsi="Times New Roman"/>
          <w:b/>
          <w:sz w:val="24"/>
          <w:szCs w:val="24"/>
        </w:rPr>
        <w:t xml:space="preserve">3.3.2-4  </w:t>
      </w:r>
      <w:r w:rsidRPr="001025C5">
        <w:rPr>
          <w:rFonts w:ascii="Times New Roman" w:hAnsi="Times New Roman"/>
          <w:b/>
          <w:sz w:val="24"/>
          <w:szCs w:val="24"/>
        </w:rPr>
        <w:t>废水污染物排放标准</w:t>
      </w:r>
    </w:p>
    <w:tbl>
      <w:tblPr>
        <w:tblW w:w="851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Change w:id="152" w:author="user" w:date="2017-11-25T17:55:00Z">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PrChange>
      </w:tblPr>
      <w:tblGrid>
        <w:gridCol w:w="1441"/>
        <w:gridCol w:w="4226"/>
        <w:gridCol w:w="2849"/>
        <w:tblGridChange w:id="153">
          <w:tblGrid>
            <w:gridCol w:w="1583"/>
            <w:gridCol w:w="4643"/>
            <w:gridCol w:w="3130"/>
          </w:tblGrid>
        </w:tblGridChange>
      </w:tblGrid>
      <w:tr w:rsidR="00474C42" w:rsidRPr="00E54711" w:rsidTr="00856730">
        <w:trPr>
          <w:trHeight w:val="279"/>
          <w:jc w:val="center"/>
          <w:trPrChange w:id="154" w:author="user" w:date="2017-11-25T17:55:00Z">
            <w:trPr>
              <w:trHeight w:val="287"/>
              <w:jc w:val="center"/>
            </w:trPr>
          </w:trPrChange>
        </w:trPr>
        <w:tc>
          <w:tcPr>
            <w:tcW w:w="1441" w:type="dxa"/>
            <w:vAlign w:val="center"/>
            <w:tcPrChange w:id="155" w:author="user" w:date="2017-11-25T17:55:00Z">
              <w:tcPr>
                <w:tcW w:w="1583" w:type="dxa"/>
                <w:vAlign w:val="center"/>
              </w:tcPr>
            </w:tcPrChange>
          </w:tcPr>
          <w:p w:rsidR="00474C42" w:rsidRPr="00E54711" w:rsidRDefault="002C3AB5">
            <w:pPr>
              <w:jc w:val="center"/>
              <w:rPr>
                <w:rFonts w:ascii="Times New Roman" w:hAnsi="Times New Roman"/>
                <w:szCs w:val="21"/>
              </w:rPr>
            </w:pPr>
            <w:r w:rsidRPr="00E54711">
              <w:rPr>
                <w:rFonts w:ascii="Times New Roman" w:hAnsi="Times New Roman"/>
                <w:szCs w:val="21"/>
              </w:rPr>
              <w:t>污染物</w:t>
            </w:r>
          </w:p>
        </w:tc>
        <w:tc>
          <w:tcPr>
            <w:tcW w:w="4226" w:type="dxa"/>
            <w:vAlign w:val="center"/>
            <w:tcPrChange w:id="156" w:author="user" w:date="2017-11-25T17:55:00Z">
              <w:tcPr>
                <w:tcW w:w="4643" w:type="dxa"/>
                <w:vAlign w:val="center"/>
              </w:tcPr>
            </w:tcPrChange>
          </w:tcPr>
          <w:p w:rsidR="00474C42" w:rsidRPr="00E54711" w:rsidRDefault="002C3AB5">
            <w:pPr>
              <w:jc w:val="center"/>
              <w:rPr>
                <w:rFonts w:ascii="Times New Roman" w:hAnsi="Times New Roman"/>
                <w:szCs w:val="21"/>
              </w:rPr>
            </w:pPr>
            <w:r w:rsidRPr="00E54711">
              <w:rPr>
                <w:rFonts w:ascii="Times New Roman" w:hAnsi="Times New Roman"/>
                <w:szCs w:val="21"/>
              </w:rPr>
              <w:t>《污水综合排放标准》</w:t>
            </w:r>
          </w:p>
          <w:p w:rsidR="00474C42" w:rsidRPr="00E54711" w:rsidRDefault="002C3AB5">
            <w:pPr>
              <w:jc w:val="center"/>
              <w:rPr>
                <w:rFonts w:ascii="Times New Roman" w:hAnsi="Times New Roman"/>
                <w:szCs w:val="21"/>
              </w:rPr>
            </w:pPr>
            <w:r w:rsidRPr="00E54711">
              <w:rPr>
                <w:rFonts w:ascii="Times New Roman" w:hAnsi="Times New Roman"/>
                <w:szCs w:val="21"/>
              </w:rPr>
              <w:t>表</w:t>
            </w:r>
            <w:r w:rsidRPr="00E54711">
              <w:rPr>
                <w:rFonts w:ascii="Times New Roman" w:hAnsi="Times New Roman"/>
                <w:szCs w:val="21"/>
              </w:rPr>
              <w:t>4</w:t>
            </w:r>
            <w:r w:rsidR="0040406F">
              <w:rPr>
                <w:rFonts w:ascii="Times New Roman" w:hAnsi="Times New Roman" w:hint="eastAsia"/>
                <w:szCs w:val="21"/>
              </w:rPr>
              <w:t>一</w:t>
            </w:r>
            <w:r w:rsidRPr="00E54711">
              <w:rPr>
                <w:rFonts w:ascii="Times New Roman" w:hAnsi="Times New Roman"/>
                <w:szCs w:val="21"/>
              </w:rPr>
              <w:t>级标准（</w:t>
            </w:r>
            <w:r w:rsidRPr="00E54711">
              <w:rPr>
                <w:rFonts w:ascii="Times New Roman" w:hAnsi="Times New Roman"/>
                <w:szCs w:val="21"/>
              </w:rPr>
              <w:t>mg/L</w:t>
            </w:r>
            <w:r w:rsidRPr="00E54711">
              <w:rPr>
                <w:rFonts w:ascii="Times New Roman" w:hAnsi="Times New Roman"/>
                <w:szCs w:val="21"/>
              </w:rPr>
              <w:t>）</w:t>
            </w:r>
          </w:p>
        </w:tc>
        <w:tc>
          <w:tcPr>
            <w:tcW w:w="2849" w:type="dxa"/>
            <w:vAlign w:val="center"/>
            <w:tcPrChange w:id="157" w:author="user" w:date="2017-11-25T17:55:00Z">
              <w:tcPr>
                <w:tcW w:w="3130" w:type="dxa"/>
                <w:vAlign w:val="center"/>
              </w:tcPr>
            </w:tcPrChange>
          </w:tcPr>
          <w:p w:rsidR="00474C42" w:rsidRPr="00E54711" w:rsidRDefault="002C3AB5">
            <w:pPr>
              <w:jc w:val="center"/>
              <w:rPr>
                <w:rFonts w:ascii="Times New Roman" w:hAnsi="Times New Roman"/>
                <w:szCs w:val="21"/>
              </w:rPr>
            </w:pPr>
            <w:commentRangeStart w:id="158"/>
            <w:r w:rsidRPr="00E54711">
              <w:rPr>
                <w:rFonts w:ascii="Times New Roman" w:hAnsi="Times New Roman"/>
                <w:szCs w:val="21"/>
              </w:rPr>
              <w:t>处理后</w:t>
            </w:r>
          </w:p>
          <w:p w:rsidR="00474C42" w:rsidRPr="00E54711" w:rsidRDefault="002C3AB5">
            <w:pPr>
              <w:jc w:val="center"/>
              <w:rPr>
                <w:rFonts w:ascii="Times New Roman" w:hAnsi="Times New Roman"/>
                <w:szCs w:val="21"/>
              </w:rPr>
            </w:pPr>
            <w:r w:rsidRPr="00E54711">
              <w:rPr>
                <w:rFonts w:ascii="Times New Roman" w:hAnsi="Times New Roman"/>
                <w:szCs w:val="21"/>
              </w:rPr>
              <w:t>尾水排放标准（</w:t>
            </w:r>
            <w:r w:rsidRPr="00E54711">
              <w:rPr>
                <w:rFonts w:ascii="Times New Roman" w:hAnsi="Times New Roman"/>
                <w:szCs w:val="21"/>
              </w:rPr>
              <w:t>mg/L</w:t>
            </w:r>
            <w:commentRangeEnd w:id="158"/>
            <w:r w:rsidR="00C3350A">
              <w:rPr>
                <w:rStyle w:val="afe"/>
                <w:rFonts w:ascii="宋体" w:eastAsia="全真楷書" w:hAnsi="Times New Roman"/>
                <w:color w:val="000000"/>
                <w:kern w:val="0"/>
                <w:u w:color="000000"/>
              </w:rPr>
              <w:commentReference w:id="158"/>
            </w:r>
            <w:r w:rsidRPr="00E54711">
              <w:rPr>
                <w:rFonts w:ascii="Times New Roman" w:hAnsi="Times New Roman"/>
                <w:szCs w:val="21"/>
              </w:rPr>
              <w:t>）</w:t>
            </w:r>
          </w:p>
        </w:tc>
      </w:tr>
      <w:tr w:rsidR="0040406F" w:rsidRPr="00E54711" w:rsidTr="00856730">
        <w:trPr>
          <w:trHeight w:val="285"/>
          <w:jc w:val="center"/>
          <w:trPrChange w:id="159" w:author="user" w:date="2017-11-25T17:55:00Z">
            <w:trPr>
              <w:trHeight w:val="293"/>
              <w:jc w:val="center"/>
            </w:trPr>
          </w:trPrChange>
        </w:trPr>
        <w:tc>
          <w:tcPr>
            <w:tcW w:w="1441" w:type="dxa"/>
            <w:vAlign w:val="center"/>
            <w:tcPrChange w:id="160" w:author="user" w:date="2017-11-25T17:55:00Z">
              <w:tcPr>
                <w:tcW w:w="1583" w:type="dxa"/>
                <w:vAlign w:val="center"/>
              </w:tcPr>
            </w:tcPrChange>
          </w:tcPr>
          <w:p w:rsidR="0040406F" w:rsidRPr="00E54711" w:rsidRDefault="0040406F">
            <w:pPr>
              <w:jc w:val="center"/>
              <w:rPr>
                <w:rFonts w:ascii="Times New Roman" w:hAnsi="Times New Roman"/>
                <w:szCs w:val="21"/>
              </w:rPr>
            </w:pPr>
            <w:r w:rsidRPr="00E54711">
              <w:rPr>
                <w:rFonts w:ascii="Times New Roman" w:hAnsi="Times New Roman"/>
                <w:szCs w:val="21"/>
              </w:rPr>
              <w:t>COD</w:t>
            </w:r>
          </w:p>
        </w:tc>
        <w:tc>
          <w:tcPr>
            <w:tcW w:w="4226" w:type="dxa"/>
            <w:vAlign w:val="center"/>
            <w:tcPrChange w:id="161" w:author="user" w:date="2017-11-25T17:55:00Z">
              <w:tcPr>
                <w:tcW w:w="4643" w:type="dxa"/>
                <w:vAlign w:val="center"/>
              </w:tcPr>
            </w:tcPrChange>
          </w:tcPr>
          <w:p w:rsidR="0040406F" w:rsidRPr="00E54711" w:rsidRDefault="0040406F" w:rsidP="00F052B8">
            <w:pPr>
              <w:jc w:val="center"/>
              <w:rPr>
                <w:rFonts w:ascii="Times New Roman" w:hAnsi="Times New Roman"/>
                <w:szCs w:val="21"/>
              </w:rPr>
            </w:pPr>
            <w:r w:rsidRPr="00E54711">
              <w:rPr>
                <w:rFonts w:ascii="Times New Roman" w:hAnsi="Times New Roman"/>
                <w:szCs w:val="21"/>
              </w:rPr>
              <w:t>≤</w:t>
            </w:r>
            <w:r>
              <w:rPr>
                <w:rFonts w:ascii="Times New Roman" w:hAnsi="Times New Roman" w:hint="eastAsia"/>
                <w:szCs w:val="21"/>
              </w:rPr>
              <w:t>100</w:t>
            </w:r>
          </w:p>
        </w:tc>
        <w:tc>
          <w:tcPr>
            <w:tcW w:w="2849" w:type="dxa"/>
            <w:vAlign w:val="center"/>
            <w:tcPrChange w:id="162" w:author="user" w:date="2017-11-25T17:55:00Z">
              <w:tcPr>
                <w:tcW w:w="3130" w:type="dxa"/>
                <w:vAlign w:val="center"/>
              </w:tcPr>
            </w:tcPrChange>
          </w:tcPr>
          <w:p w:rsidR="0040406F" w:rsidRPr="00C3350A" w:rsidRDefault="0040406F" w:rsidP="00E54711">
            <w:pPr>
              <w:jc w:val="center"/>
              <w:rPr>
                <w:rFonts w:ascii="Times New Roman" w:hAnsi="Times New Roman"/>
                <w:szCs w:val="21"/>
                <w:highlight w:val="yellow"/>
                <w:rPrChange w:id="163" w:author="user" w:date="2017-11-25T17:59:00Z">
                  <w:rPr>
                    <w:rFonts w:ascii="Times New Roman" w:hAnsi="Times New Roman"/>
                    <w:szCs w:val="21"/>
                  </w:rPr>
                </w:rPrChange>
              </w:rPr>
            </w:pPr>
            <w:r w:rsidRPr="00C3350A">
              <w:rPr>
                <w:rFonts w:ascii="Times New Roman" w:hAnsi="Times New Roman"/>
                <w:szCs w:val="21"/>
                <w:highlight w:val="yellow"/>
                <w:rPrChange w:id="164" w:author="user" w:date="2017-11-25T17:59:00Z">
                  <w:rPr>
                    <w:rFonts w:ascii="Times New Roman" w:hAnsi="Times New Roman"/>
                    <w:szCs w:val="21"/>
                  </w:rPr>
                </w:rPrChange>
              </w:rPr>
              <w:t>≤</w:t>
            </w:r>
            <w:r w:rsidRPr="00C3350A">
              <w:rPr>
                <w:rFonts w:ascii="Times New Roman" w:hAnsi="Times New Roman" w:hint="eastAsia"/>
                <w:szCs w:val="21"/>
                <w:highlight w:val="yellow"/>
                <w:rPrChange w:id="165" w:author="user" w:date="2017-11-25T17:59:00Z">
                  <w:rPr>
                    <w:rFonts w:ascii="Times New Roman" w:hAnsi="Times New Roman" w:hint="eastAsia"/>
                    <w:szCs w:val="21"/>
                  </w:rPr>
                </w:rPrChange>
              </w:rPr>
              <w:t>45</w:t>
            </w:r>
          </w:p>
        </w:tc>
      </w:tr>
      <w:tr w:rsidR="0040406F" w:rsidRPr="00E54711" w:rsidTr="00856730">
        <w:trPr>
          <w:trHeight w:val="289"/>
          <w:jc w:val="center"/>
          <w:trPrChange w:id="166" w:author="user" w:date="2017-11-25T17:55:00Z">
            <w:trPr>
              <w:trHeight w:val="297"/>
              <w:jc w:val="center"/>
            </w:trPr>
          </w:trPrChange>
        </w:trPr>
        <w:tc>
          <w:tcPr>
            <w:tcW w:w="1441" w:type="dxa"/>
            <w:vAlign w:val="center"/>
            <w:tcPrChange w:id="167" w:author="user" w:date="2017-11-25T17:55:00Z">
              <w:tcPr>
                <w:tcW w:w="1583" w:type="dxa"/>
                <w:vAlign w:val="center"/>
              </w:tcPr>
            </w:tcPrChange>
          </w:tcPr>
          <w:p w:rsidR="0040406F" w:rsidRPr="00E54711" w:rsidRDefault="0040406F">
            <w:pPr>
              <w:jc w:val="center"/>
              <w:rPr>
                <w:rFonts w:ascii="Times New Roman" w:hAnsi="Times New Roman"/>
                <w:szCs w:val="21"/>
              </w:rPr>
            </w:pPr>
            <w:r w:rsidRPr="00E54711">
              <w:rPr>
                <w:rFonts w:ascii="Times New Roman" w:hAnsi="Times New Roman"/>
                <w:szCs w:val="21"/>
              </w:rPr>
              <w:t>总磷</w:t>
            </w:r>
          </w:p>
        </w:tc>
        <w:tc>
          <w:tcPr>
            <w:tcW w:w="4226" w:type="dxa"/>
            <w:vAlign w:val="center"/>
            <w:tcPrChange w:id="168" w:author="user" w:date="2017-11-25T17:55:00Z">
              <w:tcPr>
                <w:tcW w:w="4643" w:type="dxa"/>
                <w:vAlign w:val="center"/>
              </w:tcPr>
            </w:tcPrChange>
          </w:tcPr>
          <w:p w:rsidR="0040406F" w:rsidRPr="00E54711" w:rsidRDefault="0040406F" w:rsidP="00F052B8">
            <w:pPr>
              <w:jc w:val="center"/>
              <w:rPr>
                <w:rFonts w:ascii="Times New Roman" w:hAnsi="Times New Roman"/>
                <w:szCs w:val="21"/>
              </w:rPr>
            </w:pPr>
            <w:r w:rsidRPr="00E54711">
              <w:rPr>
                <w:rFonts w:ascii="Times New Roman" w:hAnsi="Times New Roman"/>
                <w:szCs w:val="21"/>
              </w:rPr>
              <w:t>≤</w:t>
            </w:r>
            <w:r>
              <w:rPr>
                <w:rFonts w:ascii="Times New Roman" w:hAnsi="Times New Roman" w:hint="eastAsia"/>
                <w:szCs w:val="21"/>
              </w:rPr>
              <w:t>70</w:t>
            </w:r>
          </w:p>
        </w:tc>
        <w:tc>
          <w:tcPr>
            <w:tcW w:w="2849" w:type="dxa"/>
            <w:vAlign w:val="center"/>
            <w:tcPrChange w:id="169" w:author="user" w:date="2017-11-25T17:55:00Z">
              <w:tcPr>
                <w:tcW w:w="3130" w:type="dxa"/>
                <w:vAlign w:val="center"/>
              </w:tcPr>
            </w:tcPrChange>
          </w:tcPr>
          <w:p w:rsidR="0040406F" w:rsidRPr="00C3350A" w:rsidRDefault="0040406F" w:rsidP="00E54711">
            <w:pPr>
              <w:jc w:val="center"/>
              <w:rPr>
                <w:rFonts w:ascii="Times New Roman" w:hAnsi="Times New Roman"/>
                <w:szCs w:val="21"/>
                <w:highlight w:val="yellow"/>
                <w:rPrChange w:id="170" w:author="user" w:date="2017-11-25T17:59:00Z">
                  <w:rPr>
                    <w:rFonts w:ascii="Times New Roman" w:hAnsi="Times New Roman"/>
                    <w:szCs w:val="21"/>
                  </w:rPr>
                </w:rPrChange>
              </w:rPr>
            </w:pPr>
            <w:r w:rsidRPr="00C3350A">
              <w:rPr>
                <w:rFonts w:ascii="Times New Roman" w:hAnsi="Times New Roman"/>
                <w:szCs w:val="21"/>
                <w:highlight w:val="yellow"/>
                <w:rPrChange w:id="171" w:author="user" w:date="2017-11-25T17:59:00Z">
                  <w:rPr>
                    <w:rFonts w:ascii="Times New Roman" w:hAnsi="Times New Roman"/>
                    <w:szCs w:val="21"/>
                  </w:rPr>
                </w:rPrChange>
              </w:rPr>
              <w:t>≤0.</w:t>
            </w:r>
            <w:r w:rsidRPr="00C3350A">
              <w:rPr>
                <w:rFonts w:ascii="Times New Roman" w:hAnsi="Times New Roman" w:hint="eastAsia"/>
                <w:szCs w:val="21"/>
                <w:highlight w:val="yellow"/>
                <w:rPrChange w:id="172" w:author="user" w:date="2017-11-25T17:59:00Z">
                  <w:rPr>
                    <w:rFonts w:ascii="Times New Roman" w:hAnsi="Times New Roman" w:hint="eastAsia"/>
                    <w:szCs w:val="21"/>
                  </w:rPr>
                </w:rPrChange>
              </w:rPr>
              <w:t>4</w:t>
            </w:r>
          </w:p>
        </w:tc>
      </w:tr>
      <w:tr w:rsidR="0040406F" w:rsidRPr="00E54711" w:rsidTr="00856730">
        <w:trPr>
          <w:trHeight w:val="289"/>
          <w:jc w:val="center"/>
          <w:trPrChange w:id="173" w:author="user" w:date="2017-11-25T17:55:00Z">
            <w:trPr>
              <w:trHeight w:val="297"/>
              <w:jc w:val="center"/>
            </w:trPr>
          </w:trPrChange>
        </w:trPr>
        <w:tc>
          <w:tcPr>
            <w:tcW w:w="1441" w:type="dxa"/>
            <w:vAlign w:val="center"/>
            <w:tcPrChange w:id="174" w:author="user" w:date="2017-11-25T17:55:00Z">
              <w:tcPr>
                <w:tcW w:w="1583" w:type="dxa"/>
                <w:vAlign w:val="center"/>
              </w:tcPr>
            </w:tcPrChange>
          </w:tcPr>
          <w:p w:rsidR="0040406F" w:rsidRPr="00E54711" w:rsidRDefault="0040406F">
            <w:pPr>
              <w:jc w:val="center"/>
              <w:rPr>
                <w:rFonts w:ascii="Times New Roman" w:hAnsi="Times New Roman"/>
                <w:szCs w:val="21"/>
              </w:rPr>
            </w:pPr>
            <w:r w:rsidRPr="00E54711">
              <w:rPr>
                <w:rFonts w:ascii="Times New Roman" w:hAnsi="Times New Roman"/>
                <w:szCs w:val="21"/>
              </w:rPr>
              <w:t>氨氮</w:t>
            </w:r>
          </w:p>
        </w:tc>
        <w:tc>
          <w:tcPr>
            <w:tcW w:w="4226" w:type="dxa"/>
            <w:vAlign w:val="center"/>
            <w:tcPrChange w:id="175" w:author="user" w:date="2017-11-25T17:55:00Z">
              <w:tcPr>
                <w:tcW w:w="4643" w:type="dxa"/>
                <w:vAlign w:val="center"/>
              </w:tcPr>
            </w:tcPrChange>
          </w:tcPr>
          <w:p w:rsidR="0040406F" w:rsidRPr="00455CE8" w:rsidRDefault="0040406F" w:rsidP="00F052B8">
            <w:pPr>
              <w:jc w:val="center"/>
              <w:rPr>
                <w:rFonts w:ascii="Times New Roman" w:hAnsi="Times New Roman"/>
                <w:szCs w:val="21"/>
              </w:rPr>
            </w:pPr>
            <w:r w:rsidRPr="00455CE8">
              <w:rPr>
                <w:rFonts w:ascii="Times New Roman" w:hAnsi="Times New Roman"/>
                <w:szCs w:val="21"/>
              </w:rPr>
              <w:t>≤</w:t>
            </w:r>
            <w:r w:rsidRPr="00455CE8">
              <w:rPr>
                <w:rFonts w:ascii="Times New Roman" w:hAnsi="Times New Roman" w:hint="eastAsia"/>
                <w:szCs w:val="21"/>
              </w:rPr>
              <w:t>0.5</w:t>
            </w:r>
          </w:p>
        </w:tc>
        <w:tc>
          <w:tcPr>
            <w:tcW w:w="2849" w:type="dxa"/>
            <w:vAlign w:val="center"/>
            <w:tcPrChange w:id="176" w:author="user" w:date="2017-11-25T17:55:00Z">
              <w:tcPr>
                <w:tcW w:w="3130" w:type="dxa"/>
                <w:vAlign w:val="center"/>
              </w:tcPr>
            </w:tcPrChange>
          </w:tcPr>
          <w:p w:rsidR="0040406F" w:rsidRPr="00C3350A" w:rsidRDefault="0040406F">
            <w:pPr>
              <w:jc w:val="center"/>
              <w:rPr>
                <w:rFonts w:ascii="Times New Roman" w:hAnsi="Times New Roman"/>
                <w:szCs w:val="21"/>
                <w:highlight w:val="yellow"/>
                <w:rPrChange w:id="177" w:author="user" w:date="2017-11-25T17:59:00Z">
                  <w:rPr>
                    <w:rFonts w:ascii="Times New Roman" w:hAnsi="Times New Roman"/>
                    <w:szCs w:val="21"/>
                  </w:rPr>
                </w:rPrChange>
              </w:rPr>
            </w:pPr>
            <w:r w:rsidRPr="00C3350A">
              <w:rPr>
                <w:rFonts w:ascii="Times New Roman" w:hAnsi="Times New Roman"/>
                <w:szCs w:val="21"/>
                <w:highlight w:val="yellow"/>
                <w:rPrChange w:id="178" w:author="user" w:date="2017-11-25T17:59:00Z">
                  <w:rPr>
                    <w:rFonts w:ascii="Times New Roman" w:hAnsi="Times New Roman"/>
                    <w:szCs w:val="21"/>
                  </w:rPr>
                </w:rPrChange>
              </w:rPr>
              <w:t>≤5(8)</w:t>
            </w:r>
            <w:r w:rsidRPr="00C3350A">
              <w:rPr>
                <w:rFonts w:ascii="Times New Roman" w:hAnsi="Times New Roman"/>
                <w:szCs w:val="21"/>
                <w:highlight w:val="yellow"/>
                <w:vertAlign w:val="superscript"/>
                <w:rPrChange w:id="179" w:author="user" w:date="2017-11-25T17:59:00Z">
                  <w:rPr>
                    <w:rFonts w:ascii="Times New Roman" w:hAnsi="Times New Roman"/>
                    <w:szCs w:val="21"/>
                    <w:vertAlign w:val="superscript"/>
                  </w:rPr>
                </w:rPrChange>
              </w:rPr>
              <w:t xml:space="preserve"> *</w:t>
            </w:r>
          </w:p>
        </w:tc>
      </w:tr>
      <w:tr w:rsidR="0040406F" w:rsidRPr="00E54711" w:rsidTr="00856730">
        <w:trPr>
          <w:trHeight w:val="289"/>
          <w:jc w:val="center"/>
          <w:trPrChange w:id="180" w:author="user" w:date="2017-11-25T17:55:00Z">
            <w:trPr>
              <w:trHeight w:val="297"/>
              <w:jc w:val="center"/>
            </w:trPr>
          </w:trPrChange>
        </w:trPr>
        <w:tc>
          <w:tcPr>
            <w:tcW w:w="1441" w:type="dxa"/>
            <w:vAlign w:val="center"/>
            <w:tcPrChange w:id="181" w:author="user" w:date="2017-11-25T17:55:00Z">
              <w:tcPr>
                <w:tcW w:w="1583" w:type="dxa"/>
                <w:vAlign w:val="center"/>
              </w:tcPr>
            </w:tcPrChange>
          </w:tcPr>
          <w:p w:rsidR="0040406F" w:rsidRPr="00E54711" w:rsidRDefault="0040406F">
            <w:pPr>
              <w:jc w:val="center"/>
              <w:rPr>
                <w:rFonts w:ascii="Times New Roman" w:hAnsi="Times New Roman"/>
                <w:szCs w:val="21"/>
              </w:rPr>
            </w:pPr>
            <w:r w:rsidRPr="00E54711">
              <w:rPr>
                <w:rFonts w:ascii="Times New Roman" w:hAnsi="Times New Roman"/>
                <w:szCs w:val="21"/>
              </w:rPr>
              <w:t>pH</w:t>
            </w:r>
          </w:p>
        </w:tc>
        <w:tc>
          <w:tcPr>
            <w:tcW w:w="4226" w:type="dxa"/>
            <w:vAlign w:val="center"/>
            <w:tcPrChange w:id="182" w:author="user" w:date="2017-11-25T17:55:00Z">
              <w:tcPr>
                <w:tcW w:w="4643" w:type="dxa"/>
                <w:vAlign w:val="center"/>
              </w:tcPr>
            </w:tcPrChange>
          </w:tcPr>
          <w:p w:rsidR="0040406F" w:rsidRPr="00E54711" w:rsidRDefault="0040406F" w:rsidP="00F052B8">
            <w:pPr>
              <w:jc w:val="center"/>
              <w:rPr>
                <w:rFonts w:ascii="Times New Roman" w:hAnsi="Times New Roman"/>
                <w:szCs w:val="21"/>
              </w:rPr>
            </w:pPr>
            <w:r w:rsidRPr="00E54711">
              <w:rPr>
                <w:rFonts w:ascii="Times New Roman" w:hAnsi="Times New Roman"/>
                <w:szCs w:val="21"/>
              </w:rPr>
              <w:t>≤</w:t>
            </w:r>
            <w:r>
              <w:rPr>
                <w:rFonts w:ascii="Times New Roman" w:hAnsi="Times New Roman" w:hint="eastAsia"/>
                <w:szCs w:val="21"/>
              </w:rPr>
              <w:t>15</w:t>
            </w:r>
          </w:p>
        </w:tc>
        <w:tc>
          <w:tcPr>
            <w:tcW w:w="2849" w:type="dxa"/>
            <w:vAlign w:val="center"/>
            <w:tcPrChange w:id="183" w:author="user" w:date="2017-11-25T17:55:00Z">
              <w:tcPr>
                <w:tcW w:w="3130" w:type="dxa"/>
                <w:vAlign w:val="center"/>
              </w:tcPr>
            </w:tcPrChange>
          </w:tcPr>
          <w:p w:rsidR="0040406F" w:rsidRPr="00C3350A" w:rsidRDefault="0040406F">
            <w:pPr>
              <w:jc w:val="center"/>
              <w:rPr>
                <w:rFonts w:ascii="Times New Roman" w:hAnsi="Times New Roman"/>
                <w:szCs w:val="21"/>
                <w:highlight w:val="yellow"/>
                <w:rPrChange w:id="184" w:author="user" w:date="2017-11-25T17:59:00Z">
                  <w:rPr>
                    <w:rFonts w:ascii="Times New Roman" w:hAnsi="Times New Roman"/>
                    <w:szCs w:val="21"/>
                  </w:rPr>
                </w:rPrChange>
              </w:rPr>
            </w:pPr>
            <w:r w:rsidRPr="00C3350A">
              <w:rPr>
                <w:rFonts w:ascii="Times New Roman" w:hAnsi="Times New Roman"/>
                <w:szCs w:val="21"/>
                <w:highlight w:val="yellow"/>
                <w:rPrChange w:id="185" w:author="user" w:date="2017-11-25T17:59:00Z">
                  <w:rPr>
                    <w:rFonts w:ascii="Times New Roman" w:hAnsi="Times New Roman"/>
                    <w:szCs w:val="21"/>
                  </w:rPr>
                </w:rPrChange>
              </w:rPr>
              <w:t>6</w:t>
            </w:r>
            <w:r w:rsidRPr="00C3350A">
              <w:rPr>
                <w:rFonts w:ascii="Times New Roman" w:hAnsi="Times New Roman"/>
                <w:szCs w:val="21"/>
                <w:highlight w:val="yellow"/>
                <w:rPrChange w:id="186" w:author="user" w:date="2017-11-25T17:59:00Z">
                  <w:rPr>
                    <w:rFonts w:ascii="Times New Roman" w:hAnsi="Times New Roman"/>
                    <w:szCs w:val="21"/>
                  </w:rPr>
                </w:rPrChange>
              </w:rPr>
              <w:t>～</w:t>
            </w:r>
            <w:r w:rsidRPr="00C3350A">
              <w:rPr>
                <w:rFonts w:ascii="Times New Roman" w:hAnsi="Times New Roman"/>
                <w:szCs w:val="21"/>
                <w:highlight w:val="yellow"/>
                <w:rPrChange w:id="187" w:author="user" w:date="2017-11-25T17:59:00Z">
                  <w:rPr>
                    <w:rFonts w:ascii="Times New Roman" w:hAnsi="Times New Roman"/>
                    <w:szCs w:val="21"/>
                  </w:rPr>
                </w:rPrChange>
              </w:rPr>
              <w:t>9</w:t>
            </w:r>
          </w:p>
        </w:tc>
      </w:tr>
    </w:tbl>
    <w:p w:rsidR="00474C42" w:rsidRDefault="002C3AB5">
      <w:pPr>
        <w:spacing w:line="360" w:lineRule="auto"/>
        <w:rPr>
          <w:rFonts w:ascii="Times New Roman" w:hAnsi="Times New Roman"/>
          <w:szCs w:val="21"/>
        </w:rPr>
      </w:pPr>
      <w:r w:rsidRPr="0011694A">
        <w:rPr>
          <w:rFonts w:ascii="Times New Roman" w:hAnsi="Times New Roman"/>
          <w:szCs w:val="21"/>
          <w:vertAlign w:val="superscript"/>
        </w:rPr>
        <w:t xml:space="preserve">* </w:t>
      </w:r>
      <w:r w:rsidRPr="0011694A">
        <w:rPr>
          <w:rFonts w:ascii="Times New Roman" w:hAnsi="Times New Roman" w:hint="eastAsia"/>
          <w:szCs w:val="21"/>
        </w:rPr>
        <w:t>注：</w:t>
      </w:r>
      <w:r w:rsidRPr="00E54711">
        <w:rPr>
          <w:rFonts w:ascii="Times New Roman" w:hAnsi="Times New Roman"/>
          <w:szCs w:val="21"/>
        </w:rPr>
        <w:t>括号外数值为＞</w:t>
      </w:r>
      <w:r w:rsidRPr="00E54711">
        <w:rPr>
          <w:rFonts w:ascii="Times New Roman" w:hAnsi="Times New Roman"/>
          <w:szCs w:val="21"/>
        </w:rPr>
        <w:t>12℃</w:t>
      </w:r>
      <w:r w:rsidRPr="00E54711">
        <w:rPr>
          <w:rFonts w:ascii="Times New Roman" w:hAnsi="Times New Roman"/>
          <w:szCs w:val="21"/>
        </w:rPr>
        <w:t>时的控制指标</w:t>
      </w:r>
      <w:r w:rsidRPr="00E54711">
        <w:rPr>
          <w:rFonts w:ascii="Times New Roman" w:hAnsi="Times New Roman"/>
          <w:szCs w:val="21"/>
        </w:rPr>
        <w:t>,</w:t>
      </w:r>
      <w:r w:rsidRPr="00E54711">
        <w:rPr>
          <w:rFonts w:ascii="Times New Roman" w:hAnsi="Times New Roman"/>
          <w:szCs w:val="21"/>
        </w:rPr>
        <w:t>括号内数值为水温</w:t>
      </w:r>
      <w:r w:rsidRPr="00E54711">
        <w:rPr>
          <w:rFonts w:ascii="Times New Roman" w:hAnsi="Times New Roman"/>
          <w:szCs w:val="21"/>
        </w:rPr>
        <w:t>≤12℃</w:t>
      </w:r>
      <w:r w:rsidRPr="00E54711">
        <w:rPr>
          <w:rFonts w:ascii="Times New Roman" w:hAnsi="Times New Roman"/>
          <w:szCs w:val="21"/>
        </w:rPr>
        <w:t>时的控制指标。</w:t>
      </w:r>
    </w:p>
    <w:p w:rsidR="00474C42" w:rsidRPr="000B60BF" w:rsidRDefault="002C3AB5" w:rsidP="0040406F">
      <w:pPr>
        <w:spacing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废气污染物排放标准</w:t>
      </w:r>
    </w:p>
    <w:p w:rsidR="00215A7A" w:rsidRPr="000B60BF" w:rsidRDefault="00215A7A" w:rsidP="00215A7A">
      <w:pPr>
        <w:adjustRightInd w:val="0"/>
        <w:snapToGrid w:val="0"/>
        <w:spacing w:line="520" w:lineRule="exact"/>
        <w:ind w:firstLineChars="200" w:firstLine="560"/>
        <w:jc w:val="left"/>
        <w:rPr>
          <w:rFonts w:ascii="Times New Roman" w:hAnsi="Times New Roman"/>
          <w:color w:val="000000"/>
          <w:sz w:val="28"/>
          <w:szCs w:val="28"/>
        </w:rPr>
      </w:pPr>
      <w:r>
        <w:rPr>
          <w:rFonts w:ascii="Times New Roman" w:hAnsi="Times New Roman" w:hint="eastAsia"/>
          <w:sz w:val="28"/>
          <w:szCs w:val="28"/>
        </w:rPr>
        <w:t>干燥车间</w:t>
      </w:r>
      <w:r w:rsidR="002C3AB5" w:rsidRPr="00647622">
        <w:rPr>
          <w:rFonts w:ascii="Times New Roman" w:hAnsi="Times New Roman"/>
          <w:sz w:val="28"/>
          <w:szCs w:val="28"/>
        </w:rPr>
        <w:t>排放的</w:t>
      </w:r>
      <w:r>
        <w:rPr>
          <w:rFonts w:ascii="Times New Roman" w:hAnsi="Times New Roman" w:hint="eastAsia"/>
          <w:sz w:val="28"/>
          <w:szCs w:val="28"/>
        </w:rPr>
        <w:t>含粉尘</w:t>
      </w:r>
      <w:r w:rsidR="002C3AB5" w:rsidRPr="00647622">
        <w:rPr>
          <w:rFonts w:ascii="Times New Roman" w:hAnsi="Times New Roman"/>
          <w:sz w:val="28"/>
          <w:szCs w:val="28"/>
        </w:rPr>
        <w:t>废气执行</w:t>
      </w:r>
      <w:r w:rsidRPr="00647622">
        <w:rPr>
          <w:rFonts w:ascii="Times New Roman" w:hAnsi="Times New Roman"/>
          <w:color w:val="000000"/>
          <w:sz w:val="28"/>
          <w:szCs w:val="28"/>
        </w:rPr>
        <w:t>《大气污染物综合排放标准》（</w:t>
      </w:r>
      <w:r w:rsidRPr="00647622">
        <w:rPr>
          <w:rFonts w:ascii="Times New Roman" w:hAnsi="Times New Roman"/>
          <w:color w:val="000000"/>
          <w:sz w:val="28"/>
          <w:szCs w:val="28"/>
        </w:rPr>
        <w:t>GB16297-1996</w:t>
      </w:r>
      <w:r w:rsidRPr="00647622">
        <w:rPr>
          <w:rFonts w:ascii="Times New Roman" w:hAnsi="Times New Roman"/>
          <w:color w:val="000000"/>
          <w:sz w:val="28"/>
          <w:szCs w:val="28"/>
        </w:rPr>
        <w:t>）表</w:t>
      </w:r>
      <w:r w:rsidRPr="00647622">
        <w:rPr>
          <w:rFonts w:ascii="Times New Roman" w:hAnsi="Times New Roman"/>
          <w:color w:val="000000"/>
          <w:sz w:val="28"/>
          <w:szCs w:val="28"/>
        </w:rPr>
        <w:t>2</w:t>
      </w:r>
      <w:r w:rsidRPr="00647622">
        <w:rPr>
          <w:rFonts w:ascii="Times New Roman" w:hAnsi="Times New Roman"/>
          <w:color w:val="000000"/>
          <w:sz w:val="28"/>
          <w:szCs w:val="28"/>
        </w:rPr>
        <w:t>二级标准</w:t>
      </w:r>
      <w:r w:rsidR="00865702" w:rsidRPr="00647622">
        <w:rPr>
          <w:rFonts w:ascii="Times New Roman" w:hAnsi="Times New Roman"/>
          <w:color w:val="000000"/>
          <w:sz w:val="28"/>
          <w:szCs w:val="28"/>
        </w:rPr>
        <w:t>，</w:t>
      </w:r>
      <w:r>
        <w:rPr>
          <w:rFonts w:ascii="Times New Roman" w:hAnsi="Times New Roman" w:hint="eastAsia"/>
          <w:color w:val="000000"/>
          <w:sz w:val="28"/>
          <w:szCs w:val="28"/>
        </w:rPr>
        <w:t>燃煤</w:t>
      </w:r>
      <w:r>
        <w:rPr>
          <w:rFonts w:ascii="Times New Roman" w:hAnsi="Times New Roman" w:hint="eastAsia"/>
          <w:sz w:val="28"/>
          <w:szCs w:val="28"/>
        </w:rPr>
        <w:t>锅炉</w:t>
      </w:r>
      <w:r w:rsidRPr="00647622">
        <w:rPr>
          <w:rFonts w:ascii="Times New Roman" w:hAnsi="Times New Roman"/>
          <w:sz w:val="28"/>
          <w:szCs w:val="28"/>
        </w:rPr>
        <w:t>排放的废气</w:t>
      </w:r>
      <w:r>
        <w:rPr>
          <w:rFonts w:ascii="Times New Roman" w:hAnsi="Times New Roman" w:hint="eastAsia"/>
          <w:sz w:val="28"/>
          <w:szCs w:val="28"/>
        </w:rPr>
        <w:t>污染物</w:t>
      </w:r>
      <w:r w:rsidRPr="00647622">
        <w:rPr>
          <w:rFonts w:ascii="Times New Roman" w:hAnsi="Times New Roman"/>
          <w:sz w:val="28"/>
          <w:szCs w:val="28"/>
        </w:rPr>
        <w:t>执行</w:t>
      </w:r>
      <w:r>
        <w:rPr>
          <w:rFonts w:ascii="Times New Roman" w:hAnsi="Times New Roman" w:hint="eastAsia"/>
          <w:sz w:val="28"/>
          <w:szCs w:val="28"/>
        </w:rPr>
        <w:t>《</w:t>
      </w:r>
      <w:r w:rsidRPr="00215A7A">
        <w:rPr>
          <w:rFonts w:ascii="Times New Roman" w:hAnsi="Times New Roman" w:hint="eastAsia"/>
          <w:color w:val="000000"/>
          <w:sz w:val="28"/>
          <w:szCs w:val="28"/>
        </w:rPr>
        <w:t>锅炉大气污染物排放标准</w:t>
      </w:r>
      <w:r>
        <w:rPr>
          <w:rFonts w:ascii="Times New Roman" w:hAnsi="Times New Roman" w:hint="eastAsia"/>
          <w:sz w:val="28"/>
          <w:szCs w:val="28"/>
        </w:rPr>
        <w:t>》</w:t>
      </w:r>
      <w:r w:rsidRPr="00215A7A">
        <w:rPr>
          <w:rFonts w:ascii="Times New Roman" w:hAnsi="Times New Roman" w:hint="eastAsia"/>
          <w:color w:val="000000"/>
          <w:sz w:val="28"/>
          <w:szCs w:val="28"/>
        </w:rPr>
        <w:t>(GB 13271-2014</w:t>
      </w:r>
      <w:r>
        <w:rPr>
          <w:rFonts w:ascii="Times New Roman" w:hAnsi="Times New Roman" w:hint="eastAsia"/>
          <w:color w:val="000000"/>
          <w:sz w:val="28"/>
          <w:szCs w:val="28"/>
        </w:rPr>
        <w:t>)</w:t>
      </w:r>
      <w:r w:rsidRPr="00647622">
        <w:rPr>
          <w:rFonts w:ascii="Times New Roman" w:hAnsi="Times New Roman"/>
          <w:color w:val="000000"/>
          <w:sz w:val="28"/>
          <w:szCs w:val="28"/>
        </w:rPr>
        <w:t>表</w:t>
      </w:r>
      <w:r>
        <w:rPr>
          <w:rFonts w:ascii="Times New Roman" w:hAnsi="Times New Roman" w:hint="eastAsia"/>
          <w:color w:val="000000"/>
          <w:sz w:val="28"/>
          <w:szCs w:val="28"/>
        </w:rPr>
        <w:t>1</w:t>
      </w:r>
      <w:r w:rsidRPr="00647622">
        <w:rPr>
          <w:rFonts w:ascii="Times New Roman" w:hAnsi="Times New Roman"/>
          <w:color w:val="000000"/>
          <w:sz w:val="28"/>
          <w:szCs w:val="28"/>
        </w:rPr>
        <w:t>标准，具体见表</w:t>
      </w:r>
      <w:r w:rsidRPr="00647622">
        <w:rPr>
          <w:rFonts w:ascii="Times New Roman" w:hAnsi="Times New Roman"/>
          <w:color w:val="000000"/>
          <w:sz w:val="28"/>
          <w:szCs w:val="28"/>
        </w:rPr>
        <w:t>3.3.2-5</w:t>
      </w:r>
      <w:r w:rsidRPr="00647622">
        <w:rPr>
          <w:rFonts w:ascii="Times New Roman" w:hAnsi="Times New Roman"/>
          <w:color w:val="000000"/>
          <w:sz w:val="28"/>
          <w:szCs w:val="28"/>
        </w:rPr>
        <w:t>。</w:t>
      </w:r>
      <w:r w:rsidRPr="000B60BF">
        <w:rPr>
          <w:rFonts w:ascii="Times New Roman" w:hAnsi="Times New Roman"/>
          <w:color w:val="000000"/>
          <w:sz w:val="28"/>
          <w:szCs w:val="28"/>
        </w:rPr>
        <w:t xml:space="preserve"> </w:t>
      </w:r>
    </w:p>
    <w:p w:rsidR="00822604" w:rsidRDefault="00822604" w:rsidP="00215A7A">
      <w:pPr>
        <w:adjustRightInd w:val="0"/>
        <w:snapToGrid w:val="0"/>
        <w:spacing w:line="520" w:lineRule="exact"/>
        <w:ind w:firstLineChars="200" w:firstLine="482"/>
        <w:jc w:val="center"/>
        <w:rPr>
          <w:rFonts w:ascii="Times New Roman" w:hAnsi="Times New Roman"/>
          <w:b/>
          <w:bCs/>
          <w:snapToGrid w:val="0"/>
          <w:sz w:val="24"/>
          <w:szCs w:val="24"/>
        </w:rPr>
      </w:pPr>
    </w:p>
    <w:p w:rsidR="00822604" w:rsidRDefault="00822604" w:rsidP="00215A7A">
      <w:pPr>
        <w:adjustRightInd w:val="0"/>
        <w:snapToGrid w:val="0"/>
        <w:spacing w:line="520" w:lineRule="exact"/>
        <w:ind w:firstLineChars="200" w:firstLine="482"/>
        <w:jc w:val="center"/>
        <w:rPr>
          <w:rFonts w:ascii="Times New Roman" w:hAnsi="Times New Roman"/>
          <w:b/>
          <w:bCs/>
          <w:snapToGrid w:val="0"/>
          <w:sz w:val="24"/>
          <w:szCs w:val="24"/>
        </w:rPr>
      </w:pPr>
    </w:p>
    <w:p w:rsidR="00822604" w:rsidRDefault="00822604" w:rsidP="00215A7A">
      <w:pPr>
        <w:adjustRightInd w:val="0"/>
        <w:snapToGrid w:val="0"/>
        <w:spacing w:line="520" w:lineRule="exact"/>
        <w:ind w:firstLineChars="200" w:firstLine="482"/>
        <w:jc w:val="center"/>
        <w:rPr>
          <w:rFonts w:ascii="Times New Roman" w:hAnsi="Times New Roman"/>
          <w:b/>
          <w:bCs/>
          <w:snapToGrid w:val="0"/>
          <w:sz w:val="24"/>
          <w:szCs w:val="24"/>
        </w:rPr>
      </w:pPr>
    </w:p>
    <w:p w:rsidR="00822604" w:rsidRDefault="00822604" w:rsidP="00215A7A">
      <w:pPr>
        <w:adjustRightInd w:val="0"/>
        <w:snapToGrid w:val="0"/>
        <w:spacing w:line="520" w:lineRule="exact"/>
        <w:ind w:firstLineChars="200" w:firstLine="482"/>
        <w:jc w:val="center"/>
        <w:rPr>
          <w:rFonts w:ascii="Times New Roman" w:hAnsi="Times New Roman"/>
          <w:b/>
          <w:bCs/>
          <w:snapToGrid w:val="0"/>
          <w:sz w:val="24"/>
          <w:szCs w:val="24"/>
        </w:rPr>
      </w:pPr>
    </w:p>
    <w:p w:rsidR="00822604" w:rsidRDefault="00822604" w:rsidP="00215A7A">
      <w:pPr>
        <w:adjustRightInd w:val="0"/>
        <w:snapToGrid w:val="0"/>
        <w:spacing w:line="520" w:lineRule="exact"/>
        <w:ind w:firstLineChars="200" w:firstLine="482"/>
        <w:jc w:val="center"/>
        <w:rPr>
          <w:rFonts w:ascii="Times New Roman" w:hAnsi="Times New Roman"/>
          <w:b/>
          <w:bCs/>
          <w:snapToGrid w:val="0"/>
          <w:sz w:val="24"/>
          <w:szCs w:val="24"/>
        </w:rPr>
      </w:pPr>
    </w:p>
    <w:p w:rsidR="00822604" w:rsidRDefault="00822604" w:rsidP="00215A7A">
      <w:pPr>
        <w:adjustRightInd w:val="0"/>
        <w:snapToGrid w:val="0"/>
        <w:spacing w:line="520" w:lineRule="exact"/>
        <w:ind w:firstLineChars="200" w:firstLine="482"/>
        <w:jc w:val="center"/>
        <w:rPr>
          <w:rFonts w:ascii="Times New Roman" w:hAnsi="Times New Roman"/>
          <w:b/>
          <w:bCs/>
          <w:snapToGrid w:val="0"/>
          <w:sz w:val="24"/>
          <w:szCs w:val="24"/>
        </w:rPr>
      </w:pPr>
    </w:p>
    <w:p w:rsidR="00215A7A" w:rsidRPr="000B60BF" w:rsidRDefault="00215A7A" w:rsidP="00215A7A">
      <w:pPr>
        <w:adjustRightInd w:val="0"/>
        <w:snapToGrid w:val="0"/>
        <w:spacing w:line="520" w:lineRule="exact"/>
        <w:ind w:firstLineChars="200" w:firstLine="482"/>
        <w:jc w:val="center"/>
        <w:rPr>
          <w:rFonts w:ascii="Times New Roman" w:hAnsi="Times New Roman"/>
          <w:b/>
          <w:bCs/>
          <w:snapToGrid w:val="0"/>
          <w:sz w:val="24"/>
          <w:szCs w:val="24"/>
        </w:rPr>
      </w:pPr>
      <w:r w:rsidRPr="000B60BF">
        <w:rPr>
          <w:rFonts w:ascii="Times New Roman" w:hAnsi="Times New Roman"/>
          <w:b/>
          <w:bCs/>
          <w:snapToGrid w:val="0"/>
          <w:sz w:val="24"/>
          <w:szCs w:val="24"/>
        </w:rPr>
        <w:lastRenderedPageBreak/>
        <w:t>表</w:t>
      </w:r>
      <w:r w:rsidRPr="000B60BF">
        <w:rPr>
          <w:rFonts w:ascii="Times New Roman" w:hAnsi="Times New Roman"/>
          <w:b/>
          <w:bCs/>
          <w:snapToGrid w:val="0"/>
          <w:sz w:val="24"/>
          <w:szCs w:val="24"/>
        </w:rPr>
        <w:t xml:space="preserve">3.3.2-5  </w:t>
      </w:r>
      <w:r w:rsidRPr="000B60BF">
        <w:rPr>
          <w:rFonts w:ascii="Times New Roman" w:hAnsi="Times New Roman"/>
          <w:b/>
          <w:bCs/>
          <w:snapToGrid w:val="0"/>
          <w:sz w:val="24"/>
          <w:szCs w:val="24"/>
        </w:rPr>
        <w:t>大气污染物排放标准</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Change w:id="188" w:author="user" w:date="2017-11-25T18:00:00Z">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PrChange>
      </w:tblPr>
      <w:tblGrid>
        <w:gridCol w:w="1067"/>
        <w:gridCol w:w="1559"/>
        <w:gridCol w:w="709"/>
        <w:gridCol w:w="1417"/>
        <w:gridCol w:w="1134"/>
        <w:gridCol w:w="3186"/>
        <w:tblGridChange w:id="189">
          <w:tblGrid>
            <w:gridCol w:w="879"/>
            <w:gridCol w:w="1003"/>
            <w:gridCol w:w="679"/>
            <w:gridCol w:w="1160"/>
            <w:gridCol w:w="2156"/>
            <w:gridCol w:w="3195"/>
          </w:tblGrid>
        </w:tblGridChange>
      </w:tblGrid>
      <w:tr w:rsidR="00215A7A" w:rsidRPr="000B60BF" w:rsidTr="00C3350A">
        <w:trPr>
          <w:trHeight w:val="280"/>
          <w:jc w:val="center"/>
          <w:trPrChange w:id="190" w:author="user" w:date="2017-11-25T18:00:00Z">
            <w:trPr>
              <w:trHeight w:val="280"/>
              <w:jc w:val="center"/>
            </w:trPr>
          </w:trPrChange>
        </w:trPr>
        <w:tc>
          <w:tcPr>
            <w:tcW w:w="1067" w:type="dxa"/>
            <w:vMerge w:val="restart"/>
            <w:vAlign w:val="center"/>
            <w:tcPrChange w:id="191" w:author="user" w:date="2017-11-25T18:00:00Z">
              <w:tcPr>
                <w:tcW w:w="879" w:type="dxa"/>
                <w:vMerge w:val="restart"/>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污染物</w:t>
            </w:r>
          </w:p>
        </w:tc>
        <w:tc>
          <w:tcPr>
            <w:tcW w:w="1559" w:type="dxa"/>
            <w:vMerge w:val="restart"/>
            <w:vAlign w:val="center"/>
            <w:tcPrChange w:id="192" w:author="user" w:date="2017-11-25T18:00:00Z">
              <w:tcPr>
                <w:tcW w:w="1003" w:type="dxa"/>
                <w:vMerge w:val="restart"/>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最高允许排放</w:t>
            </w:r>
          </w:p>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浓度（</w:t>
            </w:r>
            <w:r w:rsidRPr="000B60BF">
              <w:rPr>
                <w:rFonts w:ascii="Times New Roman" w:hAnsi="Times New Roman"/>
                <w:color w:val="000000"/>
                <w:szCs w:val="21"/>
              </w:rPr>
              <w:t>mg/m</w:t>
            </w:r>
            <w:r w:rsidRPr="000B60BF">
              <w:rPr>
                <w:rFonts w:ascii="Times New Roman" w:hAnsi="Times New Roman"/>
                <w:color w:val="000000"/>
                <w:szCs w:val="21"/>
                <w:vertAlign w:val="superscript"/>
              </w:rPr>
              <w:t>3</w:t>
            </w:r>
            <w:r w:rsidRPr="000B60BF">
              <w:rPr>
                <w:rFonts w:ascii="Times New Roman" w:hAnsi="Times New Roman"/>
                <w:color w:val="000000"/>
                <w:szCs w:val="21"/>
              </w:rPr>
              <w:t>）</w:t>
            </w:r>
          </w:p>
        </w:tc>
        <w:tc>
          <w:tcPr>
            <w:tcW w:w="709" w:type="dxa"/>
            <w:vMerge w:val="restart"/>
            <w:vAlign w:val="center"/>
            <w:tcPrChange w:id="193" w:author="user" w:date="2017-11-25T18:00:00Z">
              <w:tcPr>
                <w:tcW w:w="679" w:type="dxa"/>
                <w:vMerge w:val="restart"/>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排气筒</w:t>
            </w:r>
          </w:p>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高度（</w:t>
            </w:r>
            <w:r w:rsidRPr="000B60BF">
              <w:rPr>
                <w:rFonts w:ascii="Times New Roman" w:hAnsi="Times New Roman"/>
                <w:color w:val="000000"/>
                <w:szCs w:val="21"/>
              </w:rPr>
              <w:t>m</w:t>
            </w:r>
            <w:r w:rsidRPr="000B60BF">
              <w:rPr>
                <w:rFonts w:ascii="Times New Roman" w:hAnsi="Times New Roman"/>
                <w:color w:val="000000"/>
                <w:szCs w:val="21"/>
              </w:rPr>
              <w:t>）</w:t>
            </w:r>
          </w:p>
        </w:tc>
        <w:tc>
          <w:tcPr>
            <w:tcW w:w="2551" w:type="dxa"/>
            <w:gridSpan w:val="2"/>
            <w:vAlign w:val="center"/>
            <w:tcPrChange w:id="194" w:author="user" w:date="2017-11-25T18:00:00Z">
              <w:tcPr>
                <w:tcW w:w="3316" w:type="dxa"/>
                <w:gridSpan w:val="2"/>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无组织排放监控浓度值</w:t>
            </w:r>
          </w:p>
        </w:tc>
        <w:tc>
          <w:tcPr>
            <w:tcW w:w="3186" w:type="dxa"/>
            <w:vMerge w:val="restart"/>
            <w:vAlign w:val="center"/>
            <w:tcPrChange w:id="195" w:author="user" w:date="2017-11-25T18:00:00Z">
              <w:tcPr>
                <w:tcW w:w="3195" w:type="dxa"/>
                <w:vMerge w:val="restart"/>
                <w:vAlign w:val="center"/>
              </w:tcPr>
            </w:tcPrChange>
          </w:tcPr>
          <w:p w:rsidR="00215A7A" w:rsidRPr="000B60BF" w:rsidRDefault="00215A7A" w:rsidP="00A30BF1">
            <w:pPr>
              <w:jc w:val="center"/>
              <w:rPr>
                <w:rFonts w:ascii="Times New Roman" w:hAnsi="Times New Roman"/>
                <w:color w:val="000000"/>
                <w:szCs w:val="21"/>
              </w:rPr>
            </w:pPr>
            <w:r>
              <w:rPr>
                <w:rFonts w:ascii="Times New Roman" w:hAnsi="Times New Roman" w:hint="eastAsia"/>
                <w:color w:val="000000"/>
                <w:szCs w:val="21"/>
              </w:rPr>
              <w:t>排放标准</w:t>
            </w:r>
          </w:p>
        </w:tc>
      </w:tr>
      <w:tr w:rsidR="00215A7A" w:rsidRPr="000B60BF" w:rsidTr="00C3350A">
        <w:trPr>
          <w:trHeight w:val="299"/>
          <w:jc w:val="center"/>
          <w:trPrChange w:id="196" w:author="user" w:date="2017-11-25T18:00:00Z">
            <w:trPr>
              <w:trHeight w:val="299"/>
              <w:jc w:val="center"/>
            </w:trPr>
          </w:trPrChange>
        </w:trPr>
        <w:tc>
          <w:tcPr>
            <w:tcW w:w="1067" w:type="dxa"/>
            <w:vMerge/>
            <w:vAlign w:val="center"/>
            <w:tcPrChange w:id="197" w:author="user" w:date="2017-11-25T18:00:00Z">
              <w:tcPr>
                <w:tcW w:w="879" w:type="dxa"/>
                <w:vMerge/>
                <w:vAlign w:val="center"/>
              </w:tcPr>
            </w:tcPrChange>
          </w:tcPr>
          <w:p w:rsidR="00215A7A" w:rsidRPr="000B60BF" w:rsidRDefault="00215A7A" w:rsidP="00A30BF1">
            <w:pPr>
              <w:jc w:val="center"/>
              <w:rPr>
                <w:rFonts w:ascii="Times New Roman" w:hAnsi="Times New Roman"/>
                <w:color w:val="000000"/>
                <w:szCs w:val="21"/>
              </w:rPr>
            </w:pPr>
          </w:p>
        </w:tc>
        <w:tc>
          <w:tcPr>
            <w:tcW w:w="1559" w:type="dxa"/>
            <w:vMerge/>
            <w:vAlign w:val="center"/>
            <w:tcPrChange w:id="198" w:author="user" w:date="2017-11-25T18:00:00Z">
              <w:tcPr>
                <w:tcW w:w="1003" w:type="dxa"/>
                <w:vMerge/>
                <w:vAlign w:val="center"/>
              </w:tcPr>
            </w:tcPrChange>
          </w:tcPr>
          <w:p w:rsidR="00215A7A" w:rsidRPr="000B60BF" w:rsidRDefault="00215A7A" w:rsidP="00A30BF1">
            <w:pPr>
              <w:jc w:val="center"/>
              <w:rPr>
                <w:rFonts w:ascii="Times New Roman" w:hAnsi="Times New Roman"/>
                <w:color w:val="000000"/>
                <w:szCs w:val="21"/>
              </w:rPr>
            </w:pPr>
          </w:p>
        </w:tc>
        <w:tc>
          <w:tcPr>
            <w:tcW w:w="709" w:type="dxa"/>
            <w:vMerge/>
            <w:vAlign w:val="center"/>
            <w:tcPrChange w:id="199" w:author="user" w:date="2017-11-25T18:00:00Z">
              <w:tcPr>
                <w:tcW w:w="679" w:type="dxa"/>
                <w:vMerge/>
                <w:vAlign w:val="center"/>
              </w:tcPr>
            </w:tcPrChange>
          </w:tcPr>
          <w:p w:rsidR="00215A7A" w:rsidRPr="000B60BF" w:rsidRDefault="00215A7A" w:rsidP="00A30BF1">
            <w:pPr>
              <w:jc w:val="center"/>
              <w:rPr>
                <w:rFonts w:ascii="Times New Roman" w:hAnsi="Times New Roman"/>
                <w:color w:val="000000"/>
                <w:szCs w:val="21"/>
              </w:rPr>
            </w:pPr>
          </w:p>
        </w:tc>
        <w:tc>
          <w:tcPr>
            <w:tcW w:w="1417" w:type="dxa"/>
            <w:vAlign w:val="center"/>
            <w:tcPrChange w:id="200" w:author="user" w:date="2017-11-25T18:00:00Z">
              <w:tcPr>
                <w:tcW w:w="1160" w:type="dxa"/>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监控点</w:t>
            </w:r>
          </w:p>
        </w:tc>
        <w:tc>
          <w:tcPr>
            <w:tcW w:w="1134" w:type="dxa"/>
            <w:vAlign w:val="center"/>
            <w:tcPrChange w:id="201" w:author="user" w:date="2017-11-25T18:00:00Z">
              <w:tcPr>
                <w:tcW w:w="2156" w:type="dxa"/>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浓度（</w:t>
            </w:r>
            <w:r w:rsidRPr="000B60BF">
              <w:rPr>
                <w:rFonts w:ascii="Times New Roman" w:hAnsi="Times New Roman"/>
                <w:color w:val="000000"/>
                <w:szCs w:val="21"/>
              </w:rPr>
              <w:t>mg/m</w:t>
            </w:r>
            <w:r w:rsidRPr="000B60BF">
              <w:rPr>
                <w:rFonts w:ascii="Times New Roman" w:hAnsi="Times New Roman"/>
                <w:color w:val="000000"/>
                <w:szCs w:val="21"/>
                <w:vertAlign w:val="superscript"/>
              </w:rPr>
              <w:t>3</w:t>
            </w:r>
            <w:r w:rsidRPr="000B60BF">
              <w:rPr>
                <w:rFonts w:ascii="Times New Roman" w:hAnsi="Times New Roman"/>
                <w:color w:val="000000"/>
                <w:szCs w:val="21"/>
              </w:rPr>
              <w:t>）</w:t>
            </w:r>
          </w:p>
        </w:tc>
        <w:tc>
          <w:tcPr>
            <w:tcW w:w="3186" w:type="dxa"/>
            <w:vMerge/>
            <w:vAlign w:val="center"/>
            <w:tcPrChange w:id="202" w:author="user" w:date="2017-11-25T18:00:00Z">
              <w:tcPr>
                <w:tcW w:w="3195" w:type="dxa"/>
                <w:vMerge/>
                <w:vAlign w:val="center"/>
              </w:tcPr>
            </w:tcPrChange>
          </w:tcPr>
          <w:p w:rsidR="00215A7A" w:rsidRPr="000B60BF" w:rsidRDefault="00215A7A" w:rsidP="00A30BF1">
            <w:pPr>
              <w:jc w:val="center"/>
              <w:rPr>
                <w:rFonts w:ascii="Times New Roman" w:hAnsi="Times New Roman"/>
                <w:color w:val="000000"/>
                <w:szCs w:val="21"/>
              </w:rPr>
            </w:pPr>
          </w:p>
        </w:tc>
      </w:tr>
      <w:tr w:rsidR="00215A7A" w:rsidRPr="000B60BF" w:rsidTr="00C3350A">
        <w:trPr>
          <w:jc w:val="center"/>
          <w:trPrChange w:id="203" w:author="user" w:date="2017-11-25T18:00:00Z">
            <w:trPr>
              <w:jc w:val="center"/>
            </w:trPr>
          </w:trPrChange>
        </w:trPr>
        <w:tc>
          <w:tcPr>
            <w:tcW w:w="1067" w:type="dxa"/>
            <w:vAlign w:val="center"/>
            <w:tcPrChange w:id="204" w:author="user" w:date="2017-11-25T18:00:00Z">
              <w:tcPr>
                <w:tcW w:w="879" w:type="dxa"/>
                <w:vAlign w:val="center"/>
              </w:tcPr>
            </w:tcPrChange>
          </w:tcPr>
          <w:p w:rsidR="00215A7A" w:rsidRPr="000B60BF" w:rsidRDefault="00215A7A" w:rsidP="00A30BF1">
            <w:pPr>
              <w:jc w:val="center"/>
              <w:rPr>
                <w:rFonts w:ascii="Times New Roman" w:hAnsi="Times New Roman"/>
                <w:color w:val="000000"/>
                <w:szCs w:val="21"/>
              </w:rPr>
            </w:pPr>
            <w:r>
              <w:rPr>
                <w:rFonts w:ascii="Times New Roman" w:hAnsi="Times New Roman" w:hint="eastAsia"/>
                <w:szCs w:val="21"/>
              </w:rPr>
              <w:t>颗粒物</w:t>
            </w:r>
          </w:p>
        </w:tc>
        <w:tc>
          <w:tcPr>
            <w:tcW w:w="1559" w:type="dxa"/>
            <w:vAlign w:val="center"/>
            <w:tcPrChange w:id="205" w:author="user" w:date="2017-11-25T18:00:00Z">
              <w:tcPr>
                <w:tcW w:w="1003" w:type="dxa"/>
                <w:vAlign w:val="center"/>
              </w:tcPr>
            </w:tcPrChange>
          </w:tcPr>
          <w:p w:rsidR="00215A7A" w:rsidRPr="000B60BF" w:rsidRDefault="00215A7A" w:rsidP="00A30BF1">
            <w:pPr>
              <w:jc w:val="center"/>
              <w:rPr>
                <w:rFonts w:ascii="Times New Roman" w:hAnsi="Times New Roman"/>
                <w:color w:val="000000"/>
                <w:szCs w:val="21"/>
              </w:rPr>
            </w:pPr>
            <w:r>
              <w:rPr>
                <w:rFonts w:ascii="Times New Roman" w:hAnsi="Times New Roman" w:hint="eastAsia"/>
                <w:color w:val="000000"/>
                <w:szCs w:val="21"/>
              </w:rPr>
              <w:t>120</w:t>
            </w:r>
          </w:p>
        </w:tc>
        <w:tc>
          <w:tcPr>
            <w:tcW w:w="709" w:type="dxa"/>
            <w:vAlign w:val="center"/>
            <w:tcPrChange w:id="206" w:author="user" w:date="2017-11-25T18:00:00Z">
              <w:tcPr>
                <w:tcW w:w="679" w:type="dxa"/>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15</w:t>
            </w:r>
          </w:p>
        </w:tc>
        <w:tc>
          <w:tcPr>
            <w:tcW w:w="1417" w:type="dxa"/>
            <w:vAlign w:val="center"/>
            <w:tcPrChange w:id="207" w:author="user" w:date="2017-11-25T18:00:00Z">
              <w:tcPr>
                <w:tcW w:w="1160" w:type="dxa"/>
                <w:vAlign w:val="center"/>
              </w:tcPr>
            </w:tcPrChange>
          </w:tcPr>
          <w:p w:rsidR="00215A7A" w:rsidRPr="000B60BF" w:rsidRDefault="00215A7A" w:rsidP="00A30BF1">
            <w:pPr>
              <w:jc w:val="center"/>
              <w:rPr>
                <w:rFonts w:ascii="Times New Roman" w:hAnsi="Times New Roman"/>
                <w:color w:val="000000"/>
                <w:szCs w:val="21"/>
              </w:rPr>
            </w:pPr>
            <w:r w:rsidRPr="000B60BF">
              <w:rPr>
                <w:rFonts w:ascii="Times New Roman" w:hAnsi="Times New Roman"/>
                <w:color w:val="000000"/>
                <w:szCs w:val="21"/>
              </w:rPr>
              <w:t>周界外浓度最高点</w:t>
            </w:r>
          </w:p>
        </w:tc>
        <w:tc>
          <w:tcPr>
            <w:tcW w:w="1134" w:type="dxa"/>
            <w:vAlign w:val="center"/>
            <w:tcPrChange w:id="208" w:author="user" w:date="2017-11-25T18:00:00Z">
              <w:tcPr>
                <w:tcW w:w="2156" w:type="dxa"/>
                <w:vAlign w:val="center"/>
              </w:tcPr>
            </w:tcPrChange>
          </w:tcPr>
          <w:p w:rsidR="00215A7A" w:rsidRPr="000B60BF" w:rsidRDefault="00215A7A" w:rsidP="00A30BF1">
            <w:pPr>
              <w:jc w:val="center"/>
              <w:rPr>
                <w:rFonts w:ascii="Times New Roman" w:hAnsi="Times New Roman"/>
                <w:color w:val="000000"/>
                <w:szCs w:val="21"/>
              </w:rPr>
            </w:pPr>
            <w:r>
              <w:rPr>
                <w:rFonts w:ascii="Times New Roman" w:hAnsi="Times New Roman" w:hint="eastAsia"/>
                <w:color w:val="000000"/>
                <w:szCs w:val="21"/>
              </w:rPr>
              <w:t>1.0</w:t>
            </w:r>
          </w:p>
        </w:tc>
        <w:tc>
          <w:tcPr>
            <w:tcW w:w="3186" w:type="dxa"/>
            <w:vAlign w:val="center"/>
            <w:tcPrChange w:id="209" w:author="user" w:date="2017-11-25T18:00:00Z">
              <w:tcPr>
                <w:tcW w:w="3195" w:type="dxa"/>
                <w:vAlign w:val="center"/>
              </w:tcPr>
            </w:tcPrChange>
          </w:tcPr>
          <w:p w:rsidR="00215A7A" w:rsidRDefault="00FD4726" w:rsidP="00A30BF1">
            <w:pPr>
              <w:jc w:val="center"/>
              <w:rPr>
                <w:rFonts w:ascii="Times New Roman" w:hAnsi="Times New Roman"/>
                <w:color w:val="000000"/>
                <w:szCs w:val="21"/>
              </w:rPr>
            </w:pPr>
            <w:r w:rsidRPr="00FD4726">
              <w:rPr>
                <w:rFonts w:ascii="Times New Roman" w:hAnsi="Times New Roman" w:hint="eastAsia"/>
                <w:color w:val="000000"/>
                <w:szCs w:val="21"/>
              </w:rPr>
              <w:t>《大气污染物综合排放标准》（</w:t>
            </w:r>
            <w:r w:rsidRPr="00FD4726">
              <w:rPr>
                <w:rFonts w:ascii="Times New Roman" w:hAnsi="Times New Roman" w:hint="eastAsia"/>
                <w:color w:val="000000"/>
                <w:szCs w:val="21"/>
              </w:rPr>
              <w:t>GB16297-1996</w:t>
            </w:r>
            <w:r w:rsidRPr="00FD4726">
              <w:rPr>
                <w:rFonts w:ascii="Times New Roman" w:hAnsi="Times New Roman" w:hint="eastAsia"/>
                <w:color w:val="000000"/>
                <w:szCs w:val="21"/>
              </w:rPr>
              <w:t>）表</w:t>
            </w:r>
            <w:r w:rsidRPr="00FD4726">
              <w:rPr>
                <w:rFonts w:ascii="Times New Roman" w:hAnsi="Times New Roman" w:hint="eastAsia"/>
                <w:color w:val="000000"/>
                <w:szCs w:val="21"/>
              </w:rPr>
              <w:t>2</w:t>
            </w:r>
            <w:r w:rsidRPr="00FD4726">
              <w:rPr>
                <w:rFonts w:ascii="Times New Roman" w:hAnsi="Times New Roman" w:hint="eastAsia"/>
                <w:color w:val="000000"/>
                <w:szCs w:val="21"/>
              </w:rPr>
              <w:t>二级标准</w:t>
            </w:r>
          </w:p>
        </w:tc>
      </w:tr>
      <w:tr w:rsidR="00FD4726" w:rsidRPr="000B60BF" w:rsidTr="00C3350A">
        <w:trPr>
          <w:jc w:val="center"/>
          <w:trPrChange w:id="210" w:author="user" w:date="2017-11-25T18:00:00Z">
            <w:trPr>
              <w:jc w:val="center"/>
            </w:trPr>
          </w:trPrChange>
        </w:trPr>
        <w:tc>
          <w:tcPr>
            <w:tcW w:w="1067" w:type="dxa"/>
            <w:vAlign w:val="center"/>
            <w:tcPrChange w:id="211" w:author="user" w:date="2017-11-25T18:00:00Z">
              <w:tcPr>
                <w:tcW w:w="879" w:type="dxa"/>
                <w:vAlign w:val="center"/>
              </w:tcPr>
            </w:tcPrChange>
          </w:tcPr>
          <w:p w:rsidR="00FD4726" w:rsidRDefault="00FD4726" w:rsidP="00A30BF1">
            <w:pPr>
              <w:jc w:val="center"/>
              <w:rPr>
                <w:rFonts w:ascii="Times New Roman" w:hAnsi="Times New Roman"/>
                <w:szCs w:val="21"/>
              </w:rPr>
            </w:pPr>
            <w:r>
              <w:rPr>
                <w:rFonts w:ascii="Times New Roman" w:hAnsi="Times New Roman" w:hint="eastAsia"/>
                <w:szCs w:val="21"/>
              </w:rPr>
              <w:t>颗粒物</w:t>
            </w:r>
          </w:p>
        </w:tc>
        <w:tc>
          <w:tcPr>
            <w:tcW w:w="1559" w:type="dxa"/>
            <w:vAlign w:val="center"/>
            <w:tcPrChange w:id="212" w:author="user" w:date="2017-11-25T18:00:00Z">
              <w:tcPr>
                <w:tcW w:w="1003" w:type="dxa"/>
                <w:vAlign w:val="center"/>
              </w:tcPr>
            </w:tcPrChange>
          </w:tcPr>
          <w:p w:rsidR="00FD4726" w:rsidRDefault="00FD4726" w:rsidP="00A30BF1">
            <w:pPr>
              <w:jc w:val="center"/>
              <w:rPr>
                <w:rFonts w:ascii="Times New Roman" w:hAnsi="Times New Roman"/>
                <w:color w:val="000000"/>
                <w:szCs w:val="21"/>
              </w:rPr>
            </w:pPr>
            <w:r>
              <w:rPr>
                <w:rFonts w:ascii="Times New Roman" w:hAnsi="Times New Roman" w:hint="eastAsia"/>
                <w:color w:val="000000"/>
                <w:szCs w:val="21"/>
              </w:rPr>
              <w:t>20</w:t>
            </w:r>
          </w:p>
        </w:tc>
        <w:tc>
          <w:tcPr>
            <w:tcW w:w="709" w:type="dxa"/>
            <w:vAlign w:val="center"/>
            <w:tcPrChange w:id="213" w:author="user" w:date="2017-11-25T18:00:00Z">
              <w:tcPr>
                <w:tcW w:w="679"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20</w:t>
            </w:r>
          </w:p>
        </w:tc>
        <w:tc>
          <w:tcPr>
            <w:tcW w:w="1417" w:type="dxa"/>
            <w:vAlign w:val="center"/>
            <w:tcPrChange w:id="214" w:author="user" w:date="2017-11-25T18:00:00Z">
              <w:tcPr>
                <w:tcW w:w="1160"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1134" w:type="dxa"/>
            <w:vAlign w:val="center"/>
            <w:tcPrChange w:id="215" w:author="user" w:date="2017-11-25T18:00:00Z">
              <w:tcPr>
                <w:tcW w:w="2156" w:type="dxa"/>
                <w:vAlign w:val="center"/>
              </w:tcPr>
            </w:tcPrChange>
          </w:tcPr>
          <w:p w:rsidR="00FD4726"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3186" w:type="dxa"/>
            <w:vMerge w:val="restart"/>
            <w:vAlign w:val="center"/>
            <w:tcPrChange w:id="216" w:author="user" w:date="2017-11-25T18:00:00Z">
              <w:tcPr>
                <w:tcW w:w="3195" w:type="dxa"/>
                <w:vMerge w:val="restart"/>
                <w:vAlign w:val="center"/>
              </w:tcPr>
            </w:tcPrChange>
          </w:tcPr>
          <w:p w:rsidR="00FD4726" w:rsidRDefault="00FD4726" w:rsidP="00A30BF1">
            <w:pPr>
              <w:jc w:val="center"/>
              <w:rPr>
                <w:rFonts w:ascii="Times New Roman" w:hAnsi="Times New Roman"/>
                <w:color w:val="000000"/>
                <w:szCs w:val="21"/>
              </w:rPr>
            </w:pPr>
            <w:r w:rsidRPr="00FD4726">
              <w:rPr>
                <w:rFonts w:ascii="Times New Roman" w:hAnsi="Times New Roman" w:hint="eastAsia"/>
                <w:color w:val="000000"/>
                <w:szCs w:val="21"/>
              </w:rPr>
              <w:t>《锅炉大气污染物排放标准》</w:t>
            </w:r>
            <w:r w:rsidRPr="00FD4726">
              <w:rPr>
                <w:rFonts w:ascii="Times New Roman" w:hAnsi="Times New Roman" w:hint="eastAsia"/>
                <w:color w:val="000000"/>
                <w:szCs w:val="21"/>
              </w:rPr>
              <w:t>(GB 13271-2014)</w:t>
            </w:r>
            <w:r w:rsidRPr="00FD4726">
              <w:rPr>
                <w:rFonts w:ascii="Times New Roman" w:hAnsi="Times New Roman" w:hint="eastAsia"/>
                <w:color w:val="000000"/>
                <w:szCs w:val="21"/>
              </w:rPr>
              <w:t>表</w:t>
            </w:r>
            <w:r w:rsidRPr="00FD4726">
              <w:rPr>
                <w:rFonts w:ascii="Times New Roman" w:hAnsi="Times New Roman" w:hint="eastAsia"/>
                <w:color w:val="000000"/>
                <w:szCs w:val="21"/>
              </w:rPr>
              <w:t>1</w:t>
            </w:r>
            <w:r w:rsidRPr="00FD4726">
              <w:rPr>
                <w:rFonts w:ascii="Times New Roman" w:hAnsi="Times New Roman" w:hint="eastAsia"/>
                <w:color w:val="000000"/>
                <w:szCs w:val="21"/>
              </w:rPr>
              <w:t>标准</w:t>
            </w:r>
          </w:p>
        </w:tc>
      </w:tr>
      <w:tr w:rsidR="00FD4726" w:rsidRPr="000B60BF" w:rsidTr="00C3350A">
        <w:trPr>
          <w:jc w:val="center"/>
          <w:trPrChange w:id="217" w:author="user" w:date="2017-11-25T18:00:00Z">
            <w:trPr>
              <w:jc w:val="center"/>
            </w:trPr>
          </w:trPrChange>
        </w:trPr>
        <w:tc>
          <w:tcPr>
            <w:tcW w:w="1067" w:type="dxa"/>
            <w:vAlign w:val="center"/>
            <w:tcPrChange w:id="218" w:author="user" w:date="2017-11-25T18:00:00Z">
              <w:tcPr>
                <w:tcW w:w="879" w:type="dxa"/>
                <w:vAlign w:val="center"/>
              </w:tcPr>
            </w:tcPrChange>
          </w:tcPr>
          <w:p w:rsidR="00FD4726" w:rsidRDefault="00FD4726" w:rsidP="00A30BF1">
            <w:pPr>
              <w:jc w:val="center"/>
              <w:rPr>
                <w:rFonts w:ascii="Times New Roman" w:hAnsi="Times New Roman"/>
                <w:szCs w:val="21"/>
              </w:rPr>
            </w:pPr>
            <w:r>
              <w:rPr>
                <w:rFonts w:ascii="Times New Roman" w:hAnsi="Times New Roman" w:hint="eastAsia"/>
                <w:szCs w:val="21"/>
              </w:rPr>
              <w:t>二氧化硫</w:t>
            </w:r>
          </w:p>
        </w:tc>
        <w:tc>
          <w:tcPr>
            <w:tcW w:w="1559" w:type="dxa"/>
            <w:vAlign w:val="center"/>
            <w:tcPrChange w:id="219" w:author="user" w:date="2017-11-25T18:00:00Z">
              <w:tcPr>
                <w:tcW w:w="1003" w:type="dxa"/>
                <w:vAlign w:val="center"/>
              </w:tcPr>
            </w:tcPrChange>
          </w:tcPr>
          <w:p w:rsidR="00FD4726" w:rsidRDefault="00FD4726" w:rsidP="00A30BF1">
            <w:pPr>
              <w:jc w:val="center"/>
              <w:rPr>
                <w:rFonts w:ascii="Times New Roman" w:hAnsi="Times New Roman"/>
                <w:color w:val="000000"/>
                <w:szCs w:val="21"/>
              </w:rPr>
            </w:pPr>
            <w:r>
              <w:rPr>
                <w:rFonts w:ascii="Times New Roman" w:hAnsi="Times New Roman" w:hint="eastAsia"/>
                <w:color w:val="000000"/>
                <w:szCs w:val="21"/>
              </w:rPr>
              <w:t>50</w:t>
            </w:r>
          </w:p>
        </w:tc>
        <w:tc>
          <w:tcPr>
            <w:tcW w:w="709" w:type="dxa"/>
            <w:vAlign w:val="center"/>
            <w:tcPrChange w:id="220" w:author="user" w:date="2017-11-25T18:00:00Z">
              <w:tcPr>
                <w:tcW w:w="679"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20</w:t>
            </w:r>
          </w:p>
        </w:tc>
        <w:tc>
          <w:tcPr>
            <w:tcW w:w="1417" w:type="dxa"/>
            <w:vAlign w:val="center"/>
            <w:tcPrChange w:id="221" w:author="user" w:date="2017-11-25T18:00:00Z">
              <w:tcPr>
                <w:tcW w:w="1160"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1134" w:type="dxa"/>
            <w:vAlign w:val="center"/>
            <w:tcPrChange w:id="222" w:author="user" w:date="2017-11-25T18:00:00Z">
              <w:tcPr>
                <w:tcW w:w="2156" w:type="dxa"/>
                <w:vAlign w:val="center"/>
              </w:tcPr>
            </w:tcPrChange>
          </w:tcPr>
          <w:p w:rsidR="00FD4726"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3186" w:type="dxa"/>
            <w:vMerge/>
            <w:vAlign w:val="center"/>
            <w:tcPrChange w:id="223" w:author="user" w:date="2017-11-25T18:00:00Z">
              <w:tcPr>
                <w:tcW w:w="3195" w:type="dxa"/>
                <w:vMerge/>
                <w:vAlign w:val="center"/>
              </w:tcPr>
            </w:tcPrChange>
          </w:tcPr>
          <w:p w:rsidR="00FD4726" w:rsidRDefault="00FD4726" w:rsidP="00A30BF1">
            <w:pPr>
              <w:jc w:val="center"/>
              <w:rPr>
                <w:rFonts w:ascii="Times New Roman" w:hAnsi="Times New Roman"/>
                <w:color w:val="000000"/>
                <w:szCs w:val="21"/>
              </w:rPr>
            </w:pPr>
          </w:p>
        </w:tc>
      </w:tr>
      <w:tr w:rsidR="00FD4726" w:rsidRPr="000B60BF" w:rsidTr="00C3350A">
        <w:trPr>
          <w:jc w:val="center"/>
          <w:trPrChange w:id="224" w:author="user" w:date="2017-11-25T18:00:00Z">
            <w:trPr>
              <w:jc w:val="center"/>
            </w:trPr>
          </w:trPrChange>
        </w:trPr>
        <w:tc>
          <w:tcPr>
            <w:tcW w:w="1067" w:type="dxa"/>
            <w:vAlign w:val="center"/>
            <w:tcPrChange w:id="225" w:author="user" w:date="2017-11-25T18:00:00Z">
              <w:tcPr>
                <w:tcW w:w="879" w:type="dxa"/>
                <w:vAlign w:val="center"/>
              </w:tcPr>
            </w:tcPrChange>
          </w:tcPr>
          <w:p w:rsidR="00FD4726" w:rsidRDefault="00FD4726" w:rsidP="00A30BF1">
            <w:pPr>
              <w:jc w:val="center"/>
              <w:rPr>
                <w:rFonts w:ascii="Times New Roman" w:hAnsi="Times New Roman"/>
                <w:szCs w:val="21"/>
              </w:rPr>
            </w:pPr>
            <w:r>
              <w:rPr>
                <w:rFonts w:ascii="Times New Roman" w:hAnsi="Times New Roman" w:hint="eastAsia"/>
                <w:szCs w:val="21"/>
              </w:rPr>
              <w:t>氮氧化物</w:t>
            </w:r>
          </w:p>
        </w:tc>
        <w:tc>
          <w:tcPr>
            <w:tcW w:w="1559" w:type="dxa"/>
            <w:vAlign w:val="center"/>
            <w:tcPrChange w:id="226" w:author="user" w:date="2017-11-25T18:00:00Z">
              <w:tcPr>
                <w:tcW w:w="1003" w:type="dxa"/>
                <w:vAlign w:val="center"/>
              </w:tcPr>
            </w:tcPrChange>
          </w:tcPr>
          <w:p w:rsidR="00FD4726" w:rsidRDefault="00FD4726" w:rsidP="00A30BF1">
            <w:pPr>
              <w:jc w:val="center"/>
              <w:rPr>
                <w:rFonts w:ascii="Times New Roman" w:hAnsi="Times New Roman"/>
                <w:color w:val="000000"/>
                <w:szCs w:val="21"/>
              </w:rPr>
            </w:pPr>
            <w:r>
              <w:rPr>
                <w:rFonts w:ascii="Times New Roman" w:hAnsi="Times New Roman" w:hint="eastAsia"/>
                <w:color w:val="000000"/>
                <w:szCs w:val="21"/>
              </w:rPr>
              <w:t>200</w:t>
            </w:r>
          </w:p>
        </w:tc>
        <w:tc>
          <w:tcPr>
            <w:tcW w:w="709" w:type="dxa"/>
            <w:vAlign w:val="center"/>
            <w:tcPrChange w:id="227" w:author="user" w:date="2017-11-25T18:00:00Z">
              <w:tcPr>
                <w:tcW w:w="679"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20</w:t>
            </w:r>
          </w:p>
        </w:tc>
        <w:tc>
          <w:tcPr>
            <w:tcW w:w="1417" w:type="dxa"/>
            <w:vAlign w:val="center"/>
            <w:tcPrChange w:id="228" w:author="user" w:date="2017-11-25T18:00:00Z">
              <w:tcPr>
                <w:tcW w:w="1160"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1134" w:type="dxa"/>
            <w:vAlign w:val="center"/>
            <w:tcPrChange w:id="229" w:author="user" w:date="2017-11-25T18:00:00Z">
              <w:tcPr>
                <w:tcW w:w="2156" w:type="dxa"/>
                <w:vAlign w:val="center"/>
              </w:tcPr>
            </w:tcPrChange>
          </w:tcPr>
          <w:p w:rsidR="00FD4726"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3186" w:type="dxa"/>
            <w:vMerge/>
            <w:vAlign w:val="center"/>
            <w:tcPrChange w:id="230" w:author="user" w:date="2017-11-25T18:00:00Z">
              <w:tcPr>
                <w:tcW w:w="3195" w:type="dxa"/>
                <w:vMerge/>
                <w:vAlign w:val="center"/>
              </w:tcPr>
            </w:tcPrChange>
          </w:tcPr>
          <w:p w:rsidR="00FD4726" w:rsidRDefault="00FD4726" w:rsidP="00A30BF1">
            <w:pPr>
              <w:jc w:val="center"/>
              <w:rPr>
                <w:rFonts w:ascii="Times New Roman" w:hAnsi="Times New Roman"/>
                <w:color w:val="000000"/>
                <w:szCs w:val="21"/>
              </w:rPr>
            </w:pPr>
          </w:p>
        </w:tc>
      </w:tr>
      <w:tr w:rsidR="00FD4726" w:rsidRPr="000B60BF" w:rsidTr="00C3350A">
        <w:trPr>
          <w:jc w:val="center"/>
          <w:trPrChange w:id="231" w:author="user" w:date="2017-11-25T18:00:00Z">
            <w:trPr>
              <w:jc w:val="center"/>
            </w:trPr>
          </w:trPrChange>
        </w:trPr>
        <w:tc>
          <w:tcPr>
            <w:tcW w:w="1067" w:type="dxa"/>
            <w:vAlign w:val="center"/>
            <w:tcPrChange w:id="232" w:author="user" w:date="2017-11-25T18:00:00Z">
              <w:tcPr>
                <w:tcW w:w="879" w:type="dxa"/>
                <w:vAlign w:val="center"/>
              </w:tcPr>
            </w:tcPrChange>
          </w:tcPr>
          <w:p w:rsidR="00FD4726" w:rsidRDefault="00FD4726" w:rsidP="00A30BF1">
            <w:pPr>
              <w:jc w:val="center"/>
              <w:rPr>
                <w:rFonts w:ascii="Times New Roman" w:hAnsi="Times New Roman"/>
                <w:szCs w:val="21"/>
              </w:rPr>
            </w:pPr>
            <w:r>
              <w:rPr>
                <w:rFonts w:ascii="Times New Roman" w:hAnsi="Times New Roman" w:hint="eastAsia"/>
                <w:szCs w:val="21"/>
              </w:rPr>
              <w:t>烟气黑度（林格曼黑度，级）</w:t>
            </w:r>
          </w:p>
        </w:tc>
        <w:tc>
          <w:tcPr>
            <w:tcW w:w="1559" w:type="dxa"/>
            <w:vAlign w:val="center"/>
            <w:tcPrChange w:id="233" w:author="user" w:date="2017-11-25T18:00:00Z">
              <w:tcPr>
                <w:tcW w:w="1003" w:type="dxa"/>
                <w:vAlign w:val="center"/>
              </w:tcPr>
            </w:tcPrChange>
          </w:tcPr>
          <w:p w:rsidR="00FD4726" w:rsidRDefault="00FD4726" w:rsidP="00A30BF1">
            <w:pPr>
              <w:jc w:val="center"/>
              <w:rPr>
                <w:rFonts w:ascii="Times New Roman" w:hAnsi="Times New Roman"/>
                <w:color w:val="000000"/>
                <w:szCs w:val="21"/>
              </w:rPr>
            </w:pPr>
            <w:r w:rsidRPr="00FD4726">
              <w:rPr>
                <w:rFonts w:ascii="Times New Roman" w:hAnsi="Times New Roman" w:hint="eastAsia"/>
                <w:color w:val="000000"/>
                <w:szCs w:val="21"/>
              </w:rPr>
              <w:t>≤</w:t>
            </w:r>
            <w:r>
              <w:rPr>
                <w:rFonts w:ascii="Times New Roman" w:hAnsi="Times New Roman" w:hint="eastAsia"/>
                <w:color w:val="000000"/>
                <w:szCs w:val="21"/>
              </w:rPr>
              <w:t>1</w:t>
            </w:r>
          </w:p>
        </w:tc>
        <w:tc>
          <w:tcPr>
            <w:tcW w:w="709" w:type="dxa"/>
            <w:vAlign w:val="center"/>
            <w:tcPrChange w:id="234" w:author="user" w:date="2017-11-25T18:00:00Z">
              <w:tcPr>
                <w:tcW w:w="679"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20</w:t>
            </w:r>
          </w:p>
        </w:tc>
        <w:tc>
          <w:tcPr>
            <w:tcW w:w="1417" w:type="dxa"/>
            <w:vAlign w:val="center"/>
            <w:tcPrChange w:id="235" w:author="user" w:date="2017-11-25T18:00:00Z">
              <w:tcPr>
                <w:tcW w:w="1160" w:type="dxa"/>
                <w:vAlign w:val="center"/>
              </w:tcPr>
            </w:tcPrChange>
          </w:tcPr>
          <w:p w:rsidR="00FD4726" w:rsidRPr="000B60BF"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1134" w:type="dxa"/>
            <w:vAlign w:val="center"/>
            <w:tcPrChange w:id="236" w:author="user" w:date="2017-11-25T18:00:00Z">
              <w:tcPr>
                <w:tcW w:w="2156" w:type="dxa"/>
                <w:vAlign w:val="center"/>
              </w:tcPr>
            </w:tcPrChange>
          </w:tcPr>
          <w:p w:rsidR="00FD4726" w:rsidRDefault="00FD4726" w:rsidP="00A30BF1">
            <w:pPr>
              <w:jc w:val="center"/>
              <w:rPr>
                <w:rFonts w:ascii="Times New Roman" w:hAnsi="Times New Roman"/>
                <w:color w:val="000000"/>
                <w:szCs w:val="21"/>
              </w:rPr>
            </w:pPr>
            <w:r>
              <w:rPr>
                <w:rFonts w:ascii="Times New Roman" w:hAnsi="Times New Roman" w:hint="eastAsia"/>
                <w:color w:val="000000"/>
                <w:szCs w:val="21"/>
              </w:rPr>
              <w:t>/</w:t>
            </w:r>
          </w:p>
        </w:tc>
        <w:tc>
          <w:tcPr>
            <w:tcW w:w="3186" w:type="dxa"/>
            <w:vMerge/>
            <w:vAlign w:val="center"/>
            <w:tcPrChange w:id="237" w:author="user" w:date="2017-11-25T18:00:00Z">
              <w:tcPr>
                <w:tcW w:w="3195" w:type="dxa"/>
                <w:vMerge/>
                <w:vAlign w:val="center"/>
              </w:tcPr>
            </w:tcPrChange>
          </w:tcPr>
          <w:p w:rsidR="00FD4726" w:rsidRDefault="00FD4726" w:rsidP="00A30BF1">
            <w:pPr>
              <w:jc w:val="center"/>
              <w:rPr>
                <w:rFonts w:ascii="Times New Roman" w:hAnsi="Times New Roman"/>
                <w:color w:val="000000"/>
                <w:szCs w:val="21"/>
              </w:rPr>
            </w:pPr>
          </w:p>
        </w:tc>
      </w:tr>
    </w:tbl>
    <w:p w:rsidR="00474C42" w:rsidRPr="000B60BF" w:rsidRDefault="002C3AB5" w:rsidP="007B0B65">
      <w:pPr>
        <w:spacing w:beforeLines="50"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噪声污染物排放标准</w:t>
      </w:r>
    </w:p>
    <w:p w:rsidR="002213AF" w:rsidRPr="000B60BF" w:rsidRDefault="002C3AB5" w:rsidP="002213AF">
      <w:pPr>
        <w:spacing w:line="520" w:lineRule="exact"/>
        <w:ind w:firstLineChars="200" w:firstLine="560"/>
        <w:rPr>
          <w:rFonts w:ascii="Times New Roman" w:hAnsi="Times New Roman"/>
          <w:sz w:val="28"/>
          <w:szCs w:val="28"/>
        </w:rPr>
      </w:pPr>
      <w:r w:rsidRPr="000B60BF">
        <w:rPr>
          <w:rFonts w:ascii="Times New Roman" w:hAnsi="Times New Roman"/>
          <w:sz w:val="28"/>
          <w:szCs w:val="28"/>
        </w:rPr>
        <w:t>项目厂界噪声执行《工业企业厂界环境噪声排放标准》（</w:t>
      </w:r>
      <w:r w:rsidRPr="000B60BF">
        <w:rPr>
          <w:rFonts w:ascii="Times New Roman" w:hAnsi="Times New Roman"/>
          <w:sz w:val="28"/>
          <w:szCs w:val="28"/>
        </w:rPr>
        <w:t>GB12348-2008</w:t>
      </w:r>
      <w:r w:rsidRPr="000B60BF">
        <w:rPr>
          <w:rFonts w:ascii="Times New Roman" w:hAnsi="Times New Roman"/>
          <w:sz w:val="28"/>
          <w:szCs w:val="28"/>
        </w:rPr>
        <w:t>）</w:t>
      </w:r>
      <w:r w:rsidRPr="000B60BF">
        <w:rPr>
          <w:rFonts w:ascii="Times New Roman" w:hAnsi="Times New Roman"/>
          <w:sz w:val="28"/>
          <w:szCs w:val="28"/>
        </w:rPr>
        <w:t>3</w:t>
      </w:r>
      <w:r w:rsidRPr="000B60BF">
        <w:rPr>
          <w:rFonts w:ascii="Times New Roman" w:hAnsi="Times New Roman"/>
          <w:sz w:val="28"/>
          <w:szCs w:val="28"/>
        </w:rPr>
        <w:t>类标准，其标准值具体见表</w:t>
      </w:r>
      <w:r w:rsidRPr="000B60BF">
        <w:rPr>
          <w:rFonts w:ascii="Times New Roman" w:hAnsi="Times New Roman"/>
          <w:color w:val="000000"/>
          <w:sz w:val="28"/>
          <w:szCs w:val="28"/>
        </w:rPr>
        <w:t>3.3.2-6</w:t>
      </w:r>
      <w:r w:rsidRPr="000B60BF">
        <w:rPr>
          <w:rFonts w:ascii="Times New Roman" w:hAnsi="Times New Roman"/>
          <w:sz w:val="28"/>
          <w:szCs w:val="28"/>
        </w:rPr>
        <w:t>。</w:t>
      </w:r>
    </w:p>
    <w:p w:rsidR="00474C42" w:rsidRPr="000B60BF" w:rsidRDefault="002C3AB5">
      <w:pPr>
        <w:adjustRightInd w:val="0"/>
        <w:snapToGrid w:val="0"/>
        <w:spacing w:line="520" w:lineRule="exact"/>
        <w:ind w:firstLineChars="200" w:firstLine="482"/>
        <w:jc w:val="center"/>
        <w:rPr>
          <w:rFonts w:ascii="Times New Roman" w:hAnsi="Times New Roman"/>
          <w:b/>
          <w:bCs/>
          <w:snapToGrid w:val="0"/>
          <w:sz w:val="24"/>
          <w:szCs w:val="24"/>
        </w:rPr>
      </w:pPr>
      <w:r w:rsidRPr="000B60BF">
        <w:rPr>
          <w:rFonts w:ascii="Times New Roman" w:hAnsi="Times New Roman"/>
          <w:b/>
          <w:bCs/>
          <w:snapToGrid w:val="0"/>
          <w:sz w:val="24"/>
          <w:szCs w:val="24"/>
        </w:rPr>
        <w:t>表</w:t>
      </w:r>
      <w:r w:rsidRPr="000B60BF">
        <w:rPr>
          <w:rFonts w:ascii="Times New Roman" w:hAnsi="Times New Roman"/>
          <w:b/>
          <w:bCs/>
          <w:snapToGrid w:val="0"/>
          <w:sz w:val="24"/>
          <w:szCs w:val="24"/>
        </w:rPr>
        <w:t xml:space="preserve">3.3.2-6    </w:t>
      </w:r>
      <w:r w:rsidRPr="000B60BF">
        <w:rPr>
          <w:rFonts w:ascii="Times New Roman" w:hAnsi="Times New Roman"/>
          <w:b/>
          <w:bCs/>
          <w:snapToGrid w:val="0"/>
          <w:sz w:val="24"/>
          <w:szCs w:val="24"/>
        </w:rPr>
        <w:t>厂界噪声标准</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031"/>
        <w:gridCol w:w="2234"/>
        <w:gridCol w:w="1405"/>
        <w:gridCol w:w="2287"/>
        <w:gridCol w:w="2399"/>
      </w:tblGrid>
      <w:tr w:rsidR="00474C42" w:rsidRPr="000B60BF">
        <w:trPr>
          <w:cantSplit/>
          <w:trHeight w:val="405"/>
          <w:jc w:val="center"/>
        </w:trPr>
        <w:tc>
          <w:tcPr>
            <w:tcW w:w="1031" w:type="dxa"/>
            <w:vMerge w:val="restart"/>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噪声</w:t>
            </w:r>
          </w:p>
        </w:tc>
        <w:tc>
          <w:tcPr>
            <w:tcW w:w="2234" w:type="dxa"/>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项</w:t>
            </w:r>
            <w:r w:rsidRPr="000B60BF">
              <w:rPr>
                <w:rFonts w:ascii="Times New Roman" w:hAnsi="Times New Roman"/>
                <w:szCs w:val="21"/>
              </w:rPr>
              <w:t xml:space="preserve"> </w:t>
            </w:r>
            <w:r w:rsidRPr="000B60BF">
              <w:rPr>
                <w:rFonts w:ascii="Times New Roman" w:hAnsi="Times New Roman"/>
                <w:szCs w:val="21"/>
              </w:rPr>
              <w:t>目</w:t>
            </w:r>
          </w:p>
        </w:tc>
        <w:tc>
          <w:tcPr>
            <w:tcW w:w="3692" w:type="dxa"/>
            <w:gridSpan w:val="2"/>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标准限值</w:t>
            </w:r>
            <w:r w:rsidRPr="000B60BF">
              <w:rPr>
                <w:rFonts w:ascii="Times New Roman" w:hAnsi="Times New Roman"/>
                <w:szCs w:val="21"/>
              </w:rPr>
              <w:t>[dB</w:t>
            </w:r>
            <w:r w:rsidRPr="000B60BF">
              <w:rPr>
                <w:rFonts w:ascii="Times New Roman" w:hAnsi="Times New Roman"/>
                <w:szCs w:val="21"/>
              </w:rPr>
              <w:t>（</w:t>
            </w:r>
            <w:r w:rsidRPr="000B60BF">
              <w:rPr>
                <w:rFonts w:ascii="Times New Roman" w:hAnsi="Times New Roman"/>
                <w:szCs w:val="21"/>
              </w:rPr>
              <w:t>A</w:t>
            </w:r>
            <w:r w:rsidRPr="000B60BF">
              <w:rPr>
                <w:rFonts w:ascii="Times New Roman" w:hAnsi="Times New Roman"/>
                <w:szCs w:val="21"/>
              </w:rPr>
              <w:t>）</w:t>
            </w:r>
            <w:r w:rsidRPr="000B60BF">
              <w:rPr>
                <w:rFonts w:ascii="Times New Roman" w:hAnsi="Times New Roman"/>
                <w:szCs w:val="21"/>
              </w:rPr>
              <w:t>]</w:t>
            </w:r>
          </w:p>
        </w:tc>
        <w:tc>
          <w:tcPr>
            <w:tcW w:w="2399" w:type="dxa"/>
            <w:vMerge w:val="restart"/>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《工业企业厂界环境噪声排放标准》（</w:t>
            </w:r>
            <w:r w:rsidRPr="000B60BF">
              <w:rPr>
                <w:rFonts w:ascii="Times New Roman" w:hAnsi="Times New Roman"/>
                <w:szCs w:val="21"/>
              </w:rPr>
              <w:t>GB12348-2008</w:t>
            </w:r>
            <w:r w:rsidRPr="000B60BF">
              <w:rPr>
                <w:rFonts w:ascii="Times New Roman" w:hAnsi="Times New Roman"/>
                <w:szCs w:val="21"/>
              </w:rPr>
              <w:t>）</w:t>
            </w:r>
          </w:p>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3</w:t>
            </w:r>
            <w:r w:rsidRPr="000B60BF">
              <w:rPr>
                <w:rFonts w:ascii="Times New Roman" w:hAnsi="Times New Roman"/>
                <w:szCs w:val="21"/>
              </w:rPr>
              <w:t>类标准</w:t>
            </w:r>
          </w:p>
        </w:tc>
      </w:tr>
      <w:tr w:rsidR="00474C42" w:rsidRPr="000B60BF">
        <w:trPr>
          <w:cantSplit/>
          <w:trHeight w:val="626"/>
          <w:jc w:val="center"/>
        </w:trPr>
        <w:tc>
          <w:tcPr>
            <w:tcW w:w="1031" w:type="dxa"/>
            <w:vMerge/>
            <w:vAlign w:val="center"/>
          </w:tcPr>
          <w:p w:rsidR="00474C42" w:rsidRPr="000B60BF" w:rsidRDefault="00474C42">
            <w:pPr>
              <w:spacing w:line="360" w:lineRule="auto"/>
              <w:jc w:val="center"/>
              <w:rPr>
                <w:rFonts w:ascii="Times New Roman" w:hAnsi="Times New Roman"/>
                <w:szCs w:val="21"/>
              </w:rPr>
            </w:pPr>
          </w:p>
        </w:tc>
        <w:tc>
          <w:tcPr>
            <w:tcW w:w="2234" w:type="dxa"/>
            <w:vMerge w:val="restart"/>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等效</w:t>
            </w:r>
            <w:r w:rsidRPr="000B60BF">
              <w:rPr>
                <w:rFonts w:ascii="Times New Roman" w:hAnsi="Times New Roman"/>
                <w:szCs w:val="21"/>
              </w:rPr>
              <w:t>A</w:t>
            </w:r>
            <w:r w:rsidRPr="000B60BF">
              <w:rPr>
                <w:rFonts w:ascii="Times New Roman" w:hAnsi="Times New Roman"/>
                <w:szCs w:val="21"/>
              </w:rPr>
              <w:t>声级</w:t>
            </w:r>
          </w:p>
        </w:tc>
        <w:tc>
          <w:tcPr>
            <w:tcW w:w="1405" w:type="dxa"/>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昼间</w:t>
            </w:r>
          </w:p>
        </w:tc>
        <w:tc>
          <w:tcPr>
            <w:tcW w:w="2287" w:type="dxa"/>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65</w:t>
            </w:r>
          </w:p>
        </w:tc>
        <w:tc>
          <w:tcPr>
            <w:tcW w:w="2399" w:type="dxa"/>
            <w:vMerge/>
            <w:vAlign w:val="center"/>
          </w:tcPr>
          <w:p w:rsidR="00474C42" w:rsidRPr="000B60BF" w:rsidRDefault="00474C42">
            <w:pPr>
              <w:spacing w:line="360" w:lineRule="auto"/>
              <w:jc w:val="center"/>
              <w:rPr>
                <w:rFonts w:ascii="Times New Roman" w:hAnsi="Times New Roman"/>
                <w:szCs w:val="21"/>
              </w:rPr>
            </w:pPr>
          </w:p>
        </w:tc>
      </w:tr>
      <w:tr w:rsidR="00474C42" w:rsidRPr="000B60BF">
        <w:trPr>
          <w:cantSplit/>
          <w:trHeight w:val="711"/>
          <w:jc w:val="center"/>
        </w:trPr>
        <w:tc>
          <w:tcPr>
            <w:tcW w:w="1031" w:type="dxa"/>
            <w:vMerge/>
            <w:vAlign w:val="center"/>
          </w:tcPr>
          <w:p w:rsidR="00474C42" w:rsidRPr="000B60BF" w:rsidRDefault="00474C42">
            <w:pPr>
              <w:spacing w:line="360" w:lineRule="auto"/>
              <w:jc w:val="center"/>
              <w:rPr>
                <w:rFonts w:ascii="Times New Roman" w:hAnsi="Times New Roman"/>
                <w:szCs w:val="21"/>
              </w:rPr>
            </w:pPr>
          </w:p>
        </w:tc>
        <w:tc>
          <w:tcPr>
            <w:tcW w:w="2234" w:type="dxa"/>
            <w:vMerge/>
            <w:vAlign w:val="center"/>
          </w:tcPr>
          <w:p w:rsidR="00474C42" w:rsidRPr="000B60BF" w:rsidRDefault="00474C42">
            <w:pPr>
              <w:spacing w:line="360" w:lineRule="exact"/>
              <w:jc w:val="center"/>
              <w:rPr>
                <w:rFonts w:ascii="Times New Roman" w:hAnsi="Times New Roman"/>
                <w:szCs w:val="21"/>
              </w:rPr>
            </w:pPr>
          </w:p>
        </w:tc>
        <w:tc>
          <w:tcPr>
            <w:tcW w:w="1405" w:type="dxa"/>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夜间</w:t>
            </w:r>
          </w:p>
        </w:tc>
        <w:tc>
          <w:tcPr>
            <w:tcW w:w="2287" w:type="dxa"/>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55</w:t>
            </w:r>
          </w:p>
        </w:tc>
        <w:tc>
          <w:tcPr>
            <w:tcW w:w="2399" w:type="dxa"/>
            <w:vMerge/>
            <w:vAlign w:val="center"/>
          </w:tcPr>
          <w:p w:rsidR="00474C42" w:rsidRPr="000B60BF" w:rsidRDefault="00474C42">
            <w:pPr>
              <w:spacing w:line="360" w:lineRule="auto"/>
              <w:jc w:val="center"/>
              <w:rPr>
                <w:rFonts w:ascii="Times New Roman" w:hAnsi="Times New Roman"/>
                <w:szCs w:val="21"/>
              </w:rPr>
            </w:pPr>
          </w:p>
        </w:tc>
      </w:tr>
    </w:tbl>
    <w:p w:rsidR="00AE2566" w:rsidRPr="000B60BF" w:rsidRDefault="00AE2566" w:rsidP="00AE2566">
      <w:pPr>
        <w:keepNext/>
        <w:keepLines/>
        <w:spacing w:line="520" w:lineRule="exact"/>
        <w:outlineLvl w:val="2"/>
        <w:rPr>
          <w:rFonts w:ascii="Times New Roman" w:hAnsi="Times New Roman"/>
          <w:b/>
          <w:bCs/>
          <w:sz w:val="28"/>
          <w:szCs w:val="28"/>
        </w:rPr>
      </w:pPr>
      <w:bookmarkStart w:id="238" w:name="_Toc497203505"/>
      <w:r w:rsidRPr="00291488">
        <w:rPr>
          <w:rFonts w:ascii="Times New Roman" w:hAnsi="Times New Roman"/>
          <w:b/>
          <w:bCs/>
          <w:sz w:val="28"/>
          <w:szCs w:val="28"/>
        </w:rPr>
        <w:t>3.3.</w:t>
      </w:r>
      <w:r w:rsidRPr="00291488">
        <w:rPr>
          <w:rFonts w:ascii="Times New Roman" w:hAnsi="Times New Roman" w:hint="eastAsia"/>
          <w:b/>
          <w:bCs/>
          <w:sz w:val="28"/>
          <w:szCs w:val="28"/>
        </w:rPr>
        <w:t>3</w:t>
      </w:r>
      <w:r w:rsidRPr="00291488">
        <w:rPr>
          <w:rFonts w:ascii="Times New Roman" w:hAnsi="Times New Roman" w:hint="eastAsia"/>
          <w:b/>
          <w:bCs/>
          <w:sz w:val="28"/>
          <w:szCs w:val="28"/>
        </w:rPr>
        <w:t>现有环境风险应急措施</w:t>
      </w:r>
      <w:bookmarkEnd w:id="238"/>
    </w:p>
    <w:p w:rsidR="00AE2566" w:rsidRPr="00AE2566" w:rsidRDefault="00AE2566" w:rsidP="00AE2566">
      <w:pPr>
        <w:widowControl/>
        <w:spacing w:line="520" w:lineRule="exact"/>
        <w:ind w:firstLineChars="200" w:firstLine="536"/>
        <w:textAlignment w:val="baseline"/>
        <w:rPr>
          <w:rFonts w:ascii="Times New Roman" w:hAnsi="Times New Roman" w:cs="宋体"/>
          <w:color w:val="000000"/>
          <w:spacing w:val="-6"/>
          <w:kern w:val="0"/>
          <w:sz w:val="28"/>
          <w:szCs w:val="28"/>
        </w:rPr>
      </w:pPr>
      <w:r w:rsidRPr="00AE2566">
        <w:rPr>
          <w:rFonts w:ascii="Times New Roman" w:hAnsi="Times New Roman" w:cs="宋体" w:hint="eastAsia"/>
          <w:color w:val="000000"/>
          <w:spacing w:val="-6"/>
          <w:kern w:val="0"/>
          <w:sz w:val="28"/>
          <w:szCs w:val="28"/>
        </w:rPr>
        <w:t>企业生产过程中的主要风险集中在</w:t>
      </w:r>
      <w:r w:rsidR="002071CB">
        <w:rPr>
          <w:rFonts w:ascii="Times New Roman" w:hAnsi="Times New Roman" w:cs="宋体" w:hint="eastAsia"/>
          <w:color w:val="000000"/>
          <w:spacing w:val="-6"/>
          <w:kern w:val="0"/>
          <w:sz w:val="28"/>
          <w:szCs w:val="28"/>
        </w:rPr>
        <w:t>化学品的</w:t>
      </w:r>
      <w:r w:rsidRPr="00AE2566">
        <w:rPr>
          <w:rFonts w:ascii="Times New Roman" w:hAnsi="Times New Roman" w:cs="宋体" w:hint="eastAsia"/>
          <w:color w:val="000000"/>
          <w:spacing w:val="-6"/>
          <w:kern w:val="0"/>
          <w:sz w:val="28"/>
          <w:szCs w:val="28"/>
        </w:rPr>
        <w:t>储存和生产使用工段，在储存和使用过程中，危险化学品对操作人员有造成</w:t>
      </w:r>
      <w:r w:rsidR="00827DCD">
        <w:rPr>
          <w:rFonts w:ascii="Times New Roman" w:hAnsi="Times New Roman" w:cs="宋体" w:hint="eastAsia"/>
          <w:color w:val="000000"/>
          <w:spacing w:val="-6"/>
          <w:kern w:val="0"/>
          <w:sz w:val="28"/>
          <w:szCs w:val="28"/>
        </w:rPr>
        <w:t>腐蚀的潜在风险，其次生产装置中含有危险废物</w:t>
      </w:r>
      <w:r w:rsidRPr="00AE2566">
        <w:rPr>
          <w:rFonts w:ascii="Times New Roman" w:hAnsi="Times New Roman" w:cs="宋体" w:hint="eastAsia"/>
          <w:color w:val="000000"/>
          <w:spacing w:val="-6"/>
          <w:kern w:val="0"/>
          <w:sz w:val="28"/>
          <w:szCs w:val="28"/>
        </w:rPr>
        <w:t>，</w:t>
      </w:r>
      <w:r w:rsidR="00827DCD">
        <w:rPr>
          <w:rFonts w:ascii="Times New Roman" w:hAnsi="Times New Roman" w:cs="宋体" w:hint="eastAsia"/>
          <w:color w:val="000000"/>
          <w:spacing w:val="-6"/>
          <w:kern w:val="0"/>
          <w:sz w:val="28"/>
          <w:szCs w:val="28"/>
        </w:rPr>
        <w:t>若出现</w:t>
      </w:r>
      <w:r w:rsidRPr="00AE2566">
        <w:rPr>
          <w:rFonts w:ascii="Times New Roman" w:hAnsi="Times New Roman" w:cs="宋体" w:hint="eastAsia"/>
          <w:color w:val="000000"/>
          <w:spacing w:val="-6"/>
          <w:kern w:val="0"/>
          <w:sz w:val="28"/>
          <w:szCs w:val="28"/>
        </w:rPr>
        <w:t>泄漏，会造成水体环境损害。</w:t>
      </w:r>
    </w:p>
    <w:p w:rsidR="002071CB" w:rsidRDefault="00AE2566" w:rsidP="00AE2566">
      <w:pPr>
        <w:widowControl/>
        <w:spacing w:line="520" w:lineRule="exact"/>
        <w:ind w:firstLineChars="200" w:firstLine="536"/>
        <w:textAlignment w:val="baseline"/>
        <w:rPr>
          <w:rFonts w:ascii="Times New Roman" w:hAnsi="Times New Roman" w:cs="宋体"/>
          <w:color w:val="000000"/>
          <w:spacing w:val="-6"/>
          <w:kern w:val="0"/>
          <w:sz w:val="28"/>
          <w:szCs w:val="28"/>
        </w:rPr>
      </w:pPr>
      <w:r w:rsidRPr="00AE2566">
        <w:rPr>
          <w:rFonts w:ascii="Times New Roman" w:hAnsi="Times New Roman" w:cs="宋体" w:hint="eastAsia"/>
          <w:color w:val="000000"/>
          <w:spacing w:val="-6"/>
          <w:kern w:val="0"/>
          <w:sz w:val="28"/>
          <w:szCs w:val="28"/>
        </w:rPr>
        <w:t>公司制定了事故防范措施和应急预案。</w:t>
      </w:r>
    </w:p>
    <w:p w:rsidR="00AE2566" w:rsidRPr="00AE2566" w:rsidRDefault="00262DD6" w:rsidP="00AE2566">
      <w:pPr>
        <w:widowControl/>
        <w:spacing w:line="520" w:lineRule="exact"/>
        <w:ind w:firstLineChars="200" w:firstLine="536"/>
        <w:textAlignment w:val="baseline"/>
        <w:rPr>
          <w:rFonts w:ascii="Times New Roman" w:hAnsi="Times New Roman" w:cs="宋体"/>
          <w:color w:val="000000"/>
          <w:spacing w:val="-6"/>
          <w:kern w:val="0"/>
          <w:sz w:val="28"/>
          <w:szCs w:val="28"/>
        </w:rPr>
      </w:pPr>
      <w:r>
        <w:rPr>
          <w:rFonts w:ascii="Times New Roman" w:hAnsi="Times New Roman" w:hint="eastAsia"/>
          <w:color w:val="000000"/>
          <w:spacing w:val="-6"/>
          <w:kern w:val="0"/>
          <w:sz w:val="28"/>
          <w:szCs w:val="28"/>
        </w:rPr>
        <w:t>（</w:t>
      </w:r>
      <w:r>
        <w:rPr>
          <w:rFonts w:ascii="Times New Roman" w:hAnsi="Times New Roman" w:hint="eastAsia"/>
          <w:color w:val="000000"/>
          <w:spacing w:val="-6"/>
          <w:kern w:val="0"/>
          <w:sz w:val="28"/>
          <w:szCs w:val="28"/>
        </w:rPr>
        <w:t>1</w:t>
      </w:r>
      <w:r>
        <w:rPr>
          <w:rFonts w:ascii="Times New Roman" w:hAnsi="Times New Roman" w:hint="eastAsia"/>
          <w:color w:val="000000"/>
          <w:spacing w:val="-6"/>
          <w:kern w:val="0"/>
          <w:sz w:val="28"/>
          <w:szCs w:val="28"/>
        </w:rPr>
        <w:t>）</w:t>
      </w:r>
      <w:r w:rsidR="002071CB">
        <w:rPr>
          <w:rFonts w:ascii="Times New Roman" w:hAnsi="Times New Roman" w:cs="宋体" w:hint="eastAsia"/>
          <w:color w:val="000000"/>
          <w:spacing w:val="-6"/>
          <w:kern w:val="0"/>
          <w:sz w:val="28"/>
          <w:szCs w:val="28"/>
        </w:rPr>
        <w:t>企业</w:t>
      </w:r>
      <w:r w:rsidR="00AB2A41">
        <w:rPr>
          <w:rFonts w:ascii="Times New Roman" w:hAnsi="Times New Roman" w:cs="宋体" w:hint="eastAsia"/>
          <w:color w:val="000000"/>
          <w:spacing w:val="-6"/>
          <w:kern w:val="0"/>
          <w:sz w:val="28"/>
          <w:szCs w:val="28"/>
        </w:rPr>
        <w:t>主要</w:t>
      </w:r>
      <w:r w:rsidR="002071CB">
        <w:rPr>
          <w:rFonts w:ascii="Times New Roman" w:hAnsi="Times New Roman" w:cs="宋体" w:hint="eastAsia"/>
          <w:color w:val="000000"/>
          <w:spacing w:val="-6"/>
          <w:kern w:val="0"/>
          <w:sz w:val="28"/>
          <w:szCs w:val="28"/>
        </w:rPr>
        <w:t>危险源及风险</w:t>
      </w:r>
      <w:r w:rsidR="00AE2566" w:rsidRPr="00AE2566">
        <w:rPr>
          <w:rFonts w:ascii="Times New Roman" w:hAnsi="Times New Roman" w:cs="宋体" w:hint="eastAsia"/>
          <w:color w:val="000000"/>
          <w:spacing w:val="-6"/>
          <w:kern w:val="0"/>
          <w:sz w:val="28"/>
          <w:szCs w:val="28"/>
        </w:rPr>
        <w:t>：</w:t>
      </w:r>
      <w:r w:rsidR="007F60E9">
        <w:rPr>
          <w:rFonts w:ascii="Times New Roman" w:hAnsi="Times New Roman" w:cs="宋体" w:hint="eastAsia"/>
          <w:color w:val="000000"/>
          <w:spacing w:val="-6"/>
          <w:kern w:val="0"/>
          <w:sz w:val="28"/>
          <w:szCs w:val="28"/>
        </w:rPr>
        <w:t>企业的主要</w:t>
      </w:r>
      <w:r w:rsidR="00AB2A41">
        <w:rPr>
          <w:rFonts w:ascii="Times New Roman" w:hAnsi="Times New Roman" w:cs="宋体" w:hint="eastAsia"/>
          <w:color w:val="000000"/>
          <w:spacing w:val="-6"/>
          <w:kern w:val="0"/>
          <w:sz w:val="28"/>
          <w:szCs w:val="28"/>
        </w:rPr>
        <w:t>危险源为</w:t>
      </w:r>
      <w:r w:rsidR="009036B3">
        <w:rPr>
          <w:rFonts w:ascii="Times New Roman" w:hAnsi="Times New Roman" w:cs="宋体" w:hint="eastAsia"/>
          <w:color w:val="000000"/>
          <w:spacing w:val="-6"/>
          <w:kern w:val="0"/>
          <w:sz w:val="28"/>
          <w:szCs w:val="28"/>
        </w:rPr>
        <w:t>生产设备和原料仓库存储和使用的</w:t>
      </w:r>
      <w:r w:rsidR="00AB2A41">
        <w:rPr>
          <w:rFonts w:ascii="Times New Roman" w:hAnsi="Times New Roman" w:cs="宋体" w:hint="eastAsia"/>
          <w:color w:val="000000"/>
          <w:spacing w:val="-6"/>
          <w:kern w:val="0"/>
          <w:sz w:val="28"/>
          <w:szCs w:val="28"/>
        </w:rPr>
        <w:t>化学原料</w:t>
      </w:r>
      <w:r w:rsidR="009036B3">
        <w:rPr>
          <w:rFonts w:ascii="Times New Roman" w:hAnsi="Times New Roman" w:cs="宋体" w:hint="eastAsia"/>
          <w:color w:val="000000"/>
          <w:spacing w:val="-6"/>
          <w:kern w:val="0"/>
          <w:sz w:val="28"/>
          <w:szCs w:val="28"/>
        </w:rPr>
        <w:t>，主要为硫酸、氢氧化钠、甲醛、三聚氰胺、焦亚硫酸钠</w:t>
      </w:r>
      <w:r w:rsidR="004F2B8C">
        <w:rPr>
          <w:rFonts w:ascii="Times New Roman" w:hAnsi="Times New Roman" w:cs="宋体" w:hint="eastAsia"/>
          <w:color w:val="000000"/>
          <w:spacing w:val="-6"/>
          <w:kern w:val="0"/>
          <w:sz w:val="28"/>
          <w:szCs w:val="28"/>
        </w:rPr>
        <w:t>等。</w:t>
      </w:r>
      <w:r w:rsidR="009036B3">
        <w:rPr>
          <w:rFonts w:ascii="Times New Roman" w:hAnsi="Times New Roman" w:cs="宋体" w:hint="eastAsia"/>
          <w:color w:val="000000"/>
          <w:spacing w:val="-6"/>
          <w:kern w:val="0"/>
          <w:sz w:val="28"/>
          <w:szCs w:val="28"/>
        </w:rPr>
        <w:t>泄漏引发的主要环境危险为火灾、爆炸、腐蚀，对员工造成的危险主要为灼伤、中毒。</w:t>
      </w:r>
    </w:p>
    <w:p w:rsidR="004F2B8C" w:rsidRPr="004F2B8C" w:rsidRDefault="004F2B8C" w:rsidP="004F2B8C">
      <w:pPr>
        <w:widowControl/>
        <w:spacing w:line="520" w:lineRule="exact"/>
        <w:ind w:firstLineChars="200" w:firstLine="536"/>
        <w:textAlignment w:val="baseline"/>
        <w:rPr>
          <w:rFonts w:ascii="Times New Roman" w:hAnsi="Times New Roman" w:cs="宋体"/>
          <w:color w:val="000000"/>
          <w:spacing w:val="-6"/>
          <w:kern w:val="0"/>
          <w:sz w:val="28"/>
          <w:szCs w:val="28"/>
        </w:rPr>
      </w:pPr>
      <w:r>
        <w:rPr>
          <w:rFonts w:ascii="Times New Roman" w:hAnsi="Times New Roman" w:cs="宋体" w:hint="eastAsia"/>
          <w:color w:val="000000"/>
          <w:spacing w:val="-6"/>
          <w:kern w:val="0"/>
          <w:sz w:val="28"/>
          <w:szCs w:val="28"/>
        </w:rPr>
        <w:lastRenderedPageBreak/>
        <w:t>针对可能发生事故的不同类型，对于火灾爆炸采用的主要措施为：灭火、隔绝、堵漏、拦截、稀释、冷却覆盖、转移、疏散人员等。对于中毒窒息事故的措施主要有：急救、堵漏、疏散等。对于灼伤事故主要有：大量水冲洗。对于触电事故主要有：心跳恢复、人工呼吸等。</w:t>
      </w:r>
    </w:p>
    <w:p w:rsidR="00F51156" w:rsidRDefault="00262DD6" w:rsidP="00AE2566">
      <w:pPr>
        <w:widowControl/>
        <w:spacing w:line="520" w:lineRule="exact"/>
        <w:ind w:firstLineChars="200" w:firstLine="536"/>
        <w:textAlignment w:val="baseline"/>
        <w:rPr>
          <w:rFonts w:ascii="Times New Roman" w:hAnsi="Times New Roman" w:cs="宋体"/>
          <w:color w:val="000000"/>
          <w:spacing w:val="-6"/>
          <w:kern w:val="0"/>
          <w:sz w:val="28"/>
          <w:szCs w:val="28"/>
        </w:rPr>
      </w:pPr>
      <w:r>
        <w:rPr>
          <w:rFonts w:ascii="Times New Roman" w:hAnsi="Times New Roman" w:cs="宋体" w:hint="eastAsia"/>
          <w:color w:val="000000"/>
          <w:spacing w:val="-6"/>
          <w:kern w:val="0"/>
          <w:sz w:val="28"/>
          <w:szCs w:val="28"/>
        </w:rPr>
        <w:t>（</w:t>
      </w:r>
      <w:r>
        <w:rPr>
          <w:rFonts w:ascii="Times New Roman" w:hAnsi="Times New Roman" w:cs="宋体" w:hint="eastAsia"/>
          <w:color w:val="000000"/>
          <w:spacing w:val="-6"/>
          <w:kern w:val="0"/>
          <w:sz w:val="28"/>
          <w:szCs w:val="28"/>
        </w:rPr>
        <w:t>2</w:t>
      </w:r>
      <w:r>
        <w:rPr>
          <w:rFonts w:ascii="Times New Roman" w:hAnsi="Times New Roman" w:cs="宋体" w:hint="eastAsia"/>
          <w:color w:val="000000"/>
          <w:spacing w:val="-6"/>
          <w:kern w:val="0"/>
          <w:sz w:val="28"/>
          <w:szCs w:val="28"/>
        </w:rPr>
        <w:t>）</w:t>
      </w:r>
      <w:r w:rsidR="00AE2566" w:rsidRPr="00AE2566">
        <w:rPr>
          <w:rFonts w:ascii="Times New Roman" w:hAnsi="Times New Roman" w:cs="宋体" w:hint="eastAsia"/>
          <w:color w:val="000000"/>
          <w:spacing w:val="-6"/>
          <w:kern w:val="0"/>
          <w:sz w:val="28"/>
          <w:szCs w:val="28"/>
        </w:rPr>
        <w:t>应急措施内容：一旦出现事故，立即由平时的生产管理体制转为事故处理管理体制，应附处理事故的指挥决策。对于化学品泄露事故，应急措施主要是断源（减少泄出量）、隔离（将事故区域与其他区域隔离，避免影响扩大）、回收（尽可能将泄出的化学品收集起来处理）、清污（处理已泄出化学品造成的后果）和上报（上报有关部门）。</w:t>
      </w:r>
    </w:p>
    <w:p w:rsidR="00AE2566" w:rsidRPr="00AE2566" w:rsidRDefault="00262DD6" w:rsidP="00AE2566">
      <w:pPr>
        <w:widowControl/>
        <w:spacing w:line="520" w:lineRule="exact"/>
        <w:ind w:firstLineChars="200" w:firstLine="536"/>
        <w:textAlignment w:val="baseline"/>
        <w:rPr>
          <w:rFonts w:ascii="Times New Roman" w:hAnsi="Times New Roman" w:cs="宋体"/>
          <w:color w:val="000000"/>
          <w:spacing w:val="-6"/>
          <w:kern w:val="0"/>
          <w:sz w:val="28"/>
          <w:szCs w:val="28"/>
        </w:rPr>
      </w:pPr>
      <w:r>
        <w:rPr>
          <w:rFonts w:ascii="Times New Roman" w:hAnsi="Times New Roman" w:cs="宋体" w:hint="eastAsia"/>
          <w:color w:val="000000"/>
          <w:spacing w:val="-6"/>
          <w:kern w:val="0"/>
          <w:sz w:val="28"/>
          <w:szCs w:val="28"/>
        </w:rPr>
        <w:t>（</w:t>
      </w:r>
      <w:r>
        <w:rPr>
          <w:rFonts w:ascii="Times New Roman" w:hAnsi="Times New Roman" w:cs="宋体" w:hint="eastAsia"/>
          <w:color w:val="000000"/>
          <w:spacing w:val="-6"/>
          <w:kern w:val="0"/>
          <w:sz w:val="28"/>
          <w:szCs w:val="28"/>
        </w:rPr>
        <w:t>3</w:t>
      </w:r>
      <w:r>
        <w:rPr>
          <w:rFonts w:ascii="Times New Roman" w:hAnsi="Times New Roman" w:cs="宋体" w:hint="eastAsia"/>
          <w:color w:val="000000"/>
          <w:spacing w:val="-6"/>
          <w:kern w:val="0"/>
          <w:sz w:val="28"/>
          <w:szCs w:val="28"/>
        </w:rPr>
        <w:t>）</w:t>
      </w:r>
      <w:r w:rsidR="00AE2566" w:rsidRPr="00AE2566">
        <w:rPr>
          <w:rFonts w:ascii="Times New Roman" w:hAnsi="Times New Roman" w:cs="宋体" w:hint="eastAsia"/>
          <w:color w:val="000000"/>
          <w:spacing w:val="-6"/>
          <w:kern w:val="0"/>
          <w:sz w:val="28"/>
          <w:szCs w:val="28"/>
        </w:rPr>
        <w:t>事故善后处理内容：清理现场、维修设备、查清事故原因，处理人员伤亡事件，了解现场及周围环境污染程度并及时处理污染事故。</w:t>
      </w:r>
    </w:p>
    <w:p w:rsidR="00AE2566" w:rsidRPr="00AE2566" w:rsidRDefault="00AE2566" w:rsidP="00AE2566">
      <w:pPr>
        <w:widowControl/>
        <w:numPr>
          <w:ilvl w:val="0"/>
          <w:numId w:val="6"/>
        </w:numPr>
        <w:spacing w:line="520" w:lineRule="exact"/>
        <w:ind w:firstLineChars="200" w:firstLine="536"/>
        <w:textAlignment w:val="baseline"/>
        <w:rPr>
          <w:rFonts w:ascii="Times New Roman" w:hAnsi="Times New Roman" w:cs="宋体"/>
          <w:color w:val="000000"/>
          <w:spacing w:val="-6"/>
          <w:kern w:val="0"/>
          <w:sz w:val="28"/>
          <w:szCs w:val="28"/>
        </w:rPr>
      </w:pPr>
      <w:r w:rsidRPr="00AE2566">
        <w:rPr>
          <w:rFonts w:ascii="Times New Roman" w:hAnsi="Times New Roman" w:cs="宋体" w:hint="eastAsia"/>
          <w:color w:val="000000"/>
          <w:spacing w:val="-6"/>
          <w:kern w:val="0"/>
          <w:sz w:val="28"/>
          <w:szCs w:val="28"/>
        </w:rPr>
        <w:t>应急演练：最少要在极端最热和极端最冷季节进行应急演练。演练内容包括：事故发生的应急处置、应急监测；消防器材的使用；通信及报警讯号联络；消毒及洗消处理；急救及医疗；防护指导：包括专业人员的个人防护及员工的自我防护；应急监测；各种标志设置警戒范围人员控制，厂内交通控制及管理；事故区域内人员的疏散撤离及人员清查；向上级报告情况及向友邻单位通报情况；事故的善后工作。事故应急救援预案经演练评估后，对演练中存在的问题应及时进行修正、补充、完善，使预案进一步合理化。</w:t>
      </w:r>
      <w:r w:rsidR="00221104">
        <w:rPr>
          <w:rFonts w:ascii="Times New Roman" w:hAnsi="Times New Roman" w:cs="宋体" w:hint="eastAsia"/>
          <w:color w:val="000000"/>
          <w:spacing w:val="-6"/>
          <w:kern w:val="0"/>
          <w:sz w:val="28"/>
          <w:szCs w:val="28"/>
        </w:rPr>
        <w:t>演练内容见附件。</w:t>
      </w:r>
    </w:p>
    <w:p w:rsidR="00172968" w:rsidRDefault="00AE2566" w:rsidP="004E3F7D">
      <w:pPr>
        <w:widowControl/>
        <w:numPr>
          <w:ilvl w:val="0"/>
          <w:numId w:val="6"/>
        </w:numPr>
        <w:spacing w:line="520" w:lineRule="exact"/>
        <w:ind w:firstLineChars="200" w:firstLine="536"/>
        <w:textAlignment w:val="baseline"/>
        <w:rPr>
          <w:rFonts w:ascii="Times New Roman" w:hAnsi="Times New Roman" w:cs="宋体"/>
          <w:color w:val="000000"/>
          <w:spacing w:val="-6"/>
          <w:kern w:val="0"/>
          <w:sz w:val="28"/>
          <w:szCs w:val="28"/>
        </w:rPr>
      </w:pPr>
      <w:r w:rsidRPr="00AE2566">
        <w:rPr>
          <w:rFonts w:ascii="Times New Roman" w:hAnsi="Times New Roman" w:cs="宋体"/>
          <w:color w:val="000000"/>
          <w:spacing w:val="-6"/>
          <w:kern w:val="0"/>
          <w:sz w:val="28"/>
          <w:szCs w:val="28"/>
        </w:rPr>
        <w:t>201</w:t>
      </w:r>
      <w:r w:rsidR="00221104">
        <w:rPr>
          <w:rFonts w:ascii="Times New Roman" w:hAnsi="Times New Roman" w:cs="宋体" w:hint="eastAsia"/>
          <w:color w:val="000000"/>
          <w:spacing w:val="-6"/>
          <w:kern w:val="0"/>
          <w:sz w:val="28"/>
          <w:szCs w:val="28"/>
        </w:rPr>
        <w:t>5</w:t>
      </w:r>
      <w:r w:rsidR="00ED31FA">
        <w:rPr>
          <w:rFonts w:ascii="Times New Roman" w:hAnsi="Times New Roman" w:cs="宋体"/>
          <w:color w:val="000000"/>
          <w:spacing w:val="-6"/>
          <w:kern w:val="0"/>
          <w:sz w:val="28"/>
          <w:szCs w:val="28"/>
        </w:rPr>
        <w:t>年，公司已委托有资质的单位指导公司编制了《</w:t>
      </w:r>
      <w:r w:rsidR="00ED31FA">
        <w:rPr>
          <w:rFonts w:ascii="Times New Roman" w:hAnsi="Times New Roman" w:cs="宋体" w:hint="eastAsia"/>
          <w:color w:val="000000"/>
          <w:spacing w:val="-6"/>
          <w:kern w:val="0"/>
          <w:sz w:val="28"/>
          <w:szCs w:val="28"/>
        </w:rPr>
        <w:t>危险化学品事故应急救援预案</w:t>
      </w:r>
      <w:r w:rsidRPr="00AE2566">
        <w:rPr>
          <w:rFonts w:ascii="Times New Roman" w:hAnsi="Times New Roman" w:cs="宋体"/>
          <w:color w:val="000000"/>
          <w:spacing w:val="-6"/>
          <w:kern w:val="0"/>
          <w:sz w:val="28"/>
          <w:szCs w:val="28"/>
        </w:rPr>
        <w:t>》，详细分析了事故风险防范、应急处置方案和措施的相关内容</w:t>
      </w:r>
      <w:r w:rsidRPr="00AE2566">
        <w:rPr>
          <w:rFonts w:ascii="Times New Roman" w:hAnsi="Times New Roman" w:cs="宋体" w:hint="eastAsia"/>
          <w:color w:val="000000"/>
          <w:spacing w:val="-6"/>
          <w:kern w:val="0"/>
          <w:sz w:val="28"/>
          <w:szCs w:val="28"/>
        </w:rPr>
        <w:t>，</w:t>
      </w:r>
      <w:r w:rsidRPr="00AE2566">
        <w:rPr>
          <w:rFonts w:ascii="Times New Roman" w:hAnsi="Times New Roman" w:cs="宋体"/>
          <w:color w:val="000000"/>
          <w:spacing w:val="-6"/>
          <w:kern w:val="0"/>
          <w:sz w:val="28"/>
          <w:szCs w:val="28"/>
        </w:rPr>
        <w:t>并上报</w:t>
      </w:r>
      <w:r w:rsidR="00076921">
        <w:rPr>
          <w:rFonts w:ascii="Times New Roman" w:hAnsi="Times New Roman" w:cs="宋体" w:hint="eastAsia"/>
          <w:color w:val="000000"/>
          <w:spacing w:val="-6"/>
          <w:kern w:val="0"/>
          <w:sz w:val="28"/>
          <w:szCs w:val="28"/>
        </w:rPr>
        <w:t>相城区</w:t>
      </w:r>
      <w:r w:rsidR="00221104">
        <w:rPr>
          <w:rFonts w:ascii="Times New Roman" w:hAnsi="Times New Roman" w:cs="宋体"/>
          <w:color w:val="000000"/>
          <w:spacing w:val="-6"/>
          <w:kern w:val="0"/>
          <w:sz w:val="28"/>
          <w:szCs w:val="28"/>
        </w:rPr>
        <w:t>环保局</w:t>
      </w:r>
      <w:r w:rsidRPr="00AE2566">
        <w:rPr>
          <w:rFonts w:ascii="Times New Roman" w:hAnsi="Times New Roman" w:cs="宋体"/>
          <w:color w:val="000000"/>
          <w:spacing w:val="-6"/>
          <w:kern w:val="0"/>
          <w:sz w:val="28"/>
          <w:szCs w:val="28"/>
        </w:rPr>
        <w:t>备案</w:t>
      </w:r>
      <w:r w:rsidRPr="00AE2566">
        <w:rPr>
          <w:rFonts w:ascii="Times New Roman" w:hAnsi="Times New Roman" w:cs="宋体" w:hint="eastAsia"/>
          <w:color w:val="000000"/>
          <w:spacing w:val="-6"/>
          <w:kern w:val="0"/>
          <w:sz w:val="28"/>
          <w:szCs w:val="28"/>
        </w:rPr>
        <w:t>，</w:t>
      </w:r>
      <w:r w:rsidRPr="00AE2566">
        <w:rPr>
          <w:rFonts w:ascii="Times New Roman" w:hAnsi="Times New Roman" w:cs="宋体"/>
          <w:color w:val="000000"/>
          <w:spacing w:val="-6"/>
          <w:kern w:val="0"/>
          <w:sz w:val="28"/>
          <w:szCs w:val="28"/>
        </w:rPr>
        <w:t>有效减少了公司发生事故的风险。</w:t>
      </w:r>
      <w:r w:rsidRPr="00AE2566">
        <w:rPr>
          <w:rFonts w:ascii="Times New Roman" w:hAnsi="Times New Roman" w:cs="宋体" w:hint="eastAsia"/>
          <w:color w:val="000000"/>
          <w:spacing w:val="-6"/>
          <w:kern w:val="0"/>
          <w:sz w:val="28"/>
          <w:szCs w:val="28"/>
        </w:rPr>
        <w:t>目前企业一年进行</w:t>
      </w:r>
      <w:r w:rsidR="003B6E30">
        <w:rPr>
          <w:rFonts w:ascii="Times New Roman" w:hAnsi="Times New Roman" w:cs="宋体" w:hint="eastAsia"/>
          <w:color w:val="000000"/>
          <w:spacing w:val="-6"/>
          <w:kern w:val="0"/>
          <w:sz w:val="28"/>
          <w:szCs w:val="28"/>
        </w:rPr>
        <w:t>一</w:t>
      </w:r>
      <w:r w:rsidRPr="00AE2566">
        <w:rPr>
          <w:rFonts w:ascii="Times New Roman" w:hAnsi="Times New Roman" w:cs="宋体" w:hint="eastAsia"/>
          <w:color w:val="000000"/>
          <w:spacing w:val="-6"/>
          <w:kern w:val="0"/>
          <w:sz w:val="28"/>
          <w:szCs w:val="28"/>
        </w:rPr>
        <w:t>次应急预案演练。</w:t>
      </w:r>
    </w:p>
    <w:p w:rsidR="00172968" w:rsidRDefault="00172968" w:rsidP="00172968">
      <w:pPr>
        <w:widowControl/>
        <w:jc w:val="center"/>
        <w:textAlignment w:val="baseline"/>
        <w:rPr>
          <w:rFonts w:ascii="Times New Roman" w:hAnsi="Times New Roman" w:cs="宋体"/>
          <w:color w:val="000000"/>
          <w:spacing w:val="-6"/>
          <w:kern w:val="0"/>
          <w:sz w:val="28"/>
          <w:szCs w:val="28"/>
        </w:rPr>
      </w:pPr>
      <w:r>
        <w:rPr>
          <w:noProof/>
        </w:rPr>
        <w:lastRenderedPageBreak/>
        <w:drawing>
          <wp:inline distT="0" distB="0" distL="0" distR="0">
            <wp:extent cx="4072250" cy="32441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073980" cy="3245510"/>
                    </a:xfrm>
                    <a:prstGeom prst="rect">
                      <a:avLst/>
                    </a:prstGeom>
                  </pic:spPr>
                </pic:pic>
              </a:graphicData>
            </a:graphic>
          </wp:inline>
        </w:drawing>
      </w:r>
    </w:p>
    <w:p w:rsidR="00172968" w:rsidRPr="00172968" w:rsidRDefault="00172968" w:rsidP="00172968">
      <w:pPr>
        <w:snapToGrid w:val="0"/>
        <w:spacing w:line="520" w:lineRule="exact"/>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 xml:space="preserve">3.3.3-1 </w:t>
      </w:r>
      <w:r w:rsidRPr="00172968">
        <w:rPr>
          <w:rFonts w:ascii="Times New Roman" w:hAnsi="Times New Roman" w:hint="eastAsia"/>
          <w:b/>
          <w:sz w:val="24"/>
          <w:szCs w:val="24"/>
        </w:rPr>
        <w:t>应急预案演练</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239" w:name="_Toc413045726"/>
      <w:bookmarkStart w:id="240" w:name="_Toc497203506"/>
      <w:bookmarkStart w:id="241" w:name="_Toc271354686"/>
      <w:r w:rsidRPr="000B60BF">
        <w:rPr>
          <w:rFonts w:ascii="Times New Roman" w:hAnsi="Times New Roman"/>
          <w:b/>
          <w:bCs/>
          <w:kern w:val="0"/>
          <w:sz w:val="28"/>
          <w:szCs w:val="28"/>
          <w:u w:color="000000"/>
        </w:rPr>
        <w:t xml:space="preserve">3.4 </w:t>
      </w:r>
      <w:r w:rsidRPr="000B60BF">
        <w:rPr>
          <w:rFonts w:ascii="Times New Roman" w:hAnsi="Times New Roman"/>
          <w:b/>
          <w:bCs/>
          <w:kern w:val="0"/>
          <w:sz w:val="28"/>
          <w:szCs w:val="28"/>
          <w:u w:color="000000"/>
        </w:rPr>
        <w:t>企业污染物排放情况分析</w:t>
      </w:r>
      <w:bookmarkEnd w:id="239"/>
      <w:bookmarkEnd w:id="240"/>
    </w:p>
    <w:p w:rsidR="00474C42" w:rsidRPr="000B60BF" w:rsidRDefault="002C3AB5">
      <w:pPr>
        <w:keepNext/>
        <w:keepLines/>
        <w:spacing w:before="120" w:after="120" w:line="520" w:lineRule="exact"/>
        <w:outlineLvl w:val="2"/>
        <w:rPr>
          <w:rFonts w:ascii="Times New Roman" w:hAnsi="Times New Roman"/>
          <w:b/>
          <w:bCs/>
          <w:sz w:val="28"/>
          <w:szCs w:val="28"/>
        </w:rPr>
      </w:pPr>
      <w:bookmarkStart w:id="242" w:name="_Toc459193981"/>
      <w:bookmarkStart w:id="243" w:name="_Toc459878968"/>
      <w:bookmarkStart w:id="244" w:name="_Toc460932058"/>
      <w:bookmarkStart w:id="245" w:name="_Toc497203507"/>
      <w:r w:rsidRPr="000B60BF">
        <w:rPr>
          <w:rFonts w:ascii="Times New Roman" w:hAnsi="Times New Roman"/>
          <w:b/>
          <w:bCs/>
          <w:sz w:val="28"/>
          <w:szCs w:val="28"/>
        </w:rPr>
        <w:t>3.4.1</w:t>
      </w:r>
      <w:r w:rsidRPr="000B60BF">
        <w:rPr>
          <w:rFonts w:ascii="Times New Roman" w:hAnsi="Times New Roman"/>
          <w:b/>
          <w:bCs/>
          <w:sz w:val="28"/>
          <w:szCs w:val="28"/>
        </w:rPr>
        <w:t>企业污染物排放情况</w:t>
      </w:r>
      <w:bookmarkEnd w:id="242"/>
      <w:bookmarkEnd w:id="243"/>
      <w:bookmarkEnd w:id="244"/>
      <w:bookmarkEnd w:id="245"/>
    </w:p>
    <w:p w:rsidR="00474C42" w:rsidRPr="000B60BF" w:rsidRDefault="002C3AB5" w:rsidP="007B0B65">
      <w:pPr>
        <w:adjustRightInd w:val="0"/>
        <w:snapToGrid w:val="0"/>
        <w:spacing w:beforeLines="50" w:line="520" w:lineRule="exact"/>
        <w:ind w:firstLine="578"/>
        <w:textAlignment w:val="baseline"/>
        <w:rPr>
          <w:rFonts w:ascii="Times New Roman" w:hAnsi="Times New Roman"/>
          <w:b/>
          <w:spacing w:val="-6"/>
          <w:kern w:val="0"/>
          <w:sz w:val="28"/>
          <w:szCs w:val="28"/>
          <w:u w:val="single"/>
        </w:rPr>
      </w:pPr>
      <w:r w:rsidRPr="000B60BF">
        <w:rPr>
          <w:rFonts w:ascii="Times New Roman" w:hAnsi="Times New Roman"/>
          <w:b/>
          <w:spacing w:val="-6"/>
          <w:kern w:val="0"/>
          <w:sz w:val="28"/>
          <w:szCs w:val="28"/>
          <w:u w:val="single"/>
        </w:rPr>
        <w:t>废水</w:t>
      </w:r>
    </w:p>
    <w:p w:rsidR="00474C42" w:rsidRPr="000B60BF" w:rsidRDefault="00FE3A08">
      <w:pPr>
        <w:spacing w:line="520" w:lineRule="exact"/>
        <w:ind w:firstLine="556"/>
        <w:rPr>
          <w:rFonts w:ascii="Times New Roman" w:hAnsi="Times New Roman"/>
          <w:sz w:val="28"/>
          <w:szCs w:val="28"/>
        </w:rPr>
      </w:pPr>
      <w:r w:rsidRPr="000B60BF">
        <w:rPr>
          <w:rFonts w:ascii="Times New Roman" w:hAnsi="Times New Roman" w:hint="eastAsia"/>
          <w:sz w:val="28"/>
          <w:szCs w:val="28"/>
        </w:rPr>
        <w:t>企业</w:t>
      </w:r>
      <w:r w:rsidR="00455CE8">
        <w:rPr>
          <w:rFonts w:ascii="Times New Roman" w:hAnsi="Times New Roman" w:hint="eastAsia"/>
          <w:sz w:val="28"/>
          <w:szCs w:val="28"/>
        </w:rPr>
        <w:t>不产生生产废水，生活污水</w:t>
      </w:r>
      <w:r w:rsidR="00B162A3">
        <w:rPr>
          <w:rFonts w:ascii="Times New Roman" w:hAnsi="Times New Roman" w:hint="eastAsia"/>
          <w:sz w:val="28"/>
          <w:szCs w:val="28"/>
        </w:rPr>
        <w:t>接管</w:t>
      </w:r>
      <w:r w:rsidR="00B162A3" w:rsidRPr="00B162A3">
        <w:rPr>
          <w:rFonts w:ascii="Times New Roman" w:hAnsi="Times New Roman" w:hint="eastAsia"/>
          <w:sz w:val="28"/>
          <w:szCs w:val="28"/>
        </w:rPr>
        <w:t>望亭污水处理有限公司</w:t>
      </w:r>
      <w:r w:rsidR="00455CE8">
        <w:rPr>
          <w:rFonts w:ascii="Times New Roman" w:hAnsi="Times New Roman" w:hint="eastAsia"/>
          <w:sz w:val="28"/>
          <w:szCs w:val="28"/>
        </w:rPr>
        <w:t>处理后排放</w:t>
      </w:r>
      <w:r w:rsidR="002C3AB5" w:rsidRPr="000B60BF">
        <w:rPr>
          <w:rFonts w:ascii="Times New Roman" w:hAnsi="Times New Roman"/>
          <w:sz w:val="28"/>
          <w:szCs w:val="28"/>
        </w:rPr>
        <w:t>。</w:t>
      </w:r>
    </w:p>
    <w:p w:rsidR="001025C5" w:rsidRPr="00ED31FA" w:rsidRDefault="00ED31FA" w:rsidP="00822604">
      <w:pPr>
        <w:snapToGrid w:val="0"/>
        <w:spacing w:line="520" w:lineRule="exact"/>
        <w:ind w:leftChars="19" w:left="40" w:firstLineChars="200" w:firstLine="560"/>
        <w:rPr>
          <w:rFonts w:ascii="Times New Roman" w:hAnsi="Times New Roman"/>
          <w:sz w:val="28"/>
          <w:szCs w:val="28"/>
        </w:rPr>
      </w:pPr>
      <w:r>
        <w:rPr>
          <w:rFonts w:ascii="Times New Roman" w:hAnsi="Times New Roman" w:hint="eastAsia"/>
          <w:sz w:val="28"/>
          <w:szCs w:val="28"/>
        </w:rPr>
        <w:t>企业</w:t>
      </w:r>
      <w:r>
        <w:rPr>
          <w:rFonts w:ascii="Times New Roman" w:hAnsi="Times New Roman" w:hint="eastAsia"/>
          <w:sz w:val="28"/>
          <w:szCs w:val="28"/>
        </w:rPr>
        <w:t>2017</w:t>
      </w:r>
      <w:r>
        <w:rPr>
          <w:rFonts w:ascii="Times New Roman" w:hAnsi="Times New Roman" w:hint="eastAsia"/>
          <w:sz w:val="28"/>
          <w:szCs w:val="28"/>
        </w:rPr>
        <w:t>年</w:t>
      </w:r>
      <w:r>
        <w:rPr>
          <w:rFonts w:ascii="Times New Roman" w:hAnsi="Times New Roman" w:hint="eastAsia"/>
          <w:sz w:val="28"/>
          <w:szCs w:val="28"/>
        </w:rPr>
        <w:t>6</w:t>
      </w:r>
      <w:r>
        <w:rPr>
          <w:rFonts w:ascii="Times New Roman" w:hAnsi="Times New Roman" w:hint="eastAsia"/>
          <w:sz w:val="28"/>
          <w:szCs w:val="28"/>
        </w:rPr>
        <w:t>月</w:t>
      </w:r>
      <w:r>
        <w:rPr>
          <w:rFonts w:ascii="Times New Roman" w:hAnsi="Times New Roman" w:hint="eastAsia"/>
          <w:sz w:val="28"/>
          <w:szCs w:val="28"/>
        </w:rPr>
        <w:t>12</w:t>
      </w:r>
      <w:r>
        <w:rPr>
          <w:rFonts w:ascii="Times New Roman" w:hAnsi="Times New Roman" w:hint="eastAsia"/>
          <w:sz w:val="28"/>
          <w:szCs w:val="28"/>
        </w:rPr>
        <w:t>日委托苏州锦诚环境检测科技有限公司</w:t>
      </w:r>
      <w:r w:rsidRPr="000B60BF">
        <w:rPr>
          <w:rFonts w:ascii="Times New Roman" w:hAnsi="Times New Roman"/>
          <w:sz w:val="28"/>
          <w:szCs w:val="28"/>
        </w:rPr>
        <w:t>对</w:t>
      </w:r>
      <w:r>
        <w:rPr>
          <w:rFonts w:ascii="Times New Roman" w:hAnsi="Times New Roman"/>
          <w:sz w:val="28"/>
          <w:szCs w:val="28"/>
        </w:rPr>
        <w:t>废水排</w:t>
      </w:r>
      <w:r w:rsidRPr="000B60BF">
        <w:rPr>
          <w:rFonts w:ascii="Times New Roman" w:hAnsi="Times New Roman"/>
          <w:sz w:val="28"/>
          <w:szCs w:val="28"/>
        </w:rPr>
        <w:t>口生活污水中</w:t>
      </w:r>
      <w:r w:rsidRPr="000B60BF">
        <w:rPr>
          <w:rFonts w:ascii="Times New Roman" w:hAnsi="Times New Roman"/>
          <w:sz w:val="28"/>
          <w:szCs w:val="28"/>
        </w:rPr>
        <w:t>pH</w:t>
      </w:r>
      <w:r w:rsidRPr="000B60BF">
        <w:rPr>
          <w:rFonts w:ascii="Times New Roman" w:hAnsi="Times New Roman"/>
          <w:sz w:val="28"/>
          <w:szCs w:val="28"/>
        </w:rPr>
        <w:t>、</w:t>
      </w:r>
      <w:r w:rsidRPr="000B60BF">
        <w:rPr>
          <w:rFonts w:ascii="Times New Roman" w:hAnsi="Times New Roman"/>
          <w:sz w:val="28"/>
          <w:szCs w:val="28"/>
        </w:rPr>
        <w:t>CODcr</w:t>
      </w:r>
      <w:r w:rsidRPr="000B60BF">
        <w:rPr>
          <w:rFonts w:ascii="Times New Roman" w:hAnsi="Times New Roman"/>
          <w:sz w:val="28"/>
          <w:szCs w:val="28"/>
        </w:rPr>
        <w:t>、</w:t>
      </w:r>
      <w:r>
        <w:rPr>
          <w:rFonts w:ascii="Times New Roman" w:hAnsi="Times New Roman" w:hint="eastAsia"/>
          <w:sz w:val="28"/>
          <w:szCs w:val="28"/>
        </w:rPr>
        <w:t>SS</w:t>
      </w:r>
      <w:r>
        <w:rPr>
          <w:rFonts w:ascii="Times New Roman" w:hAnsi="Times New Roman" w:hint="eastAsia"/>
          <w:sz w:val="28"/>
          <w:szCs w:val="28"/>
        </w:rPr>
        <w:t>、</w:t>
      </w:r>
      <w:r w:rsidRPr="000B60BF">
        <w:rPr>
          <w:rFonts w:ascii="Times New Roman" w:hAnsi="Times New Roman"/>
          <w:sz w:val="28"/>
          <w:szCs w:val="28"/>
        </w:rPr>
        <w:t>NH</w:t>
      </w:r>
      <w:r w:rsidRPr="000B60BF">
        <w:rPr>
          <w:rFonts w:ascii="Times New Roman" w:hAnsi="Times New Roman"/>
          <w:sz w:val="28"/>
          <w:szCs w:val="28"/>
          <w:vertAlign w:val="subscript"/>
        </w:rPr>
        <w:t>3</w:t>
      </w:r>
      <w:r w:rsidRPr="000B60BF">
        <w:rPr>
          <w:rFonts w:ascii="Times New Roman" w:hAnsi="Times New Roman"/>
          <w:sz w:val="28"/>
          <w:szCs w:val="28"/>
        </w:rPr>
        <w:t>-N</w:t>
      </w:r>
      <w:r w:rsidRPr="000B60BF">
        <w:rPr>
          <w:rFonts w:ascii="Times New Roman" w:hAnsi="Times New Roman"/>
          <w:sz w:val="28"/>
          <w:szCs w:val="28"/>
        </w:rPr>
        <w:t>、</w:t>
      </w:r>
      <w:r w:rsidRPr="000B60BF">
        <w:rPr>
          <w:rFonts w:ascii="Times New Roman" w:hAnsi="Times New Roman"/>
          <w:sz w:val="28"/>
          <w:szCs w:val="28"/>
        </w:rPr>
        <w:t>TP</w:t>
      </w:r>
      <w:r w:rsidRPr="000B60BF">
        <w:rPr>
          <w:rFonts w:ascii="Times New Roman" w:hAnsi="Times New Roman"/>
          <w:sz w:val="28"/>
          <w:szCs w:val="28"/>
        </w:rPr>
        <w:t>的浓度进行了监测，其出水指标达到</w:t>
      </w:r>
      <w:r>
        <w:rPr>
          <w:rFonts w:ascii="Times New Roman" w:hAnsi="Times New Roman" w:hint="eastAsia"/>
          <w:sz w:val="28"/>
          <w:szCs w:val="28"/>
        </w:rPr>
        <w:t>《污水综合排放标准》（</w:t>
      </w:r>
      <w:r>
        <w:rPr>
          <w:rFonts w:ascii="Times New Roman" w:hAnsi="Times New Roman" w:hint="eastAsia"/>
          <w:sz w:val="28"/>
          <w:szCs w:val="28"/>
        </w:rPr>
        <w:t>GB8978-1996</w:t>
      </w:r>
      <w:r>
        <w:rPr>
          <w:rFonts w:ascii="Times New Roman" w:hAnsi="Times New Roman" w:hint="eastAsia"/>
          <w:sz w:val="28"/>
          <w:szCs w:val="28"/>
        </w:rPr>
        <w:t>）</w:t>
      </w:r>
      <w:r w:rsidRPr="000B60BF">
        <w:rPr>
          <w:rFonts w:ascii="Times New Roman" w:hAnsi="Times New Roman"/>
          <w:sz w:val="28"/>
          <w:szCs w:val="28"/>
        </w:rPr>
        <w:t>（监测报告见附件），出水指标见表</w:t>
      </w:r>
      <w:r w:rsidRPr="000B60BF">
        <w:rPr>
          <w:rFonts w:ascii="Times New Roman" w:hAnsi="Times New Roman"/>
          <w:sz w:val="28"/>
          <w:szCs w:val="28"/>
        </w:rPr>
        <w:t>3.4.1-1</w:t>
      </w:r>
      <w:r w:rsidRPr="000B60BF">
        <w:rPr>
          <w:rFonts w:ascii="Times New Roman" w:hAnsi="Times New Roman"/>
          <w:sz w:val="28"/>
          <w:szCs w:val="28"/>
        </w:rPr>
        <w:t>。</w:t>
      </w:r>
    </w:p>
    <w:p w:rsidR="00474C42" w:rsidRPr="000B60BF" w:rsidRDefault="002C3AB5" w:rsidP="00F22435">
      <w:pPr>
        <w:snapToGrid w:val="0"/>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 xml:space="preserve">3.4.1-1  </w:t>
      </w:r>
      <w:r w:rsidRPr="000B60BF">
        <w:rPr>
          <w:rFonts w:ascii="Times New Roman" w:hAnsi="Times New Roman"/>
          <w:b/>
          <w:sz w:val="24"/>
          <w:szCs w:val="24"/>
        </w:rPr>
        <w:t>排放口水质监测情况</w:t>
      </w:r>
    </w:p>
    <w:tbl>
      <w:tblPr>
        <w:tblStyle w:val="aff"/>
        <w:tblW w:w="9072"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431"/>
        <w:gridCol w:w="1428"/>
        <w:gridCol w:w="1312"/>
        <w:gridCol w:w="1312"/>
        <w:gridCol w:w="1197"/>
        <w:gridCol w:w="1197"/>
        <w:gridCol w:w="1195"/>
      </w:tblGrid>
      <w:tr w:rsidR="00F22435" w:rsidRPr="000B60BF" w:rsidTr="00455CE8">
        <w:trPr>
          <w:trHeight w:val="325"/>
          <w:jc w:val="center"/>
        </w:trPr>
        <w:tc>
          <w:tcPr>
            <w:tcW w:w="1704" w:type="dxa"/>
            <w:vMerge w:val="restart"/>
            <w:vAlign w:val="center"/>
          </w:tcPr>
          <w:p w:rsidR="00F22435" w:rsidRPr="000B60BF" w:rsidRDefault="00F22435" w:rsidP="007B0B65">
            <w:pPr>
              <w:adjustRightInd w:val="0"/>
              <w:snapToGrid w:val="0"/>
              <w:spacing w:beforeLines="50"/>
              <w:jc w:val="center"/>
              <w:rPr>
                <w:rFonts w:ascii="Times New Roman" w:hAnsi="Times New Roman"/>
                <w:kern w:val="0"/>
                <w:szCs w:val="21"/>
              </w:rPr>
            </w:pPr>
            <w:r w:rsidRPr="000B60BF">
              <w:rPr>
                <w:rFonts w:ascii="Times New Roman" w:hAnsi="Times New Roman"/>
                <w:kern w:val="0"/>
                <w:szCs w:val="21"/>
              </w:rPr>
              <w:t>采样地点</w:t>
            </w:r>
          </w:p>
        </w:tc>
        <w:tc>
          <w:tcPr>
            <w:tcW w:w="1701" w:type="dxa"/>
            <w:vMerge w:val="restart"/>
            <w:vAlign w:val="center"/>
          </w:tcPr>
          <w:p w:rsidR="00F22435" w:rsidRPr="000B60BF" w:rsidRDefault="00F22435" w:rsidP="007B0B65">
            <w:pPr>
              <w:adjustRightInd w:val="0"/>
              <w:snapToGrid w:val="0"/>
              <w:spacing w:beforeLines="50"/>
              <w:jc w:val="center"/>
              <w:rPr>
                <w:rFonts w:ascii="Times New Roman" w:hAnsi="Times New Roman"/>
                <w:kern w:val="0"/>
                <w:szCs w:val="21"/>
              </w:rPr>
            </w:pPr>
            <w:r w:rsidRPr="000B60BF">
              <w:rPr>
                <w:rFonts w:ascii="Times New Roman" w:hAnsi="Times New Roman"/>
                <w:kern w:val="0"/>
                <w:szCs w:val="21"/>
              </w:rPr>
              <w:t>采样时间</w:t>
            </w:r>
          </w:p>
        </w:tc>
        <w:tc>
          <w:tcPr>
            <w:tcW w:w="7369" w:type="dxa"/>
            <w:gridSpan w:val="5"/>
            <w:vAlign w:val="center"/>
          </w:tcPr>
          <w:p w:rsidR="00F22435" w:rsidRPr="00F22435" w:rsidRDefault="00F22435" w:rsidP="007B0B65">
            <w:pPr>
              <w:adjustRightInd w:val="0"/>
              <w:snapToGrid w:val="0"/>
              <w:spacing w:beforeLines="50"/>
              <w:jc w:val="center"/>
              <w:rPr>
                <w:rFonts w:ascii="Times New Roman" w:hAnsi="Times New Roman"/>
                <w:kern w:val="0"/>
                <w:szCs w:val="21"/>
              </w:rPr>
            </w:pPr>
            <w:r w:rsidRPr="00F22435">
              <w:rPr>
                <w:rFonts w:ascii="Times New Roman" w:hAnsi="Times New Roman"/>
                <w:szCs w:val="21"/>
              </w:rPr>
              <w:t>监测项目（</w:t>
            </w:r>
            <w:r w:rsidRPr="00F22435">
              <w:rPr>
                <w:rFonts w:ascii="Times New Roman" w:hAnsi="Times New Roman"/>
                <w:szCs w:val="21"/>
              </w:rPr>
              <w:t>mg/L</w:t>
            </w:r>
            <w:r w:rsidRPr="00F22435">
              <w:rPr>
                <w:rFonts w:ascii="Times New Roman" w:hAnsi="Times New Roman"/>
                <w:szCs w:val="21"/>
              </w:rPr>
              <w:t>、</w:t>
            </w:r>
            <w:r w:rsidRPr="00F22435">
              <w:rPr>
                <w:rFonts w:ascii="Times New Roman" w:hAnsi="Times New Roman"/>
                <w:szCs w:val="21"/>
              </w:rPr>
              <w:t>pH</w:t>
            </w:r>
            <w:r w:rsidRPr="00F22435">
              <w:rPr>
                <w:rFonts w:ascii="Times New Roman" w:hAnsi="Times New Roman"/>
                <w:szCs w:val="21"/>
              </w:rPr>
              <w:t>无量纲）</w:t>
            </w:r>
          </w:p>
        </w:tc>
      </w:tr>
      <w:tr w:rsidR="00F22435" w:rsidRPr="000B60BF" w:rsidTr="00455CE8">
        <w:trPr>
          <w:trHeight w:val="324"/>
          <w:jc w:val="center"/>
        </w:trPr>
        <w:tc>
          <w:tcPr>
            <w:tcW w:w="1704" w:type="dxa"/>
            <w:vMerge/>
            <w:vAlign w:val="center"/>
          </w:tcPr>
          <w:p w:rsidR="00F22435" w:rsidRPr="000B60BF" w:rsidRDefault="00F22435" w:rsidP="007B0B65">
            <w:pPr>
              <w:adjustRightInd w:val="0"/>
              <w:snapToGrid w:val="0"/>
              <w:spacing w:beforeLines="50"/>
              <w:jc w:val="center"/>
              <w:rPr>
                <w:rFonts w:ascii="Times New Roman" w:hAnsi="Times New Roman"/>
                <w:kern w:val="0"/>
                <w:szCs w:val="21"/>
              </w:rPr>
            </w:pPr>
          </w:p>
        </w:tc>
        <w:tc>
          <w:tcPr>
            <w:tcW w:w="1701" w:type="dxa"/>
            <w:vMerge/>
            <w:vAlign w:val="center"/>
          </w:tcPr>
          <w:p w:rsidR="00F22435" w:rsidRPr="000B60BF" w:rsidRDefault="00F22435" w:rsidP="007B0B65">
            <w:pPr>
              <w:adjustRightInd w:val="0"/>
              <w:snapToGrid w:val="0"/>
              <w:spacing w:beforeLines="50"/>
              <w:jc w:val="center"/>
              <w:rPr>
                <w:rFonts w:ascii="Times New Roman" w:hAnsi="Times New Roman"/>
                <w:kern w:val="0"/>
                <w:szCs w:val="21"/>
              </w:rPr>
            </w:pPr>
          </w:p>
        </w:tc>
        <w:tc>
          <w:tcPr>
            <w:tcW w:w="1559"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sidRPr="000B60BF">
              <w:rPr>
                <w:rFonts w:ascii="Times New Roman" w:hAnsi="Times New Roman"/>
                <w:szCs w:val="21"/>
              </w:rPr>
              <w:t>pH</w:t>
            </w:r>
          </w:p>
        </w:tc>
        <w:tc>
          <w:tcPr>
            <w:tcW w:w="1559"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commentRangeStart w:id="246"/>
            <w:r w:rsidRPr="000B60BF">
              <w:rPr>
                <w:rFonts w:ascii="Times New Roman" w:hAnsi="Times New Roman"/>
                <w:szCs w:val="21"/>
              </w:rPr>
              <w:t>CODcr</w:t>
            </w:r>
            <w:commentRangeEnd w:id="246"/>
            <w:r w:rsidR="00C3350A">
              <w:rPr>
                <w:rStyle w:val="afe"/>
                <w:rFonts w:ascii="宋体" w:eastAsia="全真楷書" w:hAnsi="Times New Roman"/>
                <w:color w:val="000000"/>
                <w:kern w:val="0"/>
                <w:u w:color="000000"/>
              </w:rPr>
              <w:commentReference w:id="246"/>
            </w:r>
          </w:p>
        </w:tc>
        <w:tc>
          <w:tcPr>
            <w:tcW w:w="1418" w:type="dxa"/>
            <w:vAlign w:val="center"/>
          </w:tcPr>
          <w:p w:rsidR="00F22435" w:rsidRPr="000B60BF" w:rsidRDefault="00F22435" w:rsidP="007B0B65">
            <w:pPr>
              <w:adjustRightInd w:val="0"/>
              <w:snapToGrid w:val="0"/>
              <w:spacing w:beforeLines="50"/>
              <w:jc w:val="center"/>
              <w:rPr>
                <w:rFonts w:ascii="Times New Roman" w:hAnsi="Times New Roman"/>
                <w:szCs w:val="21"/>
              </w:rPr>
            </w:pPr>
            <w:r>
              <w:rPr>
                <w:rFonts w:ascii="Times New Roman" w:hAnsi="Times New Roman" w:hint="eastAsia"/>
                <w:szCs w:val="21"/>
              </w:rPr>
              <w:t>SS</w:t>
            </w:r>
          </w:p>
        </w:tc>
        <w:tc>
          <w:tcPr>
            <w:tcW w:w="1418"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sidRPr="000B60BF">
              <w:rPr>
                <w:rFonts w:ascii="Times New Roman" w:hAnsi="Times New Roman"/>
                <w:szCs w:val="21"/>
              </w:rPr>
              <w:t>NH</w:t>
            </w:r>
            <w:r w:rsidRPr="000B60BF">
              <w:rPr>
                <w:rFonts w:ascii="Times New Roman" w:hAnsi="Times New Roman"/>
                <w:szCs w:val="21"/>
                <w:vertAlign w:val="subscript"/>
              </w:rPr>
              <w:t>3</w:t>
            </w:r>
            <w:r w:rsidRPr="000B60BF">
              <w:rPr>
                <w:rFonts w:ascii="Times New Roman" w:hAnsi="Times New Roman"/>
                <w:szCs w:val="21"/>
              </w:rPr>
              <w:t>-N</w:t>
            </w:r>
          </w:p>
        </w:tc>
        <w:tc>
          <w:tcPr>
            <w:tcW w:w="1415"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sidRPr="000B60BF">
              <w:rPr>
                <w:rFonts w:ascii="Times New Roman" w:hAnsi="Times New Roman"/>
                <w:szCs w:val="21"/>
              </w:rPr>
              <w:t>TP</w:t>
            </w:r>
          </w:p>
        </w:tc>
      </w:tr>
      <w:tr w:rsidR="00F22435" w:rsidRPr="000B60BF" w:rsidTr="00455CE8">
        <w:trPr>
          <w:jc w:val="center"/>
        </w:trPr>
        <w:tc>
          <w:tcPr>
            <w:tcW w:w="1704"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t>废水总排口</w:t>
            </w:r>
          </w:p>
        </w:tc>
        <w:tc>
          <w:tcPr>
            <w:tcW w:w="1701"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t>9:00</w:t>
            </w:r>
          </w:p>
        </w:tc>
        <w:tc>
          <w:tcPr>
            <w:tcW w:w="1559" w:type="dxa"/>
            <w:vAlign w:val="center"/>
          </w:tcPr>
          <w:p w:rsidR="00F22435" w:rsidRPr="000B60BF" w:rsidRDefault="00F22435">
            <w:pPr>
              <w:jc w:val="center"/>
              <w:rPr>
                <w:rFonts w:ascii="Times New Roman" w:hAnsi="Times New Roman"/>
                <w:szCs w:val="21"/>
                <w:u w:color="000000"/>
              </w:rPr>
            </w:pPr>
            <w:r>
              <w:rPr>
                <w:rFonts w:ascii="Times New Roman" w:hAnsi="Times New Roman" w:hint="eastAsia"/>
                <w:szCs w:val="21"/>
              </w:rPr>
              <w:t>6.9</w:t>
            </w:r>
            <w:r w:rsidR="00B162A3">
              <w:rPr>
                <w:rFonts w:ascii="Times New Roman" w:hAnsi="Times New Roman" w:hint="eastAsia"/>
                <w:szCs w:val="21"/>
              </w:rPr>
              <w:t>0</w:t>
            </w:r>
          </w:p>
        </w:tc>
        <w:tc>
          <w:tcPr>
            <w:tcW w:w="1559" w:type="dxa"/>
            <w:vAlign w:val="center"/>
          </w:tcPr>
          <w:p w:rsidR="00F22435" w:rsidRPr="00C3350A" w:rsidRDefault="00B162A3">
            <w:pPr>
              <w:jc w:val="center"/>
              <w:rPr>
                <w:rFonts w:ascii="Times New Roman" w:hAnsi="Times New Roman"/>
                <w:szCs w:val="21"/>
                <w:highlight w:val="yellow"/>
                <w:u w:color="000000"/>
                <w:rPrChange w:id="247" w:author="user" w:date="2017-11-25T17:58:00Z">
                  <w:rPr>
                    <w:rFonts w:ascii="Times New Roman" w:hAnsi="Times New Roman"/>
                    <w:szCs w:val="21"/>
                    <w:u w:color="000000"/>
                  </w:rPr>
                </w:rPrChange>
              </w:rPr>
            </w:pPr>
            <w:r w:rsidRPr="00C3350A">
              <w:rPr>
                <w:rFonts w:ascii="Times New Roman" w:hAnsi="Times New Roman" w:hint="eastAsia"/>
                <w:kern w:val="0"/>
                <w:szCs w:val="21"/>
                <w:highlight w:val="yellow"/>
                <w:rPrChange w:id="248" w:author="user" w:date="2017-11-25T17:58:00Z">
                  <w:rPr>
                    <w:rFonts w:ascii="Times New Roman" w:hAnsi="Times New Roman" w:hint="eastAsia"/>
                    <w:kern w:val="0"/>
                    <w:szCs w:val="21"/>
                  </w:rPr>
                </w:rPrChange>
              </w:rPr>
              <w:t>97</w:t>
            </w:r>
          </w:p>
        </w:tc>
        <w:tc>
          <w:tcPr>
            <w:tcW w:w="1418" w:type="dxa"/>
            <w:vAlign w:val="center"/>
          </w:tcPr>
          <w:p w:rsidR="00F22435" w:rsidRPr="000B60BF" w:rsidRDefault="00B162A3">
            <w:pPr>
              <w:jc w:val="center"/>
              <w:rPr>
                <w:rFonts w:ascii="Times New Roman" w:hAnsi="Times New Roman"/>
                <w:kern w:val="0"/>
                <w:szCs w:val="21"/>
              </w:rPr>
            </w:pPr>
            <w:r>
              <w:rPr>
                <w:rFonts w:ascii="Times New Roman" w:hAnsi="Times New Roman" w:hint="eastAsia"/>
                <w:kern w:val="0"/>
                <w:szCs w:val="21"/>
              </w:rPr>
              <w:t>23</w:t>
            </w:r>
          </w:p>
        </w:tc>
        <w:tc>
          <w:tcPr>
            <w:tcW w:w="1418" w:type="dxa"/>
            <w:vAlign w:val="center"/>
          </w:tcPr>
          <w:p w:rsidR="00F22435" w:rsidRPr="00C3350A" w:rsidRDefault="00B162A3">
            <w:pPr>
              <w:jc w:val="center"/>
              <w:rPr>
                <w:rFonts w:ascii="Times New Roman" w:hAnsi="Times New Roman"/>
                <w:szCs w:val="21"/>
                <w:highlight w:val="yellow"/>
                <w:u w:color="000000"/>
                <w:rPrChange w:id="249" w:author="user" w:date="2017-11-25T17:59:00Z">
                  <w:rPr>
                    <w:rFonts w:ascii="Times New Roman" w:hAnsi="Times New Roman"/>
                    <w:szCs w:val="21"/>
                    <w:u w:color="000000"/>
                  </w:rPr>
                </w:rPrChange>
              </w:rPr>
            </w:pPr>
            <w:r w:rsidRPr="00C3350A">
              <w:rPr>
                <w:rFonts w:ascii="Times New Roman" w:hAnsi="Times New Roman" w:hint="eastAsia"/>
                <w:kern w:val="0"/>
                <w:szCs w:val="21"/>
                <w:highlight w:val="yellow"/>
                <w:rPrChange w:id="250" w:author="user" w:date="2017-11-25T17:59:00Z">
                  <w:rPr>
                    <w:rFonts w:ascii="Times New Roman" w:hAnsi="Times New Roman" w:hint="eastAsia"/>
                    <w:kern w:val="0"/>
                    <w:szCs w:val="21"/>
                  </w:rPr>
                </w:rPrChange>
              </w:rPr>
              <w:t>3.02</w:t>
            </w:r>
          </w:p>
        </w:tc>
        <w:tc>
          <w:tcPr>
            <w:tcW w:w="1415" w:type="dxa"/>
            <w:vAlign w:val="center"/>
          </w:tcPr>
          <w:p w:rsidR="00F22435" w:rsidRPr="00C3350A" w:rsidRDefault="00F22435">
            <w:pPr>
              <w:jc w:val="center"/>
              <w:rPr>
                <w:rFonts w:ascii="Times New Roman" w:hAnsi="Times New Roman"/>
                <w:szCs w:val="21"/>
                <w:highlight w:val="yellow"/>
                <w:u w:color="000000"/>
                <w:rPrChange w:id="251" w:author="user" w:date="2017-11-25T17:59:00Z">
                  <w:rPr>
                    <w:rFonts w:ascii="Times New Roman" w:hAnsi="Times New Roman"/>
                    <w:szCs w:val="21"/>
                    <w:u w:color="000000"/>
                  </w:rPr>
                </w:rPrChange>
              </w:rPr>
            </w:pPr>
            <w:r w:rsidRPr="00C3350A">
              <w:rPr>
                <w:rFonts w:ascii="Times New Roman" w:hAnsi="Times New Roman"/>
                <w:szCs w:val="21"/>
                <w:highlight w:val="yellow"/>
                <w:rPrChange w:id="252" w:author="user" w:date="2017-11-25T17:59:00Z">
                  <w:rPr>
                    <w:rFonts w:ascii="Times New Roman" w:hAnsi="Times New Roman"/>
                    <w:szCs w:val="21"/>
                  </w:rPr>
                </w:rPrChange>
              </w:rPr>
              <w:t>0.</w:t>
            </w:r>
            <w:r w:rsidR="00B162A3" w:rsidRPr="00C3350A">
              <w:rPr>
                <w:rFonts w:ascii="Times New Roman" w:hAnsi="Times New Roman" w:hint="eastAsia"/>
                <w:kern w:val="0"/>
                <w:szCs w:val="21"/>
                <w:highlight w:val="yellow"/>
                <w:rPrChange w:id="253" w:author="user" w:date="2017-11-25T17:59:00Z">
                  <w:rPr>
                    <w:rFonts w:ascii="Times New Roman" w:hAnsi="Times New Roman" w:hint="eastAsia"/>
                    <w:kern w:val="0"/>
                    <w:szCs w:val="21"/>
                  </w:rPr>
                </w:rPrChange>
              </w:rPr>
              <w:t>20</w:t>
            </w:r>
          </w:p>
        </w:tc>
      </w:tr>
      <w:tr w:rsidR="00F22435" w:rsidRPr="000B60BF" w:rsidTr="00455CE8">
        <w:trPr>
          <w:jc w:val="center"/>
        </w:trPr>
        <w:tc>
          <w:tcPr>
            <w:tcW w:w="1704"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t>废水总排口</w:t>
            </w:r>
          </w:p>
        </w:tc>
        <w:tc>
          <w:tcPr>
            <w:tcW w:w="1701"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t>11:00</w:t>
            </w:r>
          </w:p>
        </w:tc>
        <w:tc>
          <w:tcPr>
            <w:tcW w:w="1559" w:type="dxa"/>
            <w:vAlign w:val="center"/>
          </w:tcPr>
          <w:p w:rsidR="00F22435" w:rsidRPr="000B60BF" w:rsidRDefault="00B162A3">
            <w:pPr>
              <w:jc w:val="center"/>
              <w:rPr>
                <w:rFonts w:ascii="Times New Roman" w:hAnsi="Times New Roman"/>
                <w:szCs w:val="21"/>
              </w:rPr>
            </w:pPr>
            <w:r>
              <w:rPr>
                <w:rFonts w:ascii="Times New Roman" w:hAnsi="Times New Roman" w:hint="eastAsia"/>
                <w:szCs w:val="21"/>
              </w:rPr>
              <w:t>6.94</w:t>
            </w:r>
          </w:p>
        </w:tc>
        <w:tc>
          <w:tcPr>
            <w:tcW w:w="1559" w:type="dxa"/>
            <w:vAlign w:val="center"/>
          </w:tcPr>
          <w:p w:rsidR="00F22435" w:rsidRPr="00C3350A" w:rsidRDefault="00B162A3">
            <w:pPr>
              <w:jc w:val="center"/>
              <w:rPr>
                <w:rFonts w:ascii="Times New Roman" w:hAnsi="Times New Roman"/>
                <w:kern w:val="0"/>
                <w:szCs w:val="21"/>
                <w:highlight w:val="yellow"/>
                <w:rPrChange w:id="254" w:author="user" w:date="2017-11-25T17:58:00Z">
                  <w:rPr>
                    <w:rFonts w:ascii="Times New Roman" w:hAnsi="Times New Roman"/>
                    <w:kern w:val="0"/>
                    <w:szCs w:val="21"/>
                  </w:rPr>
                </w:rPrChange>
              </w:rPr>
            </w:pPr>
            <w:r w:rsidRPr="00C3350A">
              <w:rPr>
                <w:rFonts w:ascii="Times New Roman" w:hAnsi="Times New Roman" w:hint="eastAsia"/>
                <w:kern w:val="0"/>
                <w:szCs w:val="21"/>
                <w:highlight w:val="yellow"/>
                <w:rPrChange w:id="255" w:author="user" w:date="2017-11-25T17:58:00Z">
                  <w:rPr>
                    <w:rFonts w:ascii="Times New Roman" w:hAnsi="Times New Roman" w:hint="eastAsia"/>
                    <w:kern w:val="0"/>
                    <w:szCs w:val="21"/>
                  </w:rPr>
                </w:rPrChange>
              </w:rPr>
              <w:t>81</w:t>
            </w:r>
          </w:p>
        </w:tc>
        <w:tc>
          <w:tcPr>
            <w:tcW w:w="1418" w:type="dxa"/>
            <w:vAlign w:val="center"/>
          </w:tcPr>
          <w:p w:rsidR="00F22435" w:rsidRPr="000B60BF" w:rsidRDefault="00B162A3">
            <w:pPr>
              <w:jc w:val="center"/>
              <w:rPr>
                <w:rFonts w:ascii="Times New Roman" w:hAnsi="Times New Roman"/>
                <w:kern w:val="0"/>
                <w:szCs w:val="21"/>
              </w:rPr>
            </w:pPr>
            <w:r>
              <w:rPr>
                <w:rFonts w:ascii="Times New Roman" w:hAnsi="Times New Roman" w:hint="eastAsia"/>
                <w:kern w:val="0"/>
                <w:szCs w:val="21"/>
              </w:rPr>
              <w:t>22</w:t>
            </w:r>
          </w:p>
        </w:tc>
        <w:tc>
          <w:tcPr>
            <w:tcW w:w="1418" w:type="dxa"/>
            <w:vAlign w:val="center"/>
          </w:tcPr>
          <w:p w:rsidR="00F22435" w:rsidRPr="00C3350A" w:rsidRDefault="00B162A3">
            <w:pPr>
              <w:jc w:val="center"/>
              <w:rPr>
                <w:rFonts w:ascii="Times New Roman" w:hAnsi="Times New Roman"/>
                <w:kern w:val="0"/>
                <w:szCs w:val="21"/>
                <w:highlight w:val="yellow"/>
                <w:rPrChange w:id="256" w:author="user" w:date="2017-11-25T17:59:00Z">
                  <w:rPr>
                    <w:rFonts w:ascii="Times New Roman" w:hAnsi="Times New Roman"/>
                    <w:kern w:val="0"/>
                    <w:szCs w:val="21"/>
                  </w:rPr>
                </w:rPrChange>
              </w:rPr>
            </w:pPr>
            <w:r w:rsidRPr="00C3350A">
              <w:rPr>
                <w:rFonts w:ascii="Times New Roman" w:hAnsi="Times New Roman" w:hint="eastAsia"/>
                <w:kern w:val="0"/>
                <w:szCs w:val="21"/>
                <w:highlight w:val="yellow"/>
                <w:rPrChange w:id="257" w:author="user" w:date="2017-11-25T17:59:00Z">
                  <w:rPr>
                    <w:rFonts w:ascii="Times New Roman" w:hAnsi="Times New Roman" w:hint="eastAsia"/>
                    <w:kern w:val="0"/>
                    <w:szCs w:val="21"/>
                  </w:rPr>
                </w:rPrChange>
              </w:rPr>
              <w:t>2.19</w:t>
            </w:r>
          </w:p>
        </w:tc>
        <w:tc>
          <w:tcPr>
            <w:tcW w:w="1415" w:type="dxa"/>
            <w:vAlign w:val="center"/>
          </w:tcPr>
          <w:p w:rsidR="00F22435" w:rsidRPr="00C3350A" w:rsidRDefault="00B162A3">
            <w:pPr>
              <w:jc w:val="center"/>
              <w:rPr>
                <w:rFonts w:ascii="Times New Roman" w:hAnsi="Times New Roman"/>
                <w:szCs w:val="21"/>
                <w:highlight w:val="yellow"/>
                <w:rPrChange w:id="258" w:author="user" w:date="2017-11-25T17:59:00Z">
                  <w:rPr>
                    <w:rFonts w:ascii="Times New Roman" w:hAnsi="Times New Roman"/>
                    <w:szCs w:val="21"/>
                  </w:rPr>
                </w:rPrChange>
              </w:rPr>
            </w:pPr>
            <w:r w:rsidRPr="00C3350A">
              <w:rPr>
                <w:rFonts w:ascii="Times New Roman" w:hAnsi="Times New Roman" w:hint="eastAsia"/>
                <w:szCs w:val="21"/>
                <w:highlight w:val="yellow"/>
                <w:rPrChange w:id="259" w:author="user" w:date="2017-11-25T17:59:00Z">
                  <w:rPr>
                    <w:rFonts w:ascii="Times New Roman" w:hAnsi="Times New Roman" w:hint="eastAsia"/>
                    <w:szCs w:val="21"/>
                  </w:rPr>
                </w:rPrChange>
              </w:rPr>
              <w:t>0.19</w:t>
            </w:r>
          </w:p>
        </w:tc>
      </w:tr>
      <w:tr w:rsidR="00F22435" w:rsidRPr="000B60BF" w:rsidTr="00455CE8">
        <w:trPr>
          <w:jc w:val="center"/>
        </w:trPr>
        <w:tc>
          <w:tcPr>
            <w:tcW w:w="1704"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lastRenderedPageBreak/>
              <w:t>废水总排口</w:t>
            </w:r>
          </w:p>
        </w:tc>
        <w:tc>
          <w:tcPr>
            <w:tcW w:w="1701"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t>13:00</w:t>
            </w:r>
          </w:p>
        </w:tc>
        <w:tc>
          <w:tcPr>
            <w:tcW w:w="1559" w:type="dxa"/>
            <w:vAlign w:val="center"/>
          </w:tcPr>
          <w:p w:rsidR="00F22435" w:rsidRPr="000B60BF" w:rsidRDefault="00B162A3">
            <w:pPr>
              <w:jc w:val="center"/>
              <w:rPr>
                <w:rFonts w:ascii="Times New Roman" w:hAnsi="Times New Roman"/>
                <w:szCs w:val="21"/>
              </w:rPr>
            </w:pPr>
            <w:r>
              <w:rPr>
                <w:rFonts w:ascii="Times New Roman" w:hAnsi="Times New Roman" w:hint="eastAsia"/>
                <w:szCs w:val="21"/>
              </w:rPr>
              <w:t>7.46</w:t>
            </w:r>
          </w:p>
        </w:tc>
        <w:tc>
          <w:tcPr>
            <w:tcW w:w="1559" w:type="dxa"/>
            <w:vAlign w:val="center"/>
          </w:tcPr>
          <w:p w:rsidR="00F22435" w:rsidRPr="00C3350A" w:rsidRDefault="00B162A3">
            <w:pPr>
              <w:jc w:val="center"/>
              <w:rPr>
                <w:rFonts w:ascii="Times New Roman" w:hAnsi="Times New Roman"/>
                <w:kern w:val="0"/>
                <w:szCs w:val="21"/>
                <w:highlight w:val="yellow"/>
                <w:rPrChange w:id="260" w:author="user" w:date="2017-11-25T17:58:00Z">
                  <w:rPr>
                    <w:rFonts w:ascii="Times New Roman" w:hAnsi="Times New Roman"/>
                    <w:kern w:val="0"/>
                    <w:szCs w:val="21"/>
                  </w:rPr>
                </w:rPrChange>
              </w:rPr>
            </w:pPr>
            <w:r w:rsidRPr="00C3350A">
              <w:rPr>
                <w:rFonts w:ascii="Times New Roman" w:hAnsi="Times New Roman" w:hint="eastAsia"/>
                <w:kern w:val="0"/>
                <w:szCs w:val="21"/>
                <w:highlight w:val="yellow"/>
                <w:rPrChange w:id="261" w:author="user" w:date="2017-11-25T17:58:00Z">
                  <w:rPr>
                    <w:rFonts w:ascii="Times New Roman" w:hAnsi="Times New Roman" w:hint="eastAsia"/>
                    <w:kern w:val="0"/>
                    <w:szCs w:val="21"/>
                  </w:rPr>
                </w:rPrChange>
              </w:rPr>
              <w:t>76</w:t>
            </w:r>
          </w:p>
        </w:tc>
        <w:tc>
          <w:tcPr>
            <w:tcW w:w="1418" w:type="dxa"/>
            <w:vAlign w:val="center"/>
          </w:tcPr>
          <w:p w:rsidR="00F22435" w:rsidRPr="000B60BF" w:rsidRDefault="00B162A3">
            <w:pPr>
              <w:jc w:val="center"/>
              <w:rPr>
                <w:rFonts w:ascii="Times New Roman" w:hAnsi="Times New Roman"/>
                <w:kern w:val="0"/>
                <w:szCs w:val="21"/>
              </w:rPr>
            </w:pPr>
            <w:r>
              <w:rPr>
                <w:rFonts w:ascii="Times New Roman" w:hAnsi="Times New Roman" w:hint="eastAsia"/>
                <w:kern w:val="0"/>
                <w:szCs w:val="21"/>
              </w:rPr>
              <w:t>20</w:t>
            </w:r>
          </w:p>
        </w:tc>
        <w:tc>
          <w:tcPr>
            <w:tcW w:w="1418" w:type="dxa"/>
            <w:vAlign w:val="center"/>
          </w:tcPr>
          <w:p w:rsidR="00F22435" w:rsidRPr="00C3350A" w:rsidRDefault="00B162A3">
            <w:pPr>
              <w:jc w:val="center"/>
              <w:rPr>
                <w:rFonts w:ascii="Times New Roman" w:hAnsi="Times New Roman"/>
                <w:kern w:val="0"/>
                <w:szCs w:val="21"/>
                <w:highlight w:val="yellow"/>
                <w:rPrChange w:id="262" w:author="user" w:date="2017-11-25T17:59:00Z">
                  <w:rPr>
                    <w:rFonts w:ascii="Times New Roman" w:hAnsi="Times New Roman"/>
                    <w:kern w:val="0"/>
                    <w:szCs w:val="21"/>
                  </w:rPr>
                </w:rPrChange>
              </w:rPr>
            </w:pPr>
            <w:r w:rsidRPr="00C3350A">
              <w:rPr>
                <w:rFonts w:ascii="Times New Roman" w:hAnsi="Times New Roman" w:hint="eastAsia"/>
                <w:kern w:val="0"/>
                <w:szCs w:val="21"/>
                <w:highlight w:val="yellow"/>
                <w:rPrChange w:id="263" w:author="user" w:date="2017-11-25T17:59:00Z">
                  <w:rPr>
                    <w:rFonts w:ascii="Times New Roman" w:hAnsi="Times New Roman" w:hint="eastAsia"/>
                    <w:kern w:val="0"/>
                    <w:szCs w:val="21"/>
                  </w:rPr>
                </w:rPrChange>
              </w:rPr>
              <w:t>1.95</w:t>
            </w:r>
          </w:p>
        </w:tc>
        <w:tc>
          <w:tcPr>
            <w:tcW w:w="1415" w:type="dxa"/>
            <w:vAlign w:val="center"/>
          </w:tcPr>
          <w:p w:rsidR="00F22435" w:rsidRPr="00C3350A" w:rsidRDefault="00B162A3">
            <w:pPr>
              <w:jc w:val="center"/>
              <w:rPr>
                <w:rFonts w:ascii="Times New Roman" w:hAnsi="Times New Roman"/>
                <w:szCs w:val="21"/>
                <w:highlight w:val="yellow"/>
                <w:rPrChange w:id="264" w:author="user" w:date="2017-11-25T17:59:00Z">
                  <w:rPr>
                    <w:rFonts w:ascii="Times New Roman" w:hAnsi="Times New Roman"/>
                    <w:szCs w:val="21"/>
                  </w:rPr>
                </w:rPrChange>
              </w:rPr>
            </w:pPr>
            <w:r w:rsidRPr="00C3350A">
              <w:rPr>
                <w:rFonts w:ascii="Times New Roman" w:hAnsi="Times New Roman" w:hint="eastAsia"/>
                <w:szCs w:val="21"/>
                <w:highlight w:val="yellow"/>
                <w:rPrChange w:id="265" w:author="user" w:date="2017-11-25T17:59:00Z">
                  <w:rPr>
                    <w:rFonts w:ascii="Times New Roman" w:hAnsi="Times New Roman" w:hint="eastAsia"/>
                    <w:szCs w:val="21"/>
                  </w:rPr>
                </w:rPrChange>
              </w:rPr>
              <w:t>0.17</w:t>
            </w:r>
          </w:p>
        </w:tc>
      </w:tr>
      <w:tr w:rsidR="00F22435" w:rsidRPr="000B60BF" w:rsidTr="00455CE8">
        <w:trPr>
          <w:jc w:val="center"/>
        </w:trPr>
        <w:tc>
          <w:tcPr>
            <w:tcW w:w="1704"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t>废水总排口</w:t>
            </w:r>
          </w:p>
        </w:tc>
        <w:tc>
          <w:tcPr>
            <w:tcW w:w="1701"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Pr>
                <w:rFonts w:ascii="Times New Roman" w:hAnsi="Times New Roman" w:hint="eastAsia"/>
                <w:kern w:val="0"/>
                <w:szCs w:val="21"/>
              </w:rPr>
              <w:t>15:00</w:t>
            </w:r>
          </w:p>
        </w:tc>
        <w:tc>
          <w:tcPr>
            <w:tcW w:w="1559" w:type="dxa"/>
            <w:vAlign w:val="center"/>
          </w:tcPr>
          <w:p w:rsidR="00F22435" w:rsidRPr="000B60BF" w:rsidRDefault="00B162A3">
            <w:pPr>
              <w:jc w:val="center"/>
              <w:rPr>
                <w:rFonts w:ascii="Times New Roman" w:hAnsi="Times New Roman"/>
                <w:szCs w:val="21"/>
              </w:rPr>
            </w:pPr>
            <w:r>
              <w:rPr>
                <w:rFonts w:ascii="Times New Roman" w:hAnsi="Times New Roman" w:hint="eastAsia"/>
                <w:szCs w:val="21"/>
              </w:rPr>
              <w:t>7.49</w:t>
            </w:r>
          </w:p>
        </w:tc>
        <w:tc>
          <w:tcPr>
            <w:tcW w:w="1559" w:type="dxa"/>
            <w:vAlign w:val="center"/>
          </w:tcPr>
          <w:p w:rsidR="00F22435" w:rsidRPr="00C3350A" w:rsidRDefault="00B162A3">
            <w:pPr>
              <w:jc w:val="center"/>
              <w:rPr>
                <w:rFonts w:ascii="Times New Roman" w:hAnsi="Times New Roman"/>
                <w:kern w:val="0"/>
                <w:szCs w:val="21"/>
                <w:highlight w:val="yellow"/>
                <w:rPrChange w:id="266" w:author="user" w:date="2017-11-25T17:58:00Z">
                  <w:rPr>
                    <w:rFonts w:ascii="Times New Roman" w:hAnsi="Times New Roman"/>
                    <w:kern w:val="0"/>
                    <w:szCs w:val="21"/>
                  </w:rPr>
                </w:rPrChange>
              </w:rPr>
            </w:pPr>
            <w:r w:rsidRPr="00C3350A">
              <w:rPr>
                <w:rFonts w:ascii="Times New Roman" w:hAnsi="Times New Roman" w:hint="eastAsia"/>
                <w:kern w:val="0"/>
                <w:szCs w:val="21"/>
                <w:highlight w:val="yellow"/>
                <w:rPrChange w:id="267" w:author="user" w:date="2017-11-25T17:58:00Z">
                  <w:rPr>
                    <w:rFonts w:ascii="Times New Roman" w:hAnsi="Times New Roman" w:hint="eastAsia"/>
                    <w:kern w:val="0"/>
                    <w:szCs w:val="21"/>
                  </w:rPr>
                </w:rPrChange>
              </w:rPr>
              <w:t>62</w:t>
            </w:r>
          </w:p>
        </w:tc>
        <w:tc>
          <w:tcPr>
            <w:tcW w:w="1418" w:type="dxa"/>
            <w:vAlign w:val="center"/>
          </w:tcPr>
          <w:p w:rsidR="00F22435" w:rsidRPr="000B60BF" w:rsidRDefault="00B162A3">
            <w:pPr>
              <w:jc w:val="center"/>
              <w:rPr>
                <w:rFonts w:ascii="Times New Roman" w:hAnsi="Times New Roman"/>
                <w:kern w:val="0"/>
                <w:szCs w:val="21"/>
              </w:rPr>
            </w:pPr>
            <w:r>
              <w:rPr>
                <w:rFonts w:ascii="Times New Roman" w:hAnsi="Times New Roman" w:hint="eastAsia"/>
                <w:kern w:val="0"/>
                <w:szCs w:val="21"/>
              </w:rPr>
              <w:t>14</w:t>
            </w:r>
          </w:p>
        </w:tc>
        <w:tc>
          <w:tcPr>
            <w:tcW w:w="1418" w:type="dxa"/>
            <w:vAlign w:val="center"/>
          </w:tcPr>
          <w:p w:rsidR="00F22435" w:rsidRPr="00C3350A" w:rsidRDefault="00B162A3">
            <w:pPr>
              <w:jc w:val="center"/>
              <w:rPr>
                <w:rFonts w:ascii="Times New Roman" w:hAnsi="Times New Roman"/>
                <w:kern w:val="0"/>
                <w:szCs w:val="21"/>
                <w:highlight w:val="yellow"/>
                <w:rPrChange w:id="268" w:author="user" w:date="2017-11-25T17:59:00Z">
                  <w:rPr>
                    <w:rFonts w:ascii="Times New Roman" w:hAnsi="Times New Roman"/>
                    <w:kern w:val="0"/>
                    <w:szCs w:val="21"/>
                  </w:rPr>
                </w:rPrChange>
              </w:rPr>
            </w:pPr>
            <w:r w:rsidRPr="00C3350A">
              <w:rPr>
                <w:rFonts w:ascii="Times New Roman" w:hAnsi="Times New Roman" w:hint="eastAsia"/>
                <w:kern w:val="0"/>
                <w:szCs w:val="21"/>
                <w:highlight w:val="yellow"/>
                <w:rPrChange w:id="269" w:author="user" w:date="2017-11-25T17:59:00Z">
                  <w:rPr>
                    <w:rFonts w:ascii="Times New Roman" w:hAnsi="Times New Roman" w:hint="eastAsia"/>
                    <w:kern w:val="0"/>
                    <w:szCs w:val="21"/>
                  </w:rPr>
                </w:rPrChange>
              </w:rPr>
              <w:t>1.60</w:t>
            </w:r>
          </w:p>
        </w:tc>
        <w:tc>
          <w:tcPr>
            <w:tcW w:w="1415" w:type="dxa"/>
            <w:vAlign w:val="center"/>
          </w:tcPr>
          <w:p w:rsidR="00F22435" w:rsidRPr="00C3350A" w:rsidRDefault="00B162A3">
            <w:pPr>
              <w:jc w:val="center"/>
              <w:rPr>
                <w:rFonts w:ascii="Times New Roman" w:hAnsi="Times New Roman"/>
                <w:szCs w:val="21"/>
                <w:highlight w:val="yellow"/>
                <w:rPrChange w:id="270" w:author="user" w:date="2017-11-25T17:59:00Z">
                  <w:rPr>
                    <w:rFonts w:ascii="Times New Roman" w:hAnsi="Times New Roman"/>
                    <w:szCs w:val="21"/>
                  </w:rPr>
                </w:rPrChange>
              </w:rPr>
            </w:pPr>
            <w:r w:rsidRPr="00C3350A">
              <w:rPr>
                <w:rFonts w:ascii="Times New Roman" w:hAnsi="Times New Roman" w:hint="eastAsia"/>
                <w:szCs w:val="21"/>
                <w:highlight w:val="yellow"/>
                <w:rPrChange w:id="271" w:author="user" w:date="2017-11-25T17:59:00Z">
                  <w:rPr>
                    <w:rFonts w:ascii="Times New Roman" w:hAnsi="Times New Roman" w:hint="eastAsia"/>
                    <w:szCs w:val="21"/>
                  </w:rPr>
                </w:rPrChange>
              </w:rPr>
              <w:t>0.12</w:t>
            </w:r>
          </w:p>
        </w:tc>
      </w:tr>
      <w:tr w:rsidR="00F22435" w:rsidRPr="000B60BF" w:rsidTr="00455CE8">
        <w:trPr>
          <w:jc w:val="center"/>
        </w:trPr>
        <w:tc>
          <w:tcPr>
            <w:tcW w:w="1704"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sidRPr="000B60BF">
              <w:rPr>
                <w:rFonts w:ascii="Times New Roman" w:hAnsi="Times New Roman"/>
                <w:kern w:val="0"/>
                <w:szCs w:val="21"/>
              </w:rPr>
              <w:t>标准</w:t>
            </w:r>
            <w:r>
              <w:rPr>
                <w:rFonts w:ascii="Times New Roman" w:hAnsi="Times New Roman" w:hint="eastAsia"/>
                <w:kern w:val="0"/>
                <w:szCs w:val="21"/>
              </w:rPr>
              <w:t>限值</w:t>
            </w:r>
          </w:p>
        </w:tc>
        <w:tc>
          <w:tcPr>
            <w:tcW w:w="1701" w:type="dxa"/>
            <w:vAlign w:val="center"/>
          </w:tcPr>
          <w:p w:rsidR="00F22435" w:rsidRPr="000B60BF" w:rsidRDefault="00F22435" w:rsidP="007B0B65">
            <w:pPr>
              <w:adjustRightInd w:val="0"/>
              <w:snapToGrid w:val="0"/>
              <w:spacing w:beforeLines="50"/>
              <w:jc w:val="center"/>
              <w:rPr>
                <w:rFonts w:ascii="Times New Roman" w:hAnsi="Times New Roman"/>
                <w:kern w:val="0"/>
                <w:szCs w:val="21"/>
              </w:rPr>
            </w:pPr>
            <w:r w:rsidRPr="000B60BF">
              <w:rPr>
                <w:rFonts w:ascii="Times New Roman" w:hAnsi="Times New Roman"/>
                <w:kern w:val="0"/>
                <w:szCs w:val="21"/>
              </w:rPr>
              <w:t>—</w:t>
            </w:r>
          </w:p>
        </w:tc>
        <w:tc>
          <w:tcPr>
            <w:tcW w:w="1559" w:type="dxa"/>
            <w:vAlign w:val="center"/>
          </w:tcPr>
          <w:p w:rsidR="00F22435" w:rsidRPr="000B60BF" w:rsidRDefault="00F22435">
            <w:pPr>
              <w:jc w:val="center"/>
              <w:rPr>
                <w:rFonts w:ascii="Times New Roman" w:hAnsi="Times New Roman"/>
                <w:szCs w:val="21"/>
                <w:u w:color="000000"/>
              </w:rPr>
            </w:pPr>
            <w:r w:rsidRPr="000B60BF">
              <w:rPr>
                <w:rFonts w:ascii="Times New Roman" w:hAnsi="Times New Roman"/>
                <w:szCs w:val="21"/>
              </w:rPr>
              <w:t>6~9</w:t>
            </w:r>
          </w:p>
        </w:tc>
        <w:tc>
          <w:tcPr>
            <w:tcW w:w="1559" w:type="dxa"/>
            <w:vAlign w:val="center"/>
          </w:tcPr>
          <w:p w:rsidR="00F22435" w:rsidRPr="00C3350A" w:rsidRDefault="00B162A3">
            <w:pPr>
              <w:jc w:val="center"/>
              <w:rPr>
                <w:rFonts w:ascii="Times New Roman" w:hAnsi="Times New Roman"/>
                <w:szCs w:val="21"/>
                <w:highlight w:val="yellow"/>
                <w:u w:color="000000"/>
                <w:rPrChange w:id="272" w:author="user" w:date="2017-11-25T17:58:00Z">
                  <w:rPr>
                    <w:rFonts w:ascii="Times New Roman" w:hAnsi="Times New Roman"/>
                    <w:szCs w:val="21"/>
                    <w:u w:color="000000"/>
                  </w:rPr>
                </w:rPrChange>
              </w:rPr>
            </w:pPr>
            <w:r w:rsidRPr="00C3350A">
              <w:rPr>
                <w:rFonts w:ascii="Times New Roman" w:hAnsi="Times New Roman" w:hint="eastAsia"/>
                <w:szCs w:val="21"/>
                <w:highlight w:val="yellow"/>
                <w:rPrChange w:id="273" w:author="user" w:date="2017-11-25T17:58:00Z">
                  <w:rPr>
                    <w:rFonts w:ascii="Times New Roman" w:hAnsi="Times New Roman" w:hint="eastAsia"/>
                    <w:szCs w:val="21"/>
                  </w:rPr>
                </w:rPrChange>
              </w:rPr>
              <w:t>100</w:t>
            </w:r>
          </w:p>
        </w:tc>
        <w:tc>
          <w:tcPr>
            <w:tcW w:w="1418" w:type="dxa"/>
            <w:vAlign w:val="center"/>
          </w:tcPr>
          <w:p w:rsidR="00F22435" w:rsidRPr="000B60BF" w:rsidRDefault="00B162A3">
            <w:pPr>
              <w:jc w:val="center"/>
              <w:rPr>
                <w:rFonts w:ascii="Times New Roman" w:hAnsi="Times New Roman"/>
                <w:szCs w:val="21"/>
              </w:rPr>
            </w:pPr>
            <w:r>
              <w:rPr>
                <w:rFonts w:ascii="Times New Roman" w:hAnsi="Times New Roman" w:hint="eastAsia"/>
                <w:szCs w:val="21"/>
              </w:rPr>
              <w:t>70</w:t>
            </w:r>
          </w:p>
        </w:tc>
        <w:tc>
          <w:tcPr>
            <w:tcW w:w="1418" w:type="dxa"/>
            <w:vAlign w:val="center"/>
          </w:tcPr>
          <w:p w:rsidR="00F22435" w:rsidRPr="00C3350A" w:rsidRDefault="00B162A3">
            <w:pPr>
              <w:jc w:val="center"/>
              <w:rPr>
                <w:rFonts w:ascii="Times New Roman" w:hAnsi="Times New Roman"/>
                <w:szCs w:val="21"/>
                <w:highlight w:val="yellow"/>
                <w:u w:color="000000"/>
                <w:rPrChange w:id="274" w:author="user" w:date="2017-11-25T17:59:00Z">
                  <w:rPr>
                    <w:rFonts w:ascii="Times New Roman" w:hAnsi="Times New Roman"/>
                    <w:szCs w:val="21"/>
                    <w:u w:color="000000"/>
                  </w:rPr>
                </w:rPrChange>
              </w:rPr>
            </w:pPr>
            <w:r w:rsidRPr="00C3350A">
              <w:rPr>
                <w:rFonts w:ascii="Times New Roman" w:hAnsi="Times New Roman" w:hint="eastAsia"/>
                <w:szCs w:val="21"/>
                <w:highlight w:val="yellow"/>
                <w:rPrChange w:id="275" w:author="user" w:date="2017-11-25T17:59:00Z">
                  <w:rPr>
                    <w:rFonts w:ascii="Times New Roman" w:hAnsi="Times New Roman" w:hint="eastAsia"/>
                    <w:szCs w:val="21"/>
                  </w:rPr>
                </w:rPrChange>
              </w:rPr>
              <w:t>15</w:t>
            </w:r>
          </w:p>
        </w:tc>
        <w:tc>
          <w:tcPr>
            <w:tcW w:w="1415" w:type="dxa"/>
            <w:vAlign w:val="center"/>
          </w:tcPr>
          <w:p w:rsidR="00F22435" w:rsidRPr="00C3350A" w:rsidRDefault="00B162A3">
            <w:pPr>
              <w:jc w:val="center"/>
              <w:rPr>
                <w:rFonts w:ascii="Times New Roman" w:hAnsi="Times New Roman"/>
                <w:szCs w:val="21"/>
                <w:highlight w:val="yellow"/>
                <w:u w:color="000000"/>
                <w:rPrChange w:id="276" w:author="user" w:date="2017-11-25T17:59:00Z">
                  <w:rPr>
                    <w:rFonts w:ascii="Times New Roman" w:hAnsi="Times New Roman"/>
                    <w:szCs w:val="21"/>
                    <w:u w:color="000000"/>
                  </w:rPr>
                </w:rPrChange>
              </w:rPr>
            </w:pPr>
            <w:r w:rsidRPr="00C3350A">
              <w:rPr>
                <w:rFonts w:ascii="Times New Roman" w:hAnsi="Times New Roman" w:hint="eastAsia"/>
                <w:szCs w:val="21"/>
                <w:highlight w:val="yellow"/>
                <w:rPrChange w:id="277" w:author="user" w:date="2017-11-25T17:59:00Z">
                  <w:rPr>
                    <w:rFonts w:ascii="Times New Roman" w:hAnsi="Times New Roman" w:hint="eastAsia"/>
                    <w:szCs w:val="21"/>
                  </w:rPr>
                </w:rPrChange>
              </w:rPr>
              <w:t>0.5</w:t>
            </w:r>
          </w:p>
        </w:tc>
      </w:tr>
    </w:tbl>
    <w:p w:rsidR="00474C42" w:rsidRPr="000B60BF" w:rsidRDefault="00455CE8" w:rsidP="007B0B65">
      <w:pPr>
        <w:adjustRightInd w:val="0"/>
        <w:snapToGrid w:val="0"/>
        <w:spacing w:beforeLines="50" w:line="520" w:lineRule="exact"/>
        <w:ind w:firstLineChars="200" w:firstLine="560"/>
        <w:rPr>
          <w:rFonts w:ascii="Times New Roman" w:hAnsi="Times New Roman"/>
          <w:sz w:val="28"/>
          <w:szCs w:val="28"/>
          <w:u w:color="000000"/>
        </w:rPr>
      </w:pPr>
      <w:r>
        <w:rPr>
          <w:rFonts w:ascii="Times New Roman" w:hAnsi="Times New Roman"/>
          <w:sz w:val="28"/>
          <w:szCs w:val="28"/>
        </w:rPr>
        <w:t>根据相关水质指标的实际监测结果，</w:t>
      </w:r>
      <w:r>
        <w:rPr>
          <w:rFonts w:ascii="Times New Roman" w:hAnsi="Times New Roman" w:hint="eastAsia"/>
          <w:sz w:val="28"/>
          <w:szCs w:val="28"/>
        </w:rPr>
        <w:t>生活污水</w:t>
      </w:r>
      <w:r w:rsidR="002C3AB5" w:rsidRPr="000B60BF">
        <w:rPr>
          <w:rFonts w:ascii="Times New Roman" w:hAnsi="Times New Roman"/>
          <w:sz w:val="28"/>
          <w:szCs w:val="28"/>
        </w:rPr>
        <w:t>达到了</w:t>
      </w:r>
      <w:r w:rsidR="00B162A3">
        <w:rPr>
          <w:rFonts w:ascii="Times New Roman" w:hAnsi="Times New Roman" w:hint="eastAsia"/>
          <w:sz w:val="28"/>
          <w:szCs w:val="28"/>
        </w:rPr>
        <w:t>望亭</w:t>
      </w:r>
      <w:r w:rsidR="00B162A3">
        <w:rPr>
          <w:rFonts w:ascii="Times New Roman" w:hAnsi="Times New Roman"/>
          <w:sz w:val="28"/>
          <w:szCs w:val="28"/>
        </w:rPr>
        <w:t>污水处理</w:t>
      </w:r>
      <w:r w:rsidR="00B162A3">
        <w:rPr>
          <w:rFonts w:ascii="Times New Roman" w:hAnsi="Times New Roman" w:hint="eastAsia"/>
          <w:sz w:val="28"/>
          <w:szCs w:val="28"/>
        </w:rPr>
        <w:t>有限公司</w:t>
      </w:r>
      <w:r w:rsidR="002C3AB5" w:rsidRPr="000B60BF">
        <w:rPr>
          <w:rFonts w:ascii="Times New Roman" w:hAnsi="Times New Roman"/>
          <w:sz w:val="28"/>
          <w:szCs w:val="28"/>
        </w:rPr>
        <w:t>的接管标准，</w:t>
      </w:r>
      <w:r>
        <w:rPr>
          <w:rFonts w:ascii="Times New Roman" w:hAnsi="Times New Roman" w:hint="eastAsia"/>
          <w:sz w:val="28"/>
          <w:szCs w:val="28"/>
        </w:rPr>
        <w:t>经望亭</w:t>
      </w:r>
      <w:r>
        <w:rPr>
          <w:rFonts w:ascii="Times New Roman" w:hAnsi="Times New Roman"/>
          <w:sz w:val="28"/>
          <w:szCs w:val="28"/>
        </w:rPr>
        <w:t>污水处理</w:t>
      </w:r>
      <w:r>
        <w:rPr>
          <w:rFonts w:ascii="Times New Roman" w:hAnsi="Times New Roman" w:hint="eastAsia"/>
          <w:sz w:val="28"/>
          <w:szCs w:val="28"/>
        </w:rPr>
        <w:t>有限公司处理后可</w:t>
      </w:r>
      <w:r w:rsidR="002C3AB5" w:rsidRPr="000B60BF">
        <w:rPr>
          <w:rFonts w:ascii="Times New Roman" w:hAnsi="Times New Roman"/>
          <w:sz w:val="28"/>
          <w:szCs w:val="28"/>
        </w:rPr>
        <w:t>达标排放。</w:t>
      </w:r>
      <w:r w:rsidR="002C3AB5" w:rsidRPr="000B60BF">
        <w:rPr>
          <w:rFonts w:ascii="Times New Roman" w:hAnsi="Times New Roman"/>
          <w:sz w:val="28"/>
          <w:szCs w:val="28"/>
        </w:rPr>
        <w:t xml:space="preserve"> </w:t>
      </w:r>
    </w:p>
    <w:p w:rsidR="00474C42" w:rsidRPr="000B60BF" w:rsidRDefault="002C3AB5">
      <w:pPr>
        <w:widowControl/>
        <w:spacing w:line="520" w:lineRule="exact"/>
        <w:ind w:firstLine="576"/>
        <w:textAlignment w:val="baseline"/>
        <w:rPr>
          <w:rFonts w:ascii="Times New Roman" w:hAnsi="Times New Roman"/>
          <w:b/>
          <w:kern w:val="0"/>
          <w:sz w:val="28"/>
          <w:szCs w:val="28"/>
          <w:u w:val="thick" w:color="000000"/>
        </w:rPr>
      </w:pPr>
      <w:r w:rsidRPr="000B60BF">
        <w:rPr>
          <w:rFonts w:ascii="Times New Roman" w:hAnsi="Times New Roman"/>
          <w:b/>
          <w:kern w:val="0"/>
          <w:sz w:val="28"/>
          <w:szCs w:val="28"/>
          <w:u w:val="thick" w:color="000000"/>
        </w:rPr>
        <w:t>废气</w:t>
      </w:r>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1.</w:t>
      </w:r>
      <w:r w:rsidRPr="000B60BF">
        <w:rPr>
          <w:rFonts w:ascii="Times New Roman" w:hAnsi="Times New Roman"/>
          <w:sz w:val="28"/>
          <w:szCs w:val="28"/>
        </w:rPr>
        <w:t>有组织废气</w:t>
      </w:r>
    </w:p>
    <w:p w:rsidR="00CF57C4" w:rsidRDefault="00424C67">
      <w:pPr>
        <w:spacing w:line="520" w:lineRule="exact"/>
        <w:ind w:firstLineChars="200" w:firstLine="560"/>
        <w:rPr>
          <w:rFonts w:ascii="Times New Roman" w:hAnsi="Times New Roman"/>
          <w:sz w:val="28"/>
          <w:szCs w:val="28"/>
        </w:rPr>
      </w:pPr>
      <w:r>
        <w:rPr>
          <w:rFonts w:ascii="Times New Roman" w:hAnsi="Times New Roman" w:hint="eastAsia"/>
          <w:sz w:val="28"/>
          <w:szCs w:val="28"/>
        </w:rPr>
        <w:t>粉尘</w:t>
      </w:r>
      <w:r w:rsidR="00940318" w:rsidRPr="000B60BF">
        <w:rPr>
          <w:rFonts w:ascii="Times New Roman" w:hAnsi="Times New Roman"/>
          <w:sz w:val="28"/>
          <w:szCs w:val="28"/>
        </w:rPr>
        <w:t>：</w:t>
      </w:r>
      <w:r w:rsidR="000B221C">
        <w:rPr>
          <w:rFonts w:ascii="Times New Roman" w:hAnsi="Times New Roman" w:hint="eastAsia"/>
          <w:sz w:val="28"/>
          <w:szCs w:val="28"/>
        </w:rPr>
        <w:t>混粉</w:t>
      </w:r>
      <w:r w:rsidRPr="000B221C">
        <w:rPr>
          <w:rFonts w:ascii="Times New Roman" w:hAnsi="Times New Roman" w:hint="eastAsia"/>
          <w:sz w:val="28"/>
          <w:szCs w:val="28"/>
        </w:rPr>
        <w:t>工段</w:t>
      </w:r>
      <w:r w:rsidR="001025C5" w:rsidRPr="000B221C">
        <w:rPr>
          <w:rFonts w:ascii="Times New Roman" w:hAnsi="Times New Roman" w:hint="eastAsia"/>
          <w:sz w:val="28"/>
          <w:szCs w:val="28"/>
        </w:rPr>
        <w:t>和喷粉工段</w:t>
      </w:r>
      <w:r>
        <w:rPr>
          <w:rFonts w:ascii="Times New Roman" w:hAnsi="Times New Roman" w:hint="eastAsia"/>
          <w:sz w:val="28"/>
          <w:szCs w:val="28"/>
        </w:rPr>
        <w:t>产生</w:t>
      </w:r>
      <w:r w:rsidR="00211113">
        <w:rPr>
          <w:rFonts w:ascii="Times New Roman" w:hAnsi="Times New Roman" w:hint="eastAsia"/>
          <w:sz w:val="28"/>
          <w:szCs w:val="28"/>
        </w:rPr>
        <w:t>含</w:t>
      </w:r>
      <w:r>
        <w:rPr>
          <w:rFonts w:ascii="Times New Roman" w:hAnsi="Times New Roman" w:hint="eastAsia"/>
          <w:sz w:val="28"/>
          <w:szCs w:val="28"/>
        </w:rPr>
        <w:t>粉尘</w:t>
      </w:r>
      <w:r w:rsidR="002C3AB5" w:rsidRPr="000B60BF">
        <w:rPr>
          <w:rFonts w:ascii="Times New Roman" w:hAnsi="Times New Roman"/>
          <w:sz w:val="28"/>
          <w:szCs w:val="28"/>
        </w:rPr>
        <w:t>废气，</w:t>
      </w:r>
      <w:r>
        <w:rPr>
          <w:rFonts w:ascii="Times New Roman" w:hAnsi="Times New Roman" w:hint="eastAsia"/>
          <w:sz w:val="28"/>
          <w:szCs w:val="28"/>
        </w:rPr>
        <w:t>废气通过水喷淋塔后</w:t>
      </w:r>
      <w:r w:rsidR="002C3AB5" w:rsidRPr="000B60BF">
        <w:rPr>
          <w:rFonts w:ascii="Times New Roman" w:hAnsi="Times New Roman"/>
          <w:sz w:val="28"/>
          <w:szCs w:val="28"/>
        </w:rPr>
        <w:t>通过</w:t>
      </w:r>
      <w:r w:rsidR="002C3AB5" w:rsidRPr="000B60BF">
        <w:rPr>
          <w:rFonts w:ascii="Times New Roman" w:hAnsi="Times New Roman"/>
          <w:sz w:val="28"/>
          <w:szCs w:val="28"/>
        </w:rPr>
        <w:t>15</w:t>
      </w:r>
      <w:r w:rsidR="00ED31FA">
        <w:rPr>
          <w:rFonts w:ascii="Times New Roman" w:hAnsi="Times New Roman"/>
          <w:sz w:val="28"/>
          <w:szCs w:val="28"/>
        </w:rPr>
        <w:t>米高排气筒外排</w:t>
      </w:r>
      <w:r w:rsidR="006D7E58" w:rsidRPr="00C572A3">
        <w:rPr>
          <w:rFonts w:ascii="Times New Roman" w:hAnsi="Times New Roman" w:hint="eastAsia"/>
          <w:sz w:val="28"/>
          <w:szCs w:val="28"/>
        </w:rPr>
        <w:t>。</w:t>
      </w:r>
    </w:p>
    <w:p w:rsidR="00420499" w:rsidRDefault="00420499" w:rsidP="00CF57C4">
      <w:pPr>
        <w:spacing w:line="520" w:lineRule="exact"/>
        <w:ind w:firstLineChars="200" w:firstLine="560"/>
        <w:rPr>
          <w:rFonts w:ascii="Times New Roman" w:hAnsi="Times New Roman"/>
          <w:sz w:val="28"/>
          <w:szCs w:val="28"/>
        </w:rPr>
      </w:pPr>
      <w:r>
        <w:rPr>
          <w:rFonts w:ascii="Times New Roman" w:hAnsi="Times New Roman" w:hint="eastAsia"/>
          <w:sz w:val="28"/>
          <w:szCs w:val="28"/>
        </w:rPr>
        <w:t>企业</w:t>
      </w:r>
      <w:r>
        <w:rPr>
          <w:rFonts w:ascii="Times New Roman" w:hAnsi="Times New Roman" w:hint="eastAsia"/>
          <w:sz w:val="28"/>
          <w:szCs w:val="28"/>
        </w:rPr>
        <w:t>2017</w:t>
      </w:r>
      <w:r>
        <w:rPr>
          <w:rFonts w:ascii="Times New Roman" w:hAnsi="Times New Roman" w:hint="eastAsia"/>
          <w:sz w:val="28"/>
          <w:szCs w:val="28"/>
        </w:rPr>
        <w:t>年</w:t>
      </w:r>
      <w:r>
        <w:rPr>
          <w:rFonts w:ascii="Times New Roman" w:hAnsi="Times New Roman" w:hint="eastAsia"/>
          <w:sz w:val="28"/>
          <w:szCs w:val="28"/>
        </w:rPr>
        <w:t>6</w:t>
      </w:r>
      <w:r>
        <w:rPr>
          <w:rFonts w:ascii="Times New Roman" w:hAnsi="Times New Roman" w:hint="eastAsia"/>
          <w:sz w:val="28"/>
          <w:szCs w:val="28"/>
        </w:rPr>
        <w:t>月</w:t>
      </w:r>
      <w:r>
        <w:rPr>
          <w:rFonts w:ascii="Times New Roman" w:hAnsi="Times New Roman" w:hint="eastAsia"/>
          <w:sz w:val="28"/>
          <w:szCs w:val="28"/>
        </w:rPr>
        <w:t>12</w:t>
      </w:r>
      <w:r>
        <w:rPr>
          <w:rFonts w:ascii="Times New Roman" w:hAnsi="Times New Roman" w:hint="eastAsia"/>
          <w:sz w:val="28"/>
          <w:szCs w:val="28"/>
        </w:rPr>
        <w:t>日委托苏州锦诚环境检测科技有限公司</w:t>
      </w:r>
      <w:r w:rsidRPr="000B60BF">
        <w:rPr>
          <w:rFonts w:ascii="Times New Roman" w:hAnsi="Times New Roman"/>
          <w:sz w:val="28"/>
          <w:szCs w:val="28"/>
        </w:rPr>
        <w:t>，对厂内工业废气进行了监测，由监测结果可知，项目工业废气经处理后其排放浓度均达到排放标准</w:t>
      </w:r>
      <w:r>
        <w:rPr>
          <w:rFonts w:ascii="Times New Roman" w:hAnsi="Times New Roman" w:hint="eastAsia"/>
          <w:sz w:val="28"/>
          <w:szCs w:val="28"/>
        </w:rPr>
        <w:t>。</w:t>
      </w:r>
      <w:r w:rsidR="00C433A3">
        <w:rPr>
          <w:rFonts w:ascii="Times New Roman" w:hAnsi="Times New Roman" w:hint="eastAsia"/>
          <w:sz w:val="28"/>
          <w:szCs w:val="28"/>
        </w:rPr>
        <w:t>详见</w:t>
      </w:r>
      <w:r w:rsidR="00C433A3" w:rsidRPr="00C433A3">
        <w:rPr>
          <w:rFonts w:ascii="Times New Roman" w:hAnsi="Times New Roman" w:hint="eastAsia"/>
          <w:sz w:val="28"/>
          <w:szCs w:val="28"/>
        </w:rPr>
        <w:t>表</w:t>
      </w:r>
      <w:r w:rsidR="00C433A3" w:rsidRPr="00C433A3">
        <w:rPr>
          <w:rFonts w:ascii="Times New Roman" w:hAnsi="Times New Roman" w:hint="eastAsia"/>
          <w:sz w:val="28"/>
          <w:szCs w:val="28"/>
        </w:rPr>
        <w:t>3.4.1-2</w:t>
      </w:r>
      <w:r w:rsidR="00C433A3">
        <w:rPr>
          <w:rFonts w:ascii="Times New Roman" w:hAnsi="Times New Roman" w:hint="eastAsia"/>
          <w:sz w:val="28"/>
          <w:szCs w:val="28"/>
        </w:rPr>
        <w:t>。</w:t>
      </w:r>
    </w:p>
    <w:p w:rsidR="00C433A3" w:rsidRPr="00C433A3" w:rsidRDefault="00C433A3" w:rsidP="00C433A3">
      <w:pPr>
        <w:snapToGrid w:val="0"/>
        <w:spacing w:line="520" w:lineRule="exact"/>
        <w:jc w:val="center"/>
        <w:rPr>
          <w:rFonts w:ascii="Times New Roman" w:hAnsi="Times New Roman"/>
          <w:b/>
          <w:sz w:val="24"/>
          <w:szCs w:val="24"/>
        </w:rPr>
      </w:pPr>
      <w:commentRangeStart w:id="278"/>
      <w:r w:rsidRPr="000B60BF">
        <w:rPr>
          <w:rFonts w:ascii="Times New Roman" w:hAnsi="Times New Roman"/>
          <w:b/>
          <w:sz w:val="24"/>
          <w:szCs w:val="24"/>
        </w:rPr>
        <w:t>表</w:t>
      </w:r>
      <w:r w:rsidRPr="000B60BF">
        <w:rPr>
          <w:rFonts w:ascii="Times New Roman" w:hAnsi="Times New Roman"/>
          <w:b/>
          <w:sz w:val="24"/>
          <w:szCs w:val="24"/>
        </w:rPr>
        <w:t>3.4.1-</w:t>
      </w:r>
      <w:r>
        <w:rPr>
          <w:rFonts w:ascii="Times New Roman" w:hAnsi="Times New Roman" w:hint="eastAsia"/>
          <w:b/>
          <w:sz w:val="24"/>
          <w:szCs w:val="24"/>
        </w:rPr>
        <w:t>2</w:t>
      </w:r>
      <w:r w:rsidRPr="000B60BF">
        <w:rPr>
          <w:rFonts w:ascii="Times New Roman" w:hAnsi="Times New Roman"/>
          <w:b/>
          <w:sz w:val="24"/>
          <w:szCs w:val="24"/>
        </w:rPr>
        <w:t xml:space="preserve">  </w:t>
      </w:r>
      <w:r w:rsidR="00802A2A">
        <w:rPr>
          <w:rFonts w:ascii="Times New Roman" w:hAnsi="Times New Roman"/>
          <w:b/>
          <w:sz w:val="24"/>
          <w:szCs w:val="24"/>
        </w:rPr>
        <w:t>废气</w:t>
      </w:r>
      <w:r w:rsidRPr="000B60BF">
        <w:rPr>
          <w:rFonts w:ascii="Times New Roman" w:hAnsi="Times New Roman"/>
          <w:b/>
          <w:sz w:val="24"/>
          <w:szCs w:val="24"/>
        </w:rPr>
        <w:t>监测情况</w:t>
      </w:r>
      <w:commentRangeEnd w:id="278"/>
      <w:r w:rsidR="00C3350A">
        <w:rPr>
          <w:rStyle w:val="afe"/>
          <w:rFonts w:ascii="宋体" w:eastAsia="全真楷書" w:hAnsi="Times New Roman"/>
          <w:color w:val="000000"/>
          <w:kern w:val="0"/>
          <w:u w:color="000000"/>
        </w:rPr>
        <w:commentReference w:id="278"/>
      </w:r>
    </w:p>
    <w:tbl>
      <w:tblPr>
        <w:tblStyle w:val="aff"/>
        <w:tblW w:w="9356"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870"/>
        <w:gridCol w:w="1871"/>
        <w:gridCol w:w="1871"/>
        <w:gridCol w:w="1872"/>
        <w:gridCol w:w="1872"/>
      </w:tblGrid>
      <w:tr w:rsidR="00C433A3" w:rsidRPr="000B60BF" w:rsidTr="00C433A3">
        <w:trPr>
          <w:jc w:val="center"/>
        </w:trPr>
        <w:tc>
          <w:tcPr>
            <w:tcW w:w="1870"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粉尘废气排气筒</w:t>
            </w:r>
          </w:p>
        </w:tc>
        <w:tc>
          <w:tcPr>
            <w:tcW w:w="1871" w:type="dxa"/>
            <w:vAlign w:val="center"/>
          </w:tcPr>
          <w:p w:rsidR="00C433A3" w:rsidRPr="000B60BF" w:rsidRDefault="00C433A3" w:rsidP="00A30BF1">
            <w:pPr>
              <w:adjustRightInd w:val="0"/>
              <w:snapToGrid w:val="0"/>
              <w:jc w:val="center"/>
              <w:rPr>
                <w:rFonts w:ascii="Times New Roman" w:hAnsi="Times New Roman"/>
                <w:kern w:val="0"/>
                <w:szCs w:val="21"/>
              </w:rPr>
            </w:pPr>
            <w:r w:rsidRPr="000B60BF">
              <w:rPr>
                <w:rFonts w:ascii="Times New Roman" w:hAnsi="Times New Roman"/>
                <w:kern w:val="0"/>
                <w:szCs w:val="21"/>
              </w:rPr>
              <w:t>检测项目</w:t>
            </w:r>
          </w:p>
        </w:tc>
        <w:tc>
          <w:tcPr>
            <w:tcW w:w="1871" w:type="dxa"/>
            <w:vAlign w:val="center"/>
          </w:tcPr>
          <w:p w:rsidR="00C433A3" w:rsidRPr="000B60BF" w:rsidRDefault="00C433A3" w:rsidP="00A30BF1">
            <w:pPr>
              <w:adjustRightInd w:val="0"/>
              <w:snapToGrid w:val="0"/>
              <w:jc w:val="center"/>
              <w:rPr>
                <w:rFonts w:ascii="Times New Roman" w:hAnsi="Times New Roman"/>
                <w:kern w:val="0"/>
                <w:szCs w:val="21"/>
              </w:rPr>
            </w:pPr>
            <w:r w:rsidRPr="000B60BF">
              <w:rPr>
                <w:rFonts w:ascii="Times New Roman" w:hAnsi="Times New Roman"/>
                <w:kern w:val="0"/>
                <w:szCs w:val="21"/>
              </w:rPr>
              <w:t>排放浓度</w:t>
            </w:r>
            <w:r>
              <w:rPr>
                <w:rFonts w:ascii="Times New Roman" w:hAnsi="Times New Roman" w:hint="eastAsia"/>
                <w:kern w:val="0"/>
                <w:szCs w:val="21"/>
              </w:rPr>
              <w:t>（均值）</w:t>
            </w:r>
          </w:p>
          <w:p w:rsidR="00C433A3" w:rsidRPr="000B60BF" w:rsidRDefault="00C433A3" w:rsidP="00A30BF1">
            <w:pPr>
              <w:adjustRightInd w:val="0"/>
              <w:snapToGrid w:val="0"/>
              <w:jc w:val="center"/>
              <w:rPr>
                <w:rFonts w:ascii="Times New Roman" w:hAnsi="Times New Roman"/>
                <w:kern w:val="0"/>
                <w:szCs w:val="21"/>
              </w:rPr>
            </w:pPr>
            <w:r w:rsidRPr="000B60BF">
              <w:rPr>
                <w:rFonts w:ascii="Times New Roman" w:hAnsi="Times New Roman"/>
                <w:kern w:val="0"/>
                <w:szCs w:val="21"/>
              </w:rPr>
              <w:t>（</w:t>
            </w:r>
            <w:r w:rsidRPr="000B60BF">
              <w:rPr>
                <w:rFonts w:ascii="Times New Roman" w:hAnsi="Times New Roman"/>
                <w:kern w:val="0"/>
                <w:szCs w:val="21"/>
              </w:rPr>
              <w:t>mg/m</w:t>
            </w:r>
            <w:r w:rsidRPr="000B60BF">
              <w:rPr>
                <w:rFonts w:ascii="Times New Roman" w:hAnsi="Times New Roman"/>
                <w:kern w:val="0"/>
                <w:szCs w:val="21"/>
                <w:vertAlign w:val="superscript"/>
              </w:rPr>
              <w:t>3</w:t>
            </w:r>
            <w:r w:rsidRPr="000B60BF">
              <w:rPr>
                <w:rFonts w:ascii="Times New Roman" w:hAnsi="Times New Roman"/>
                <w:kern w:val="0"/>
                <w:szCs w:val="21"/>
              </w:rPr>
              <w:t>）</w:t>
            </w:r>
          </w:p>
        </w:tc>
        <w:tc>
          <w:tcPr>
            <w:tcW w:w="1872"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排放速率（</w:t>
            </w:r>
            <w:r>
              <w:rPr>
                <w:rFonts w:ascii="Times New Roman" w:hAnsi="Times New Roman" w:hint="eastAsia"/>
                <w:kern w:val="0"/>
                <w:szCs w:val="21"/>
              </w:rPr>
              <w:t>kg/h</w:t>
            </w:r>
            <w:r>
              <w:rPr>
                <w:rFonts w:ascii="Times New Roman" w:hAnsi="Times New Roman" w:hint="eastAsia"/>
                <w:kern w:val="0"/>
                <w:szCs w:val="21"/>
              </w:rPr>
              <w:t>）</w:t>
            </w:r>
          </w:p>
        </w:tc>
        <w:tc>
          <w:tcPr>
            <w:tcW w:w="1872"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排放标准</w:t>
            </w:r>
          </w:p>
        </w:tc>
      </w:tr>
      <w:tr w:rsidR="00C433A3" w:rsidRPr="000B60BF" w:rsidTr="00C433A3">
        <w:trPr>
          <w:trHeight w:val="439"/>
          <w:jc w:val="center"/>
        </w:trPr>
        <w:tc>
          <w:tcPr>
            <w:tcW w:w="1870"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监测值</w:t>
            </w:r>
          </w:p>
        </w:tc>
        <w:tc>
          <w:tcPr>
            <w:tcW w:w="1871" w:type="dxa"/>
            <w:vMerge w:val="restart"/>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颗粒物</w:t>
            </w:r>
          </w:p>
        </w:tc>
        <w:tc>
          <w:tcPr>
            <w:tcW w:w="1871"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6.94</w:t>
            </w:r>
          </w:p>
        </w:tc>
        <w:tc>
          <w:tcPr>
            <w:tcW w:w="1872"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8.97</w:t>
            </w:r>
            <w:r w:rsidRPr="00C433A3">
              <w:rPr>
                <w:rFonts w:ascii="Times New Roman" w:hAnsi="Times New Roman" w:hint="eastAsia"/>
                <w:kern w:val="0"/>
                <w:szCs w:val="21"/>
              </w:rPr>
              <w:t>×</w:t>
            </w:r>
            <w:r>
              <w:rPr>
                <w:rFonts w:ascii="Times New Roman" w:hAnsi="Times New Roman" w:hint="eastAsia"/>
                <w:kern w:val="0"/>
                <w:szCs w:val="21"/>
              </w:rPr>
              <w:t>10</w:t>
            </w:r>
            <w:r w:rsidRPr="00C433A3">
              <w:rPr>
                <w:rFonts w:ascii="Times New Roman" w:hAnsi="Times New Roman" w:hint="eastAsia"/>
                <w:kern w:val="0"/>
                <w:szCs w:val="21"/>
                <w:vertAlign w:val="superscript"/>
              </w:rPr>
              <w:t>-3</w:t>
            </w:r>
          </w:p>
        </w:tc>
        <w:tc>
          <w:tcPr>
            <w:tcW w:w="1872" w:type="dxa"/>
            <w:vMerge w:val="restart"/>
            <w:vAlign w:val="center"/>
          </w:tcPr>
          <w:p w:rsidR="00C433A3" w:rsidRPr="000B60BF" w:rsidRDefault="00C433A3" w:rsidP="00A30BF1">
            <w:pPr>
              <w:adjustRightInd w:val="0"/>
              <w:snapToGrid w:val="0"/>
              <w:jc w:val="center"/>
              <w:rPr>
                <w:rFonts w:ascii="Times New Roman" w:hAnsi="Times New Roman"/>
                <w:kern w:val="0"/>
                <w:szCs w:val="21"/>
              </w:rPr>
            </w:pPr>
            <w:r w:rsidRPr="00C433A3">
              <w:rPr>
                <w:rFonts w:ascii="Times New Roman" w:hAnsi="Times New Roman" w:hint="eastAsia"/>
                <w:kern w:val="0"/>
                <w:szCs w:val="21"/>
              </w:rPr>
              <w:t>大气污染物综合排放标准（</w:t>
            </w:r>
            <w:r w:rsidRPr="00C433A3">
              <w:rPr>
                <w:rFonts w:ascii="Times New Roman" w:hAnsi="Times New Roman" w:hint="eastAsia"/>
                <w:kern w:val="0"/>
                <w:szCs w:val="21"/>
              </w:rPr>
              <w:t>GB16297-1996</w:t>
            </w:r>
            <w:r w:rsidRPr="00C433A3">
              <w:rPr>
                <w:rFonts w:ascii="Times New Roman" w:hAnsi="Times New Roman" w:hint="eastAsia"/>
                <w:kern w:val="0"/>
                <w:szCs w:val="21"/>
              </w:rPr>
              <w:t>）</w:t>
            </w:r>
          </w:p>
        </w:tc>
      </w:tr>
      <w:tr w:rsidR="00C433A3" w:rsidRPr="000B60BF" w:rsidTr="00C433A3">
        <w:trPr>
          <w:jc w:val="center"/>
        </w:trPr>
        <w:tc>
          <w:tcPr>
            <w:tcW w:w="1870"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标准限制</w:t>
            </w:r>
          </w:p>
        </w:tc>
        <w:tc>
          <w:tcPr>
            <w:tcW w:w="1871" w:type="dxa"/>
            <w:vMerge/>
            <w:vAlign w:val="center"/>
          </w:tcPr>
          <w:p w:rsidR="00C433A3" w:rsidRPr="000B60BF" w:rsidRDefault="00C433A3" w:rsidP="00A30BF1">
            <w:pPr>
              <w:adjustRightInd w:val="0"/>
              <w:snapToGrid w:val="0"/>
              <w:jc w:val="center"/>
              <w:rPr>
                <w:rFonts w:ascii="Times New Roman" w:hAnsi="Times New Roman"/>
                <w:kern w:val="0"/>
                <w:szCs w:val="21"/>
              </w:rPr>
            </w:pPr>
          </w:p>
        </w:tc>
        <w:tc>
          <w:tcPr>
            <w:tcW w:w="1871"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120</w:t>
            </w:r>
          </w:p>
        </w:tc>
        <w:tc>
          <w:tcPr>
            <w:tcW w:w="1872" w:type="dxa"/>
            <w:vAlign w:val="center"/>
          </w:tcPr>
          <w:p w:rsidR="00C433A3" w:rsidRPr="000B60BF" w:rsidRDefault="00C433A3" w:rsidP="00A30BF1">
            <w:pPr>
              <w:adjustRightInd w:val="0"/>
              <w:snapToGrid w:val="0"/>
              <w:jc w:val="center"/>
              <w:rPr>
                <w:rFonts w:ascii="Times New Roman" w:hAnsi="Times New Roman"/>
                <w:kern w:val="0"/>
                <w:szCs w:val="21"/>
              </w:rPr>
            </w:pPr>
            <w:r>
              <w:rPr>
                <w:rFonts w:ascii="Times New Roman" w:hAnsi="Times New Roman" w:hint="eastAsia"/>
                <w:kern w:val="0"/>
                <w:szCs w:val="21"/>
              </w:rPr>
              <w:t>0.4</w:t>
            </w:r>
          </w:p>
        </w:tc>
        <w:tc>
          <w:tcPr>
            <w:tcW w:w="1872" w:type="dxa"/>
            <w:vMerge/>
            <w:vAlign w:val="center"/>
          </w:tcPr>
          <w:p w:rsidR="00C433A3" w:rsidRPr="000B60BF" w:rsidRDefault="00C433A3" w:rsidP="00A30BF1">
            <w:pPr>
              <w:adjustRightInd w:val="0"/>
              <w:snapToGrid w:val="0"/>
              <w:jc w:val="center"/>
              <w:rPr>
                <w:rFonts w:ascii="Times New Roman" w:hAnsi="Times New Roman"/>
                <w:kern w:val="0"/>
                <w:szCs w:val="21"/>
              </w:rPr>
            </w:pPr>
          </w:p>
        </w:tc>
      </w:tr>
    </w:tbl>
    <w:p w:rsidR="00C433A3" w:rsidRPr="00C433A3" w:rsidRDefault="00CF57C4" w:rsidP="009D1579">
      <w:pPr>
        <w:spacing w:line="520" w:lineRule="exact"/>
        <w:ind w:firstLineChars="200" w:firstLine="560"/>
        <w:rPr>
          <w:rFonts w:ascii="Times New Roman" w:hAnsi="Times New Roman"/>
          <w:sz w:val="28"/>
          <w:szCs w:val="28"/>
        </w:rPr>
      </w:pPr>
      <w:r>
        <w:rPr>
          <w:rFonts w:ascii="Times New Roman" w:hAnsi="Times New Roman" w:hint="eastAsia"/>
          <w:sz w:val="28"/>
          <w:szCs w:val="28"/>
        </w:rPr>
        <w:t>锅炉废气</w:t>
      </w:r>
      <w:r w:rsidRPr="000B60BF">
        <w:rPr>
          <w:rFonts w:ascii="Times New Roman" w:hAnsi="Times New Roman"/>
          <w:sz w:val="28"/>
          <w:szCs w:val="28"/>
        </w:rPr>
        <w:t>：</w:t>
      </w:r>
      <w:r>
        <w:rPr>
          <w:rFonts w:ascii="Times New Roman" w:hAnsi="Times New Roman" w:hint="eastAsia"/>
          <w:sz w:val="28"/>
          <w:szCs w:val="28"/>
        </w:rPr>
        <w:t>燃煤蒸汽锅炉和燃煤热风炉产生的锅炉废气通过</w:t>
      </w:r>
      <w:r w:rsidR="00A45742">
        <w:rPr>
          <w:rFonts w:ascii="Times New Roman" w:hAnsi="Times New Roman" w:hint="eastAsia"/>
          <w:sz w:val="28"/>
          <w:szCs w:val="28"/>
        </w:rPr>
        <w:t>水膜除尘</w:t>
      </w:r>
      <w:r>
        <w:rPr>
          <w:rFonts w:ascii="Times New Roman" w:hAnsi="Times New Roman" w:hint="eastAsia"/>
          <w:sz w:val="28"/>
          <w:szCs w:val="28"/>
        </w:rPr>
        <w:t>后</w:t>
      </w:r>
      <w:r w:rsidRPr="000B60BF">
        <w:rPr>
          <w:rFonts w:ascii="Times New Roman" w:hAnsi="Times New Roman"/>
          <w:sz w:val="28"/>
          <w:szCs w:val="28"/>
        </w:rPr>
        <w:t>通过</w:t>
      </w:r>
      <w:r w:rsidRPr="000B60BF">
        <w:rPr>
          <w:rFonts w:ascii="Times New Roman" w:hAnsi="Times New Roman"/>
          <w:sz w:val="28"/>
          <w:szCs w:val="28"/>
        </w:rPr>
        <w:t>15</w:t>
      </w:r>
      <w:r>
        <w:rPr>
          <w:rFonts w:ascii="Times New Roman" w:hAnsi="Times New Roman"/>
          <w:sz w:val="28"/>
          <w:szCs w:val="28"/>
        </w:rPr>
        <w:t>米高排气筒外排</w:t>
      </w:r>
      <w:r w:rsidRPr="00C572A3">
        <w:rPr>
          <w:rFonts w:ascii="Times New Roman" w:hAnsi="Times New Roman" w:hint="eastAsia"/>
          <w:sz w:val="28"/>
          <w:szCs w:val="28"/>
        </w:rPr>
        <w:t>。</w:t>
      </w:r>
      <w:r w:rsidR="00C433A3">
        <w:rPr>
          <w:rFonts w:ascii="Times New Roman" w:hAnsi="Times New Roman"/>
          <w:sz w:val="28"/>
          <w:szCs w:val="28"/>
        </w:rPr>
        <w:t>燃煤使用量</w:t>
      </w:r>
      <w:r w:rsidR="009D1579">
        <w:rPr>
          <w:rFonts w:ascii="Times New Roman" w:hAnsi="Times New Roman" w:hint="eastAsia"/>
          <w:sz w:val="28"/>
          <w:szCs w:val="28"/>
        </w:rPr>
        <w:t>为</w:t>
      </w:r>
      <w:r w:rsidR="00C433A3">
        <w:rPr>
          <w:rFonts w:ascii="Times New Roman" w:hAnsi="Times New Roman" w:hint="eastAsia"/>
          <w:sz w:val="28"/>
          <w:szCs w:val="28"/>
        </w:rPr>
        <w:t>1413t/a</w:t>
      </w:r>
      <w:r w:rsidR="000F1D54">
        <w:rPr>
          <w:rFonts w:ascii="Times New Roman" w:hAnsi="Times New Roman" w:hint="eastAsia"/>
          <w:sz w:val="28"/>
          <w:szCs w:val="28"/>
        </w:rPr>
        <w:t>，</w:t>
      </w:r>
      <w:r w:rsidR="000F1D54" w:rsidRPr="00C3350A">
        <w:rPr>
          <w:rFonts w:ascii="Times New Roman" w:hAnsi="Times New Roman" w:hint="eastAsia"/>
          <w:sz w:val="28"/>
          <w:szCs w:val="28"/>
          <w:highlight w:val="yellow"/>
          <w:rPrChange w:id="279" w:author="user" w:date="2017-11-25T18:01:00Z">
            <w:rPr>
              <w:rFonts w:ascii="Times New Roman" w:hAnsi="Times New Roman" w:hint="eastAsia"/>
              <w:sz w:val="28"/>
              <w:szCs w:val="28"/>
            </w:rPr>
          </w:rPrChange>
        </w:rPr>
        <w:t>由于企业购入煤炭为烟煤，含硫量约为</w:t>
      </w:r>
      <w:r w:rsidR="00C433A3" w:rsidRPr="00C3350A">
        <w:rPr>
          <w:rFonts w:ascii="Times New Roman" w:hAnsi="Times New Roman" w:hint="eastAsia"/>
          <w:sz w:val="28"/>
          <w:szCs w:val="28"/>
          <w:highlight w:val="yellow"/>
          <w:rPrChange w:id="280" w:author="user" w:date="2017-11-25T18:01:00Z">
            <w:rPr>
              <w:rFonts w:ascii="Times New Roman" w:hAnsi="Times New Roman" w:hint="eastAsia"/>
              <w:sz w:val="28"/>
              <w:szCs w:val="28"/>
            </w:rPr>
          </w:rPrChange>
        </w:rPr>
        <w:t>1.5%</w:t>
      </w:r>
      <w:r w:rsidR="00C433A3" w:rsidRPr="00C3350A">
        <w:rPr>
          <w:rFonts w:ascii="Times New Roman" w:hAnsi="Times New Roman" w:hint="eastAsia"/>
          <w:sz w:val="28"/>
          <w:szCs w:val="28"/>
          <w:highlight w:val="yellow"/>
          <w:rPrChange w:id="281" w:author="user" w:date="2017-11-25T18:01:00Z">
            <w:rPr>
              <w:rFonts w:ascii="Times New Roman" w:hAnsi="Times New Roman" w:hint="eastAsia"/>
              <w:sz w:val="28"/>
              <w:szCs w:val="28"/>
            </w:rPr>
          </w:rPrChange>
        </w:rPr>
        <w:t>，灰分约为</w:t>
      </w:r>
      <w:r w:rsidR="00C433A3" w:rsidRPr="00C3350A">
        <w:rPr>
          <w:rFonts w:ascii="Times New Roman" w:hAnsi="Times New Roman" w:hint="eastAsia"/>
          <w:sz w:val="28"/>
          <w:szCs w:val="28"/>
          <w:highlight w:val="yellow"/>
          <w:rPrChange w:id="282" w:author="user" w:date="2017-11-25T18:01:00Z">
            <w:rPr>
              <w:rFonts w:ascii="Times New Roman" w:hAnsi="Times New Roman" w:hint="eastAsia"/>
              <w:sz w:val="28"/>
              <w:szCs w:val="28"/>
            </w:rPr>
          </w:rPrChange>
        </w:rPr>
        <w:t>15%</w:t>
      </w:r>
      <w:r w:rsidR="00C433A3" w:rsidRPr="00C3350A">
        <w:rPr>
          <w:rFonts w:ascii="Times New Roman" w:hAnsi="Times New Roman" w:hint="eastAsia"/>
          <w:sz w:val="28"/>
          <w:szCs w:val="28"/>
          <w:highlight w:val="yellow"/>
          <w:rPrChange w:id="283" w:author="user" w:date="2017-11-25T18:01:00Z">
            <w:rPr>
              <w:rFonts w:ascii="Times New Roman" w:hAnsi="Times New Roman" w:hint="eastAsia"/>
              <w:sz w:val="28"/>
              <w:szCs w:val="28"/>
            </w:rPr>
          </w:rPrChange>
        </w:rPr>
        <w:t>，</w:t>
      </w:r>
      <w:r w:rsidR="009D1579">
        <w:rPr>
          <w:rFonts w:ascii="Times New Roman" w:hAnsi="Times New Roman" w:hint="eastAsia"/>
          <w:sz w:val="28"/>
          <w:szCs w:val="28"/>
        </w:rPr>
        <w:t>根据《工业污染源产排污系数手册第十分册》中工业锅炉（热力生产和供应行业）产排污系数表</w:t>
      </w:r>
      <w:r w:rsidR="009D1579">
        <w:rPr>
          <w:rFonts w:ascii="Times New Roman" w:hAnsi="Times New Roman" w:hint="eastAsia"/>
          <w:sz w:val="28"/>
          <w:szCs w:val="28"/>
        </w:rPr>
        <w:t>-</w:t>
      </w:r>
      <w:r w:rsidR="009D1579">
        <w:rPr>
          <w:rFonts w:ascii="Times New Roman" w:hAnsi="Times New Roman" w:hint="eastAsia"/>
          <w:sz w:val="28"/>
          <w:szCs w:val="28"/>
        </w:rPr>
        <w:t>燃煤工业锅炉的相关排污系数，</w:t>
      </w:r>
      <w:r w:rsidR="009D1579">
        <w:rPr>
          <w:rFonts w:ascii="Times New Roman" w:hAnsi="Times New Roman" w:hint="eastAsia"/>
          <w:sz w:val="28"/>
          <w:szCs w:val="28"/>
        </w:rPr>
        <w:t>SO</w:t>
      </w:r>
      <w:r w:rsidR="009D1579" w:rsidRPr="00145F75">
        <w:rPr>
          <w:rFonts w:ascii="Times New Roman" w:hAnsi="Times New Roman" w:hint="eastAsia"/>
          <w:sz w:val="28"/>
          <w:szCs w:val="28"/>
          <w:vertAlign w:val="subscript"/>
        </w:rPr>
        <w:t>2</w:t>
      </w:r>
      <w:r w:rsidR="009D1579">
        <w:rPr>
          <w:rFonts w:ascii="Times New Roman" w:hAnsi="Times New Roman" w:hint="eastAsia"/>
          <w:sz w:val="28"/>
          <w:szCs w:val="28"/>
        </w:rPr>
        <w:t>排污系数为</w:t>
      </w:r>
      <w:r w:rsidR="009D1579">
        <w:rPr>
          <w:rFonts w:ascii="Times New Roman" w:hAnsi="Times New Roman" w:hint="eastAsia"/>
          <w:sz w:val="28"/>
          <w:szCs w:val="28"/>
        </w:rPr>
        <w:t>20.4kg/t</w:t>
      </w:r>
      <w:r w:rsidR="009D1579">
        <w:rPr>
          <w:rFonts w:ascii="Times New Roman" w:hAnsi="Times New Roman" w:hint="eastAsia"/>
          <w:sz w:val="28"/>
          <w:szCs w:val="28"/>
        </w:rPr>
        <w:t>，烟尘排污系数为</w:t>
      </w:r>
      <w:r w:rsidR="009D1579">
        <w:rPr>
          <w:rFonts w:ascii="Times New Roman" w:hAnsi="Times New Roman" w:hint="eastAsia"/>
          <w:sz w:val="28"/>
          <w:szCs w:val="28"/>
        </w:rPr>
        <w:t>2.4kg/t</w:t>
      </w:r>
      <w:r w:rsidR="009D1579">
        <w:rPr>
          <w:rFonts w:ascii="Times New Roman" w:hAnsi="Times New Roman" w:hint="eastAsia"/>
          <w:sz w:val="28"/>
          <w:szCs w:val="28"/>
        </w:rPr>
        <w:t>，</w:t>
      </w:r>
      <w:r w:rsidR="009D1579">
        <w:rPr>
          <w:rFonts w:ascii="Times New Roman" w:hAnsi="Times New Roman" w:hint="eastAsia"/>
          <w:sz w:val="28"/>
          <w:szCs w:val="28"/>
        </w:rPr>
        <w:t>NO</w:t>
      </w:r>
      <w:r w:rsidR="009D1579" w:rsidRPr="00145F75">
        <w:rPr>
          <w:rFonts w:ascii="Times New Roman" w:hAnsi="Times New Roman" w:hint="eastAsia"/>
          <w:sz w:val="28"/>
          <w:szCs w:val="28"/>
          <w:vertAlign w:val="subscript"/>
        </w:rPr>
        <w:t>x</w:t>
      </w:r>
      <w:r w:rsidR="009D1579">
        <w:rPr>
          <w:rFonts w:ascii="Times New Roman" w:hAnsi="Times New Roman"/>
          <w:sz w:val="28"/>
          <w:szCs w:val="28"/>
        </w:rPr>
        <w:t>排污系数为</w:t>
      </w:r>
      <w:r w:rsidR="009D1579">
        <w:rPr>
          <w:rFonts w:ascii="Times New Roman" w:hAnsi="Times New Roman" w:hint="eastAsia"/>
          <w:sz w:val="28"/>
          <w:szCs w:val="28"/>
        </w:rPr>
        <w:t>2.94kg/t</w:t>
      </w:r>
      <w:r w:rsidR="009D1579">
        <w:rPr>
          <w:rFonts w:ascii="Times New Roman" w:hAnsi="Times New Roman" w:hint="eastAsia"/>
          <w:sz w:val="28"/>
          <w:szCs w:val="28"/>
        </w:rPr>
        <w:t>，因此原燃煤锅炉污染</w:t>
      </w:r>
      <w:r w:rsidR="009D1579">
        <w:rPr>
          <w:rFonts w:ascii="Times New Roman" w:hAnsi="Times New Roman" w:hint="eastAsia"/>
          <w:sz w:val="28"/>
          <w:szCs w:val="28"/>
        </w:rPr>
        <w:t>SO</w:t>
      </w:r>
      <w:r w:rsidR="009D1579" w:rsidRPr="00145F75">
        <w:rPr>
          <w:rFonts w:ascii="Times New Roman" w:hAnsi="Times New Roman" w:hint="eastAsia"/>
          <w:sz w:val="28"/>
          <w:szCs w:val="28"/>
          <w:vertAlign w:val="subscript"/>
        </w:rPr>
        <w:t>2</w:t>
      </w:r>
      <w:r w:rsidR="009D1579">
        <w:rPr>
          <w:rFonts w:ascii="Times New Roman" w:hAnsi="Times New Roman" w:hint="eastAsia"/>
          <w:sz w:val="28"/>
          <w:szCs w:val="28"/>
        </w:rPr>
        <w:t>产生量为</w:t>
      </w:r>
      <w:r w:rsidR="009D1579">
        <w:rPr>
          <w:rFonts w:ascii="Times New Roman" w:hAnsi="Times New Roman" w:hint="eastAsia"/>
          <w:sz w:val="28"/>
          <w:szCs w:val="28"/>
        </w:rPr>
        <w:t>14.28t/a</w:t>
      </w:r>
      <w:r w:rsidR="009D1579">
        <w:rPr>
          <w:rFonts w:ascii="Times New Roman" w:hAnsi="Times New Roman" w:hint="eastAsia"/>
          <w:sz w:val="28"/>
          <w:szCs w:val="28"/>
        </w:rPr>
        <w:t>，烟尘产生量为</w:t>
      </w:r>
      <w:r w:rsidR="009D1579">
        <w:rPr>
          <w:rFonts w:ascii="Times New Roman" w:hAnsi="Times New Roman" w:hint="eastAsia"/>
          <w:sz w:val="28"/>
          <w:szCs w:val="28"/>
        </w:rPr>
        <w:t>1.68t/a</w:t>
      </w:r>
      <w:r w:rsidR="009D1579">
        <w:rPr>
          <w:rFonts w:ascii="Times New Roman" w:hAnsi="Times New Roman" w:hint="eastAsia"/>
          <w:sz w:val="28"/>
          <w:szCs w:val="28"/>
        </w:rPr>
        <w:t>，</w:t>
      </w:r>
      <w:r w:rsidR="009D1579">
        <w:rPr>
          <w:rFonts w:ascii="Times New Roman" w:hAnsi="Times New Roman" w:hint="eastAsia"/>
          <w:sz w:val="28"/>
          <w:szCs w:val="28"/>
        </w:rPr>
        <w:t>NO</w:t>
      </w:r>
      <w:r w:rsidR="009D1579" w:rsidRPr="00145F75">
        <w:rPr>
          <w:rFonts w:ascii="Times New Roman" w:hAnsi="Times New Roman" w:hint="eastAsia"/>
          <w:sz w:val="28"/>
          <w:szCs w:val="28"/>
          <w:vertAlign w:val="subscript"/>
        </w:rPr>
        <w:t>x</w:t>
      </w:r>
      <w:r w:rsidR="009D1579">
        <w:rPr>
          <w:rFonts w:ascii="Times New Roman" w:hAnsi="Times New Roman" w:hint="eastAsia"/>
          <w:sz w:val="28"/>
          <w:szCs w:val="28"/>
        </w:rPr>
        <w:t>产生量为</w:t>
      </w:r>
      <w:r w:rsidR="009D1579">
        <w:rPr>
          <w:rFonts w:ascii="Times New Roman" w:hAnsi="Times New Roman" w:hint="eastAsia"/>
          <w:sz w:val="28"/>
          <w:szCs w:val="28"/>
        </w:rPr>
        <w:t>2.058t/a</w:t>
      </w:r>
      <w:r w:rsidR="009D1579" w:rsidRPr="000B60BF">
        <w:rPr>
          <w:rFonts w:ascii="Times New Roman" w:hAnsi="Times New Roman"/>
          <w:sz w:val="28"/>
          <w:szCs w:val="28"/>
        </w:rPr>
        <w:t>。</w:t>
      </w:r>
      <w:r w:rsidR="00C433A3">
        <w:rPr>
          <w:rFonts w:ascii="Times New Roman" w:hAnsi="Times New Roman" w:hint="eastAsia"/>
          <w:sz w:val="28"/>
          <w:szCs w:val="28"/>
        </w:rPr>
        <w:t>燃煤废气通过</w:t>
      </w:r>
      <w:r w:rsidR="00A45742">
        <w:rPr>
          <w:rFonts w:ascii="Times New Roman" w:hAnsi="Times New Roman" w:hint="eastAsia"/>
          <w:sz w:val="28"/>
          <w:szCs w:val="28"/>
        </w:rPr>
        <w:t>水膜除尘装置</w:t>
      </w:r>
      <w:r w:rsidR="00C433A3">
        <w:rPr>
          <w:rFonts w:ascii="Times New Roman" w:hAnsi="Times New Roman" w:hint="eastAsia"/>
          <w:sz w:val="28"/>
          <w:szCs w:val="28"/>
        </w:rPr>
        <w:t>处理后</w:t>
      </w:r>
      <w:r w:rsidR="009D1579">
        <w:rPr>
          <w:rFonts w:ascii="Times New Roman" w:hAnsi="Times New Roman" w:hint="eastAsia"/>
          <w:sz w:val="28"/>
          <w:szCs w:val="28"/>
        </w:rPr>
        <w:t>，</w:t>
      </w:r>
      <w:r w:rsidR="009D1579" w:rsidRPr="00C3350A">
        <w:rPr>
          <w:rFonts w:ascii="Times New Roman" w:hAnsi="Times New Roman" w:hint="eastAsia"/>
          <w:sz w:val="28"/>
          <w:szCs w:val="28"/>
          <w:highlight w:val="yellow"/>
          <w:rPrChange w:id="284" w:author="user" w:date="2017-11-25T18:02:00Z">
            <w:rPr>
              <w:rFonts w:ascii="Times New Roman" w:hAnsi="Times New Roman" w:hint="eastAsia"/>
              <w:sz w:val="28"/>
              <w:szCs w:val="28"/>
            </w:rPr>
          </w:rPrChange>
        </w:rPr>
        <w:t>烟尘去除率可达</w:t>
      </w:r>
      <w:r w:rsidR="009D1579" w:rsidRPr="00C3350A">
        <w:rPr>
          <w:rFonts w:ascii="Times New Roman" w:hAnsi="Times New Roman" w:hint="eastAsia"/>
          <w:sz w:val="28"/>
          <w:szCs w:val="28"/>
          <w:highlight w:val="yellow"/>
          <w:rPrChange w:id="285" w:author="user" w:date="2017-11-25T18:02:00Z">
            <w:rPr>
              <w:rFonts w:ascii="Times New Roman" w:hAnsi="Times New Roman" w:hint="eastAsia"/>
              <w:sz w:val="28"/>
              <w:szCs w:val="28"/>
            </w:rPr>
          </w:rPrChange>
        </w:rPr>
        <w:t>90%</w:t>
      </w:r>
      <w:r w:rsidR="009D1579" w:rsidRPr="00C3350A">
        <w:rPr>
          <w:rFonts w:ascii="Times New Roman" w:hAnsi="Times New Roman" w:hint="eastAsia"/>
          <w:sz w:val="28"/>
          <w:szCs w:val="28"/>
          <w:highlight w:val="yellow"/>
          <w:rPrChange w:id="286" w:author="user" w:date="2017-11-25T18:02:00Z">
            <w:rPr>
              <w:rFonts w:ascii="Times New Roman" w:hAnsi="Times New Roman" w:hint="eastAsia"/>
              <w:sz w:val="28"/>
              <w:szCs w:val="28"/>
            </w:rPr>
          </w:rPrChange>
        </w:rPr>
        <w:t>，</w:t>
      </w:r>
      <w:r w:rsidR="009D1579">
        <w:rPr>
          <w:rFonts w:ascii="Times New Roman" w:hAnsi="Times New Roman" w:hint="eastAsia"/>
          <w:sz w:val="28"/>
          <w:szCs w:val="28"/>
        </w:rPr>
        <w:t>并通过</w:t>
      </w:r>
      <w:r w:rsidR="009D1579">
        <w:rPr>
          <w:rFonts w:ascii="Times New Roman" w:hAnsi="Times New Roman" w:hint="eastAsia"/>
          <w:sz w:val="28"/>
          <w:szCs w:val="28"/>
        </w:rPr>
        <w:t>15m</w:t>
      </w:r>
      <w:r w:rsidR="009D1579">
        <w:rPr>
          <w:rFonts w:ascii="Times New Roman" w:hAnsi="Times New Roman" w:hint="eastAsia"/>
          <w:sz w:val="28"/>
          <w:szCs w:val="28"/>
        </w:rPr>
        <w:t>高排气筒排放。因此</w:t>
      </w:r>
      <w:r w:rsidR="009D1579">
        <w:rPr>
          <w:rFonts w:ascii="Times New Roman" w:hAnsi="Times New Roman" w:hint="eastAsia"/>
          <w:sz w:val="28"/>
          <w:szCs w:val="28"/>
        </w:rPr>
        <w:t>SO</w:t>
      </w:r>
      <w:r w:rsidR="009D1579" w:rsidRPr="00145F75">
        <w:rPr>
          <w:rFonts w:ascii="Times New Roman" w:hAnsi="Times New Roman" w:hint="eastAsia"/>
          <w:sz w:val="28"/>
          <w:szCs w:val="28"/>
          <w:vertAlign w:val="subscript"/>
        </w:rPr>
        <w:t>2</w:t>
      </w:r>
      <w:r w:rsidR="009D1579">
        <w:rPr>
          <w:rFonts w:ascii="Times New Roman" w:hAnsi="Times New Roman" w:hint="eastAsia"/>
          <w:sz w:val="28"/>
          <w:szCs w:val="28"/>
        </w:rPr>
        <w:t>排放量为</w:t>
      </w:r>
      <w:r w:rsidR="009D1579">
        <w:rPr>
          <w:rFonts w:ascii="Times New Roman" w:hAnsi="Times New Roman" w:hint="eastAsia"/>
          <w:sz w:val="28"/>
          <w:szCs w:val="28"/>
        </w:rPr>
        <w:t>14.28t/a</w:t>
      </w:r>
      <w:r w:rsidR="009D1579">
        <w:rPr>
          <w:rFonts w:ascii="Times New Roman" w:hAnsi="Times New Roman" w:hint="eastAsia"/>
          <w:sz w:val="28"/>
          <w:szCs w:val="28"/>
        </w:rPr>
        <w:t>，烟尘排放量为</w:t>
      </w:r>
      <w:r w:rsidR="009D1579">
        <w:rPr>
          <w:rFonts w:ascii="Times New Roman" w:hAnsi="Times New Roman" w:hint="eastAsia"/>
          <w:sz w:val="28"/>
          <w:szCs w:val="28"/>
        </w:rPr>
        <w:t>0.168t/a</w:t>
      </w:r>
      <w:r w:rsidR="009D1579">
        <w:rPr>
          <w:rFonts w:ascii="Times New Roman" w:hAnsi="Times New Roman" w:hint="eastAsia"/>
          <w:sz w:val="28"/>
          <w:szCs w:val="28"/>
        </w:rPr>
        <w:t>，</w:t>
      </w:r>
      <w:r w:rsidR="009D1579">
        <w:rPr>
          <w:rFonts w:ascii="Times New Roman" w:hAnsi="Times New Roman" w:hint="eastAsia"/>
          <w:sz w:val="28"/>
          <w:szCs w:val="28"/>
        </w:rPr>
        <w:t>NO</w:t>
      </w:r>
      <w:r w:rsidR="009D1579" w:rsidRPr="00145F75">
        <w:rPr>
          <w:rFonts w:ascii="Times New Roman" w:hAnsi="Times New Roman" w:hint="eastAsia"/>
          <w:sz w:val="28"/>
          <w:szCs w:val="28"/>
          <w:vertAlign w:val="subscript"/>
        </w:rPr>
        <w:t>x</w:t>
      </w:r>
      <w:r w:rsidR="009D1579">
        <w:rPr>
          <w:rFonts w:ascii="Times New Roman" w:hAnsi="Times New Roman" w:hint="eastAsia"/>
          <w:sz w:val="28"/>
          <w:szCs w:val="28"/>
        </w:rPr>
        <w:t>排</w:t>
      </w:r>
      <w:r w:rsidR="009D1579">
        <w:rPr>
          <w:rFonts w:ascii="Times New Roman" w:hAnsi="Times New Roman" w:hint="eastAsia"/>
          <w:sz w:val="28"/>
          <w:szCs w:val="28"/>
        </w:rPr>
        <w:lastRenderedPageBreak/>
        <w:t>放量为</w:t>
      </w:r>
      <w:r w:rsidR="009D1579">
        <w:rPr>
          <w:rFonts w:ascii="Times New Roman" w:hAnsi="Times New Roman" w:hint="eastAsia"/>
          <w:sz w:val="28"/>
          <w:szCs w:val="28"/>
        </w:rPr>
        <w:t>2.058t/a</w:t>
      </w:r>
      <w:r w:rsidR="009D1579" w:rsidRPr="000B60BF">
        <w:rPr>
          <w:rFonts w:ascii="Times New Roman" w:hAnsi="Times New Roman"/>
          <w:sz w:val="28"/>
          <w:szCs w:val="28"/>
        </w:rPr>
        <w:t>。</w:t>
      </w:r>
    </w:p>
    <w:p w:rsidR="00474C42" w:rsidRPr="00B8409C" w:rsidRDefault="002C3AB5">
      <w:pPr>
        <w:spacing w:line="520" w:lineRule="exact"/>
        <w:ind w:firstLineChars="200" w:firstLine="560"/>
        <w:rPr>
          <w:rFonts w:ascii="Times New Roman" w:hAnsi="Times New Roman"/>
          <w:color w:val="FF0000"/>
          <w:sz w:val="28"/>
          <w:szCs w:val="28"/>
        </w:rPr>
      </w:pPr>
      <w:r w:rsidRPr="00ED31FA">
        <w:rPr>
          <w:rFonts w:ascii="Times New Roman" w:hAnsi="Times New Roman"/>
          <w:sz w:val="28"/>
          <w:szCs w:val="28"/>
        </w:rPr>
        <w:t>主要废气处理过程如图</w:t>
      </w:r>
      <w:r w:rsidRPr="00ED31FA">
        <w:rPr>
          <w:rFonts w:ascii="Times New Roman" w:hAnsi="Times New Roman"/>
          <w:sz w:val="28"/>
          <w:szCs w:val="28"/>
        </w:rPr>
        <w:t>3.4.1-1</w:t>
      </w:r>
      <w:r w:rsidR="00884F80">
        <w:rPr>
          <w:rFonts w:ascii="Times New Roman" w:hAnsi="Times New Roman" w:hint="eastAsia"/>
          <w:sz w:val="28"/>
          <w:szCs w:val="28"/>
        </w:rPr>
        <w:t>、</w:t>
      </w:r>
      <w:r w:rsidR="00884F80">
        <w:rPr>
          <w:rFonts w:ascii="Times New Roman" w:hAnsi="Times New Roman" w:hint="eastAsia"/>
          <w:sz w:val="28"/>
          <w:szCs w:val="28"/>
        </w:rPr>
        <w:t>3.4.1-2</w:t>
      </w:r>
      <w:r w:rsidRPr="00ED31FA">
        <w:rPr>
          <w:rFonts w:ascii="Times New Roman" w:hAnsi="Times New Roman"/>
          <w:sz w:val="28"/>
          <w:szCs w:val="28"/>
        </w:rPr>
        <w:t>。</w:t>
      </w:r>
    </w:p>
    <w:p w:rsidR="00474C42" w:rsidRPr="000B60BF" w:rsidRDefault="000C6D43">
      <w:pPr>
        <w:ind w:firstLine="482"/>
        <w:jc w:val="center"/>
        <w:rPr>
          <w:rFonts w:ascii="Times New Roman" w:hAnsi="Times New Roman"/>
          <w:b/>
        </w:rPr>
      </w:pPr>
      <w:r w:rsidRPr="000C6D43">
        <w:rPr>
          <w:rFonts w:ascii="Times New Roman" w:hAnsi="Times New Roman"/>
          <w:noProof/>
        </w:rPr>
      </w:r>
      <w:r w:rsidRPr="000C6D43">
        <w:rPr>
          <w:rFonts w:ascii="Times New Roman" w:hAnsi="Times New Roman"/>
          <w:noProof/>
        </w:rPr>
        <w:pict>
          <v:group id="_x0000_s1093" editas="canvas" style="width:6in;height:96.75pt;mso-position-horizontal-relative:char;mso-position-vertical-relative:line" coordsize="54864,12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width:54864;height:12287;visibility:visible">
              <v:fill o:detectmouseclick="t"/>
              <v:path o:connecttype="none"/>
            </v:shape>
            <v:rect id="Rectangle 964" o:spid="_x0000_s1095" style="position:absolute;top:4956;width:6858;height:2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hIPccA&#10;AADdAAAADwAAAGRycy9kb3ducmV2LnhtbESPQWvCQBCF70L/wzKF3nRTqVpSVxFBEEWxqYjHITsm&#10;abOzIbvG6K93BaG3Gd6b970ZT1tTioZqV1hW8N6LQBCnVhecKdj/LLqfIJxH1lhaJgVXcjCdvHTG&#10;GGt74W9qEp+JEMIuRgW591UspUtzMuh6tiIO2snWBn1Y60zqGi8h3JSyH0VDabDgQMixonlO6V9y&#10;NoH7Uf3ut6vtYnO9HRq3Wx+Twckq9fbazr5AeGr9v/l5vdShfjQaweObMIK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ISD3HAAAA3QAAAA8AAAAAAAAAAAAAAAAAmAIAAGRy&#10;cy9kb3ducmV2LnhtbFBLBQYAAAAABAAEAPUAAACMAwAAAAA=&#10;">
              <v:textbox style="mso-next-textbox:#Rectangle 964" inset="0,0,0,0">
                <w:txbxContent>
                  <w:p w:rsidR="007B0B65" w:rsidRDefault="007B0B65" w:rsidP="001B7A6D">
                    <w:pPr>
                      <w:jc w:val="center"/>
                    </w:pPr>
                    <w:r>
                      <w:rPr>
                        <w:rFonts w:hint="eastAsia"/>
                      </w:rPr>
                      <w:t>喷粉塔</w:t>
                    </w:r>
                  </w:p>
                </w:txbxContent>
              </v:textbox>
            </v:rect>
            <v:rect id="Rectangle 965" o:spid="_x0000_s1096" style="position:absolute;left:11430;top:3965;width:9144;height:49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style="mso-next-textbox:#Rectangle 965">
                <w:txbxContent>
                  <w:p w:rsidR="007B0B65" w:rsidRDefault="007B0B65" w:rsidP="001B7A6D">
                    <w:pPr>
                      <w:jc w:val="center"/>
                    </w:pPr>
                    <w:r>
                      <w:rPr>
                        <w:rFonts w:hint="eastAsia"/>
                      </w:rPr>
                      <w:t>废气收集管道</w:t>
                    </w:r>
                  </w:p>
                </w:txbxContent>
              </v:textbox>
            </v:rect>
            <v:line id="Line 966" o:spid="_x0000_s1097" style="position:absolute;flip:y;visibility:visible" from="6858,5947" to="10287,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Be3sYAAADdAAAADwAAAGRycy9kb3ducmV2LnhtbESPQWvCQBCF74L/YRmhl1B3rVBr6ira&#10;VhDEQ20PPQ7ZaRLMzobsVNN/3xUK3mZ473vzZrHqfaPO1MU6sIXJ2IAiLoKrubTw+bG9fwIVBdlh&#10;E5gs/FKE1XI4WGDuwoXf6XyUUqUQjjlaqETaXOtYVOQxjkNLnLTv0HmUtHaldh1eUrhv9IMxj9pj&#10;zelChS29VFScjj8+1dge+HU6zTZeZ9mc3r5kb7RYezfq18+ghHq5mf/pnUucmc3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wXt7GAAAA3QAAAA8AAAAAAAAA&#10;AAAAAAAAoQIAAGRycy9kb3ducmV2LnhtbFBLBQYAAAAABAAEAPkAAACUAwAAAAA=&#10;">
              <v:stroke endarrow="block"/>
            </v:line>
            <v:line id="Line 967" o:spid="_x0000_s1098" style="position:absolute;flip:y;visibility:visible" from="20574,5947" to="24003,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ZMYAAADdAAAADwAAAGRycy9kb3ducmV2LnhtbESPT0sDQQzF70K/w5CCl8XOaEHq2mmp&#10;fwqC9GDtocewE3eX7mSWndiu394cBG955P1eXpbrMXbmTENuE3u4nTkwxFUKLdceDp/bmwWYLMgB&#10;u8Tk4YcyrFeTqyWWIV34g857qY2GcC7RQyPSl9bmqqGIeZZ6Yt19pSGiqBxqGwa8aHjs7J1z9zZi&#10;y3qhwZ6eG6pO+++oNbY7fpnPi6doi+KBXo/y7qx4fz0dN49ghEb5N//Rb0E5t9D++o2OY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fh2TGAAAA3QAAAA8AAAAAAAAA&#10;AAAAAAAAoQIAAGRycy9kb3ducmV2LnhtbFBLBQYAAAAABAAEAPkAAACUAwAAAAA=&#10;">
              <v:stroke endarrow="block"/>
            </v:line>
            <v:line id="Line 968" o:spid="_x0000_s1099" style="position:absolute;flip:y;visibility:visible" from="33147,5947" to="36576,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Mi/8YAAADdAAAADwAAAGRycy9kb3ducmV2LnhtbESPT2vCQBDF7wW/wzJCL0F3rVA0dRX/&#10;VCgUD2oPPQ7ZaRLMzobsqOm37xYKvc3w3u/Nm8Wq9426URfrwBYmYwOKuAiu5tLCx3k/moGKguyw&#10;CUwWvinCajl4WGDuwp2PdDtJqVIIxxwtVCJtrnUsKvIYx6ElTtpX6DxKWrtSuw7vKdw3+smYZ+2x&#10;5nShwpa2FRWX09WnGvsD76bTbON1ls3p9VPejRZrH4f9+gWUUC//5j/6zSXOzCbw+00aQS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TIv/GAAAA3QAAAA8AAAAAAAAA&#10;AAAAAAAAoQIAAGRycy9kb3ducmV2LnhtbFBLBQYAAAAABAAEAPkAAACUAwAAAAA=&#10;">
              <v:stroke endarrow="block"/>
            </v:line>
            <v:shape id="Text Box 969" o:spid="_x0000_s1100" type="#_x0000_t202" style="position:absolute;left:37719;top:4956;width:5715;height:2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Ivm8QA&#10;AADdAAAADwAAAGRycy9kb3ducmV2LnhtbERPTWvCQBC9C/0PyxS8SN3UFpumriKCRW+alvY6ZMck&#10;NDsbd9cY/70rFLzN433ObNGbRnTkfG1ZwfM4AUFcWF1zqeD7a/2UgvABWWNjmRRcyMNi/jCYYabt&#10;mffU5aEUMYR9hgqqENpMSl9UZNCPbUscuYN1BkOErpTa4TmGm0ZOkmQqDdYcGypsaVVR8ZefjIL0&#10;ddP9+u3L7qeYHpr3MHrrPo9OqeFjv/wAEagPd/G/e6Pj/CSdwO2beIK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yL5vEAAAA3QAAAA8AAAAAAAAAAAAAAAAAmAIAAGRycy9k&#10;b3ducmV2LnhtbFBLBQYAAAAABAAEAPUAAACJAwAAAAA=&#10;">
              <v:textbox style="mso-next-textbox:#Text Box 969">
                <w:txbxContent>
                  <w:p w:rsidR="007B0B65" w:rsidRDefault="007B0B65" w:rsidP="001B7A6D">
                    <w:pPr>
                      <w:jc w:val="center"/>
                    </w:pPr>
                    <w:r>
                      <w:rPr>
                        <w:rFonts w:hint="eastAsia"/>
                      </w:rPr>
                      <w:t>风机</w:t>
                    </w:r>
                  </w:p>
                </w:txbxContent>
              </v:textbox>
            </v:shape>
            <v:oval id="Oval 970" o:spid="_x0000_s1101" style="position:absolute;left:25146;top:2973;width:8001;height:59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6S7MIA&#10;AADdAAAADwAAAGRycy9kb3ducmV2LnhtbERP32vCMBB+F/Y/hBvsTdM5kdKZyjYUfRt2Y8+35paU&#10;NpfSRK3/vREGvt3H9/NW69F14kRDaDwreJ5lIIhrrxs2Cr6/ttMcRIjIGjvPpOBCAdblw2SFhfZn&#10;PtCpikakEA4FKrAx9oWUobbkMMx8T5y4Pz84jAkORuoBzyncdXKeZUvpsOHUYLGnD0t1Wx2dgrb7&#10;3cUtLqv5bvH5bqxxG778KPX0OL69gog0xrv4373XaX6Wv8Dtm3SCL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pLswgAAAN0AAAAPAAAAAAAAAAAAAAAAAJgCAABkcnMvZG93&#10;bnJldi54bWxQSwUGAAAAAAQABAD1AAAAhwMAAAAA&#10;">
              <v:textbox style="mso-next-textbox:#Oval 970" inset="0,0,0,0">
                <w:txbxContent>
                  <w:p w:rsidR="007B0B65" w:rsidRDefault="007B0B65" w:rsidP="00B8409C">
                    <w:pPr>
                      <w:spacing w:line="240" w:lineRule="exact"/>
                      <w:jc w:val="center"/>
                    </w:pPr>
                  </w:p>
                  <w:p w:rsidR="007B0B65" w:rsidRDefault="007B0B65" w:rsidP="00B8409C">
                    <w:pPr>
                      <w:spacing w:line="240" w:lineRule="exact"/>
                      <w:jc w:val="center"/>
                    </w:pPr>
                    <w:r>
                      <w:rPr>
                        <w:rFonts w:hint="eastAsia"/>
                      </w:rPr>
                      <w:t>水喷淋塔</w:t>
                    </w:r>
                  </w:p>
                </w:txbxContent>
              </v:textbox>
            </v:oval>
            <v:shape id="Text Box 971" o:spid="_x0000_s1102" type="#_x0000_t202" style="position:absolute;left:48006;top:4956;width:6858;height:2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SdMQA&#10;AADdAAAADwAAAGRycy9kb3ducmV2LnhtbERPTWvCQBC9C/0PyxR6Ed20FZumrlIKit40Fb0O2TEJ&#10;zc6mu9uY/ntXELzN433ObNGbRnTkfG1ZwfM4AUFcWF1zqWD/vRylIHxA1thYJgX/5GExfxjMMNP2&#10;zDvq8lCKGMI+QwVVCG0mpS8qMujHtiWO3Mk6gyFCV0rt8BzDTSNfkmQqDdYcGyps6aui4if/MwrS&#10;ybo7+s3r9lBMT817GL51q1+n1NNj//kBIlAf7uKbe63j/CSdwPWbeI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EnTEAAAA3QAAAA8AAAAAAAAAAAAAAAAAmAIAAGRycy9k&#10;b3ducmV2LnhtbFBLBQYAAAAABAAEAPUAAACJAwAAAAA=&#10;">
              <v:textbox style="mso-next-textbox:#Text Box 971">
                <w:txbxContent>
                  <w:p w:rsidR="007B0B65" w:rsidRDefault="007B0B65" w:rsidP="001B7A6D">
                    <w:pPr>
                      <w:jc w:val="center"/>
                    </w:pPr>
                    <w:r>
                      <w:rPr>
                        <w:rFonts w:hint="eastAsia"/>
                      </w:rPr>
                      <w:t>排气筒</w:t>
                    </w:r>
                  </w:p>
                </w:txbxContent>
              </v:textbox>
            </v:shape>
            <v:line id="Line 972" o:spid="_x0000_s1103" style="position:absolute;flip:y;visibility:visible" from="43434,5947" to="46863,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gk/MYAAADdAAAADwAAAGRycy9kb3ducmV2LnhtbESPQWvCQBCF74L/YRmhl1B3rVRs6ira&#10;VhDEQ20PPQ7ZaRLMzobsVNN/3xUK3mZ473vzZrHqfaPO1MU6sIXJ2IAiLoKrubTw+bG9n4OKguyw&#10;CUwWfinCajkcLDB34cLvdD5KqVIIxxwtVCJtrnUsKvIYx6ElTtp36DxKWrtSuw4vKdw3+sGYmfZY&#10;c7pQYUsvFRWn449PNbYHfp1Os43XWfZEb1+yN1qsvRv162dQQr3czP/0ziXOzB/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oJPzGAAAA3QAAAA8AAAAAAAAA&#10;AAAAAAAAoQIAAGRycy9kb3ducmV2LnhtbFBLBQYAAAAABAAEAPkAAACUAwAAAAA=&#10;">
              <v:stroke endarrow="block"/>
            </v:line>
            <w10:wrap type="none"/>
            <w10:anchorlock/>
          </v:group>
        </w:pict>
      </w:r>
    </w:p>
    <w:p w:rsidR="009D1579" w:rsidRDefault="002C3AB5" w:rsidP="009D1579">
      <w:pPr>
        <w:ind w:firstLine="482"/>
        <w:jc w:val="center"/>
        <w:rPr>
          <w:rFonts w:ascii="Times New Roman" w:hAnsi="Times New Roman"/>
          <w:b/>
          <w:sz w:val="24"/>
          <w:szCs w:val="24"/>
        </w:rPr>
      </w:pPr>
      <w:r w:rsidRPr="000B60BF">
        <w:rPr>
          <w:rFonts w:ascii="Times New Roman" w:hAnsi="Times New Roman"/>
          <w:b/>
          <w:sz w:val="24"/>
          <w:szCs w:val="24"/>
        </w:rPr>
        <w:t>图</w:t>
      </w:r>
      <w:r w:rsidRPr="000B60BF">
        <w:rPr>
          <w:rFonts w:ascii="Times New Roman" w:hAnsi="Times New Roman"/>
          <w:b/>
          <w:sz w:val="24"/>
          <w:szCs w:val="24"/>
        </w:rPr>
        <w:t xml:space="preserve">3.4.1-1  </w:t>
      </w:r>
      <w:r w:rsidR="00884F80">
        <w:rPr>
          <w:rFonts w:ascii="Times New Roman" w:hAnsi="Times New Roman" w:hint="eastAsia"/>
          <w:b/>
          <w:sz w:val="24"/>
          <w:szCs w:val="24"/>
        </w:rPr>
        <w:t>粉尘</w:t>
      </w:r>
      <w:r w:rsidRPr="000B60BF">
        <w:rPr>
          <w:rFonts w:ascii="Times New Roman" w:hAnsi="Times New Roman"/>
          <w:b/>
          <w:sz w:val="24"/>
          <w:szCs w:val="24"/>
        </w:rPr>
        <w:t>废气治理措施流程图</w:t>
      </w:r>
    </w:p>
    <w:p w:rsidR="00884F80" w:rsidRDefault="000C6D43" w:rsidP="009D1579">
      <w:pPr>
        <w:ind w:firstLine="482"/>
        <w:jc w:val="center"/>
        <w:rPr>
          <w:rFonts w:ascii="Times New Roman" w:hAnsi="Times New Roman"/>
          <w:noProof/>
        </w:rPr>
      </w:pPr>
      <w:r>
        <w:rPr>
          <w:rFonts w:ascii="Times New Roman" w:hAnsi="Times New Roman"/>
          <w:noProof/>
        </w:rPr>
      </w:r>
      <w:r>
        <w:rPr>
          <w:rFonts w:ascii="Times New Roman" w:hAnsi="Times New Roman"/>
          <w:noProof/>
        </w:rPr>
        <w:pict>
          <v:group id="画布 962" o:spid="_x0000_s1378" editas="canvas" style="width:6in;height:96.75pt;mso-position-horizontal-relative:char;mso-position-vertical-relative:line" coordsize="54864,12287">
            <v:shape id="_x0000_s1379" type="#_x0000_t75" style="position:absolute;width:54864;height:12287;visibility:visible">
              <v:fill o:detectmouseclick="t"/>
              <v:path o:connecttype="none"/>
            </v:shape>
            <v:rect id="Rectangle 964" o:spid="_x0000_s1380" style="position:absolute;top:4956;width:6858;height:2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hIPccA&#10;AADdAAAADwAAAGRycy9kb3ducmV2LnhtbESPQWvCQBCF70L/wzKF3nRTqVpSVxFBEEWxqYjHITsm&#10;abOzIbvG6K93BaG3Gd6b970ZT1tTioZqV1hW8N6LQBCnVhecKdj/LLqfIJxH1lhaJgVXcjCdvHTG&#10;GGt74W9qEp+JEMIuRgW591UspUtzMuh6tiIO2snWBn1Y60zqGi8h3JSyH0VDabDgQMixonlO6V9y&#10;NoH7Uf3ut6vtYnO9HRq3Wx+Twckq9fbazr5AeGr9v/l5vdShfjQaweObMIK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ISD3HAAAA3QAAAA8AAAAAAAAAAAAAAAAAmAIAAGRy&#10;cy9kb3ducmV2LnhtbFBLBQYAAAAABAAEAPUAAACMAwAAAAA=&#10;">
              <v:textbox inset="0,0,0,0">
                <w:txbxContent>
                  <w:p w:rsidR="007B0B65" w:rsidRDefault="007B0B65" w:rsidP="00884F80">
                    <w:pPr>
                      <w:jc w:val="center"/>
                    </w:pPr>
                    <w:r>
                      <w:rPr>
                        <w:rFonts w:hint="eastAsia"/>
                      </w:rPr>
                      <w:t>锅炉</w:t>
                    </w:r>
                  </w:p>
                </w:txbxContent>
              </v:textbox>
            </v:rect>
            <v:rect id="Rectangle 965" o:spid="_x0000_s1381" style="position:absolute;left:11430;top:3965;width:9144;height:49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7B0B65" w:rsidRDefault="007B0B65" w:rsidP="00884F80">
                    <w:pPr>
                      <w:jc w:val="center"/>
                    </w:pPr>
                    <w:r>
                      <w:rPr>
                        <w:rFonts w:hint="eastAsia"/>
                      </w:rPr>
                      <w:t>废气收集管道</w:t>
                    </w:r>
                  </w:p>
                </w:txbxContent>
              </v:textbox>
            </v:rect>
            <v:line id="Line 966" o:spid="_x0000_s1382" style="position:absolute;flip:y;visibility:visible" from="6858,5947" to="10287,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Be3sYAAADdAAAADwAAAGRycy9kb3ducmV2LnhtbESPQWvCQBCF74L/YRmhl1B3rVBr6ira&#10;VhDEQ20PPQ7ZaRLMzobsVNN/3xUK3mZ473vzZrHqfaPO1MU6sIXJ2IAiLoKrubTw+bG9fwIVBdlh&#10;E5gs/FKE1XI4WGDuwoXf6XyUUqUQjjlaqETaXOtYVOQxjkNLnLTv0HmUtHaldh1eUrhv9IMxj9pj&#10;zelChS29VFScjj8+1dge+HU6zTZeZ9mc3r5kb7RYezfq18+ghHq5mf/pnUucmc3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wXt7GAAAA3QAAAA8AAAAAAAAA&#10;AAAAAAAAoQIAAGRycy9kb3ducmV2LnhtbFBLBQYAAAAABAAEAPkAAACUAwAAAAA=&#10;">
              <v:stroke endarrow="block"/>
            </v:line>
            <v:line id="Line 967" o:spid="_x0000_s1383" style="position:absolute;flip:y;visibility:visible" from="20574,5947" to="24003,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ZMYAAADdAAAADwAAAGRycy9kb3ducmV2LnhtbESPT0sDQQzF70K/w5CCl8XOaEHq2mmp&#10;fwqC9GDtocewE3eX7mSWndiu394cBG955P1eXpbrMXbmTENuE3u4nTkwxFUKLdceDp/bmwWYLMgB&#10;u8Tk4YcyrFeTqyWWIV34g857qY2GcC7RQyPSl9bmqqGIeZZ6Yt19pSGiqBxqGwa8aHjs7J1z9zZi&#10;y3qhwZ6eG6pO+++oNbY7fpnPi6doi+KBXo/y7qx4fz0dN49ghEb5N//Rb0E5t9D++o2OY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fh2TGAAAA3QAAAA8AAAAAAAAA&#10;AAAAAAAAoQIAAGRycy9kb3ducmV2LnhtbFBLBQYAAAAABAAEAPkAAACUAwAAAAA=&#10;">
              <v:stroke endarrow="block"/>
            </v:line>
            <v:line id="Line 968" o:spid="_x0000_s1384" style="position:absolute;flip:y;visibility:visible" from="33147,5947" to="36576,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Mi/8YAAADdAAAADwAAAGRycy9kb3ducmV2LnhtbESPT2vCQBDF7wW/wzJCL0F3rVA0dRX/&#10;VCgUD2oPPQ7ZaRLMzobsqOm37xYKvc3w3u/Nm8Wq9426URfrwBYmYwOKuAiu5tLCx3k/moGKguyw&#10;CUwWvinCajl4WGDuwp2PdDtJqVIIxxwtVCJtrnUsKvIYx6ElTtpX6DxKWrtSuw7vKdw3+smYZ+2x&#10;5nShwpa2FRWX09WnGvsD76bTbON1ls3p9VPejRZrH4f9+gWUUC//5j/6zSXOzCbw+00aQS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TIv/GAAAA3QAAAA8AAAAAAAAA&#10;AAAAAAAAoQIAAGRycy9kb3ducmV2LnhtbFBLBQYAAAAABAAEAPkAAACUAwAAAAA=&#10;">
              <v:stroke endarrow="block"/>
            </v:line>
            <v:shape id="Text Box 969" o:spid="_x0000_s1385" type="#_x0000_t202" style="position:absolute;left:37719;top:4956;width:5715;height:2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Ivm8QA&#10;AADdAAAADwAAAGRycy9kb3ducmV2LnhtbERPTWvCQBC9C/0PyxS8SN3UFpumriKCRW+alvY6ZMck&#10;NDsbd9cY/70rFLzN433ObNGbRnTkfG1ZwfM4AUFcWF1zqeD7a/2UgvABWWNjmRRcyMNi/jCYYabt&#10;mffU5aEUMYR9hgqqENpMSl9UZNCPbUscuYN1BkOErpTa4TmGm0ZOkmQqDdYcGypsaVVR8ZefjIL0&#10;ddP9+u3L7qeYHpr3MHrrPo9OqeFjv/wAEagPd/G/e6Pj/CSdwO2beIK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yL5vEAAAA3QAAAA8AAAAAAAAAAAAAAAAAmAIAAGRycy9k&#10;b3ducmV2LnhtbFBLBQYAAAAABAAEAPUAAACJAwAAAAA=&#10;">
              <v:textbox>
                <w:txbxContent>
                  <w:p w:rsidR="007B0B65" w:rsidRDefault="007B0B65" w:rsidP="00884F80">
                    <w:pPr>
                      <w:jc w:val="center"/>
                    </w:pPr>
                    <w:r>
                      <w:rPr>
                        <w:rFonts w:hint="eastAsia"/>
                      </w:rPr>
                      <w:t>风机</w:t>
                    </w:r>
                  </w:p>
                </w:txbxContent>
              </v:textbox>
            </v:shape>
            <v:oval id="Oval 970" o:spid="_x0000_s1386" style="position:absolute;left:25146;top:2973;width:8001;height:59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6S7MIA&#10;AADdAAAADwAAAGRycy9kb3ducmV2LnhtbERP32vCMBB+F/Y/hBvsTdM5kdKZyjYUfRt2Y8+35paU&#10;NpfSRK3/vREGvt3H9/NW69F14kRDaDwreJ5lIIhrrxs2Cr6/ttMcRIjIGjvPpOBCAdblw2SFhfZn&#10;PtCpikakEA4FKrAx9oWUobbkMMx8T5y4Pz84jAkORuoBzyncdXKeZUvpsOHUYLGnD0t1Wx2dgrb7&#10;3cUtLqv5bvH5bqxxG778KPX0OL69gog0xrv4373XaX6Wv8Dtm3SCL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pLswgAAAN0AAAAPAAAAAAAAAAAAAAAAAJgCAABkcnMvZG93&#10;bnJldi54bWxQSwUGAAAAAAQABAD1AAAAhwMAAAAA&#10;">
              <v:textbox inset="0,0,0,0">
                <w:txbxContent>
                  <w:p w:rsidR="007B0B65" w:rsidRDefault="007B0B65" w:rsidP="00884F80">
                    <w:pPr>
                      <w:spacing w:line="240" w:lineRule="exact"/>
                      <w:jc w:val="center"/>
                    </w:pPr>
                  </w:p>
                  <w:p w:rsidR="007B0B65" w:rsidRDefault="007B0B65" w:rsidP="00884F80">
                    <w:pPr>
                      <w:spacing w:line="240" w:lineRule="exact"/>
                      <w:jc w:val="center"/>
                    </w:pPr>
                    <w:r>
                      <w:rPr>
                        <w:rFonts w:hint="eastAsia"/>
                      </w:rPr>
                      <w:t>水膜除尘</w:t>
                    </w:r>
                  </w:p>
                </w:txbxContent>
              </v:textbox>
            </v:oval>
            <v:shape id="Text Box 971" o:spid="_x0000_s1387" type="#_x0000_t202" style="position:absolute;left:48006;top:4956;width:6858;height:2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SdMQA&#10;AADdAAAADwAAAGRycy9kb3ducmV2LnhtbERPTWvCQBC9C/0PyxR6Ed20FZumrlIKit40Fb0O2TEJ&#10;zc6mu9uY/ntXELzN433ObNGbRnTkfG1ZwfM4AUFcWF1zqWD/vRylIHxA1thYJgX/5GExfxjMMNP2&#10;zDvq8lCKGMI+QwVVCG0mpS8qMujHtiWO3Mk6gyFCV0rt8BzDTSNfkmQqDdYcGyps6aui4if/MwrS&#10;ybo7+s3r9lBMT817GL51q1+n1NNj//kBIlAf7uKbe63j/CSdwPWbeI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EnTEAAAA3QAAAA8AAAAAAAAAAAAAAAAAmAIAAGRycy9k&#10;b3ducmV2LnhtbFBLBQYAAAAABAAEAPUAAACJAwAAAAA=&#10;">
              <v:textbox>
                <w:txbxContent>
                  <w:p w:rsidR="007B0B65" w:rsidRDefault="007B0B65" w:rsidP="00884F80">
                    <w:pPr>
                      <w:jc w:val="center"/>
                    </w:pPr>
                    <w:r>
                      <w:rPr>
                        <w:rFonts w:hint="eastAsia"/>
                      </w:rPr>
                      <w:t>排气筒</w:t>
                    </w:r>
                  </w:p>
                </w:txbxContent>
              </v:textbox>
            </v:shape>
            <v:line id="Line 972" o:spid="_x0000_s1388" style="position:absolute;flip:y;visibility:visible" from="43434,5947" to="46863,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gk/MYAAADdAAAADwAAAGRycy9kb3ducmV2LnhtbESPQWvCQBCF74L/YRmhl1B3rVRs6ira&#10;VhDEQ20PPQ7ZaRLMzobsVNN/3xUK3mZ473vzZrHqfaPO1MU6sIXJ2IAiLoKrubTw+bG9n4OKguyw&#10;CUwWfinCajkcLDB34cLvdD5KqVIIxxwtVCJtrnUsKvIYx6ElTtp36DxKWrtSuw4vKdw3+sGYmfZY&#10;c7pQYUsvFRWn449PNbYHfp1Os43XWfZEb1+yN1qsvRv162dQQr3czP/0ziXOzB/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oJPzGAAAA3QAAAA8AAAAAAAAA&#10;AAAAAAAAoQIAAGRycy9kb3ducmV2LnhtbFBLBQYAAAAABAAEAPkAAACUAwAAAAA=&#10;">
              <v:stroke endarrow="block"/>
            </v:line>
            <w10:wrap type="none"/>
            <w10:anchorlock/>
          </v:group>
        </w:pict>
      </w:r>
    </w:p>
    <w:p w:rsidR="00884F80" w:rsidRDefault="00884F80" w:rsidP="009D1579">
      <w:pPr>
        <w:ind w:firstLine="482"/>
        <w:jc w:val="center"/>
        <w:rPr>
          <w:rFonts w:ascii="Times New Roman" w:hAnsi="Times New Roman"/>
          <w:b/>
          <w:sz w:val="24"/>
          <w:szCs w:val="24"/>
        </w:rPr>
      </w:pPr>
      <w:r w:rsidRPr="000B60BF">
        <w:rPr>
          <w:rFonts w:ascii="Times New Roman" w:hAnsi="Times New Roman"/>
          <w:b/>
          <w:sz w:val="24"/>
          <w:szCs w:val="24"/>
        </w:rPr>
        <w:t>图</w:t>
      </w:r>
      <w:r w:rsidRPr="000B60BF">
        <w:rPr>
          <w:rFonts w:ascii="Times New Roman" w:hAnsi="Times New Roman"/>
          <w:b/>
          <w:sz w:val="24"/>
          <w:szCs w:val="24"/>
        </w:rPr>
        <w:t>3.4.1-</w:t>
      </w:r>
      <w:r>
        <w:rPr>
          <w:rFonts w:ascii="Times New Roman" w:hAnsi="Times New Roman" w:hint="eastAsia"/>
          <w:b/>
          <w:sz w:val="24"/>
          <w:szCs w:val="24"/>
        </w:rPr>
        <w:t>2</w:t>
      </w:r>
      <w:r w:rsidRPr="000B60BF">
        <w:rPr>
          <w:rFonts w:ascii="Times New Roman" w:hAnsi="Times New Roman"/>
          <w:b/>
          <w:sz w:val="24"/>
          <w:szCs w:val="24"/>
        </w:rPr>
        <w:t xml:space="preserve">  </w:t>
      </w:r>
      <w:r>
        <w:rPr>
          <w:rFonts w:ascii="Times New Roman" w:hAnsi="Times New Roman" w:hint="eastAsia"/>
          <w:b/>
          <w:sz w:val="24"/>
          <w:szCs w:val="24"/>
        </w:rPr>
        <w:t>锅炉</w:t>
      </w:r>
      <w:r w:rsidRPr="000B60BF">
        <w:rPr>
          <w:rFonts w:ascii="Times New Roman" w:hAnsi="Times New Roman"/>
          <w:b/>
          <w:sz w:val="24"/>
          <w:szCs w:val="24"/>
        </w:rPr>
        <w:t>废气治理措施流程图</w:t>
      </w:r>
    </w:p>
    <w:p w:rsidR="00474C42" w:rsidRPr="009D1579" w:rsidRDefault="009D1579" w:rsidP="009D1579">
      <w:pPr>
        <w:spacing w:line="520" w:lineRule="exact"/>
        <w:ind w:firstLineChars="200" w:firstLine="560"/>
        <w:rPr>
          <w:rFonts w:ascii="Times New Roman" w:hAnsi="Times New Roman"/>
          <w:b/>
          <w:sz w:val="24"/>
          <w:szCs w:val="24"/>
        </w:rPr>
      </w:pPr>
      <w:r>
        <w:rPr>
          <w:rFonts w:ascii="Times New Roman" w:hAnsi="Times New Roman"/>
          <w:sz w:val="28"/>
          <w:szCs w:val="28"/>
        </w:rPr>
        <w:t>2.</w:t>
      </w:r>
      <w:r w:rsidR="002C3AB5" w:rsidRPr="000B60BF">
        <w:rPr>
          <w:rFonts w:ascii="Times New Roman" w:hAnsi="Times New Roman"/>
          <w:sz w:val="28"/>
          <w:szCs w:val="28"/>
        </w:rPr>
        <w:t>无组织废气</w:t>
      </w:r>
    </w:p>
    <w:p w:rsidR="00ED31FA" w:rsidRPr="000B60BF" w:rsidRDefault="00ED31FA" w:rsidP="00ED31FA">
      <w:pPr>
        <w:adjustRightInd w:val="0"/>
        <w:spacing w:line="520" w:lineRule="exact"/>
        <w:ind w:firstLineChars="182" w:firstLine="510"/>
        <w:rPr>
          <w:rFonts w:ascii="Times New Roman" w:hAnsi="Times New Roman"/>
          <w:sz w:val="28"/>
          <w:szCs w:val="28"/>
        </w:rPr>
      </w:pPr>
      <w:r w:rsidRPr="000B60BF">
        <w:rPr>
          <w:rFonts w:ascii="Times New Roman" w:hAnsi="Times New Roman"/>
          <w:sz w:val="28"/>
          <w:szCs w:val="28"/>
        </w:rPr>
        <w:t>企业在</w:t>
      </w:r>
      <w:r w:rsidR="003966DE">
        <w:rPr>
          <w:rFonts w:ascii="Times New Roman" w:hAnsi="Times New Roman" w:hint="eastAsia"/>
          <w:sz w:val="28"/>
          <w:szCs w:val="28"/>
        </w:rPr>
        <w:t>反应和</w:t>
      </w:r>
      <w:r>
        <w:rPr>
          <w:rFonts w:ascii="Times New Roman" w:hAnsi="Times New Roman"/>
          <w:sz w:val="28"/>
          <w:szCs w:val="28"/>
        </w:rPr>
        <w:t>喷粉</w:t>
      </w:r>
      <w:r w:rsidRPr="000B60BF">
        <w:rPr>
          <w:rFonts w:ascii="Times New Roman" w:hAnsi="Times New Roman"/>
          <w:sz w:val="28"/>
          <w:szCs w:val="28"/>
        </w:rPr>
        <w:t>生产过程中</w:t>
      </w:r>
      <w:r>
        <w:rPr>
          <w:rFonts w:ascii="Times New Roman" w:hAnsi="Times New Roman"/>
          <w:sz w:val="28"/>
          <w:szCs w:val="28"/>
        </w:rPr>
        <w:t>产品包装过程</w:t>
      </w:r>
      <w:r w:rsidRPr="000B60BF">
        <w:rPr>
          <w:rFonts w:ascii="Times New Roman" w:hAnsi="Times New Roman"/>
          <w:sz w:val="28"/>
          <w:szCs w:val="28"/>
        </w:rPr>
        <w:t>不可避免地存在</w:t>
      </w:r>
      <w:r w:rsidR="003966DE">
        <w:rPr>
          <w:rFonts w:ascii="Times New Roman" w:hAnsi="Times New Roman" w:hint="eastAsia"/>
          <w:sz w:val="28"/>
          <w:szCs w:val="28"/>
        </w:rPr>
        <w:t>一些粉尘</w:t>
      </w:r>
      <w:r w:rsidRPr="000B60BF">
        <w:rPr>
          <w:rFonts w:ascii="Times New Roman" w:hAnsi="Times New Roman"/>
          <w:sz w:val="28"/>
          <w:szCs w:val="28"/>
        </w:rPr>
        <w:t>废气</w:t>
      </w:r>
      <w:r w:rsidR="003966DE">
        <w:rPr>
          <w:rFonts w:ascii="Times New Roman" w:hAnsi="Times New Roman" w:hint="eastAsia"/>
          <w:sz w:val="28"/>
          <w:szCs w:val="28"/>
        </w:rPr>
        <w:t>和有机废气</w:t>
      </w:r>
      <w:r w:rsidRPr="000B60BF">
        <w:rPr>
          <w:rFonts w:ascii="Times New Roman" w:hAnsi="Times New Roman"/>
          <w:sz w:val="28"/>
          <w:szCs w:val="28"/>
        </w:rPr>
        <w:t>的无组织排放。</w:t>
      </w:r>
    </w:p>
    <w:p w:rsidR="00ED31FA" w:rsidRPr="000B60BF" w:rsidRDefault="003966DE" w:rsidP="00ED31FA">
      <w:pPr>
        <w:snapToGrid w:val="0"/>
        <w:spacing w:line="520" w:lineRule="exact"/>
        <w:ind w:firstLineChars="200" w:firstLine="560"/>
        <w:rPr>
          <w:rFonts w:ascii="Times New Roman" w:hAnsi="Times New Roman"/>
          <w:sz w:val="28"/>
          <w:szCs w:val="28"/>
        </w:rPr>
      </w:pPr>
      <w:r>
        <w:rPr>
          <w:rFonts w:ascii="Times New Roman" w:hAnsi="Times New Roman" w:hint="eastAsia"/>
          <w:sz w:val="28"/>
          <w:szCs w:val="28"/>
        </w:rPr>
        <w:t>企业</w:t>
      </w:r>
      <w:r>
        <w:rPr>
          <w:rFonts w:ascii="Times New Roman" w:hAnsi="Times New Roman" w:hint="eastAsia"/>
          <w:sz w:val="28"/>
          <w:szCs w:val="28"/>
        </w:rPr>
        <w:t>2017</w:t>
      </w:r>
      <w:r>
        <w:rPr>
          <w:rFonts w:ascii="Times New Roman" w:hAnsi="Times New Roman" w:hint="eastAsia"/>
          <w:sz w:val="28"/>
          <w:szCs w:val="28"/>
        </w:rPr>
        <w:t>年</w:t>
      </w:r>
      <w:r>
        <w:rPr>
          <w:rFonts w:ascii="Times New Roman" w:hAnsi="Times New Roman" w:hint="eastAsia"/>
          <w:sz w:val="28"/>
          <w:szCs w:val="28"/>
        </w:rPr>
        <w:t>6</w:t>
      </w:r>
      <w:r>
        <w:rPr>
          <w:rFonts w:ascii="Times New Roman" w:hAnsi="Times New Roman" w:hint="eastAsia"/>
          <w:sz w:val="28"/>
          <w:szCs w:val="28"/>
        </w:rPr>
        <w:t>月</w:t>
      </w:r>
      <w:r>
        <w:rPr>
          <w:rFonts w:ascii="Times New Roman" w:hAnsi="Times New Roman" w:hint="eastAsia"/>
          <w:sz w:val="28"/>
          <w:szCs w:val="28"/>
        </w:rPr>
        <w:t>12</w:t>
      </w:r>
      <w:r>
        <w:rPr>
          <w:rFonts w:ascii="Times New Roman" w:hAnsi="Times New Roman" w:hint="eastAsia"/>
          <w:sz w:val="28"/>
          <w:szCs w:val="28"/>
        </w:rPr>
        <w:t>日委托苏州锦诚环境检测科技有限公司</w:t>
      </w:r>
      <w:r w:rsidR="00ED31FA" w:rsidRPr="000B60BF">
        <w:rPr>
          <w:rFonts w:ascii="Times New Roman" w:hAnsi="Times New Roman"/>
          <w:sz w:val="28"/>
          <w:szCs w:val="28"/>
        </w:rPr>
        <w:t>，对厂内工业废气进行了监测，由监测结果可知，项目工业废气经处理后其排放浓度均达到排放标准。监测数据见下表</w:t>
      </w:r>
      <w:r w:rsidR="00ED31FA" w:rsidRPr="000B60BF">
        <w:rPr>
          <w:rFonts w:ascii="Times New Roman" w:hAnsi="Times New Roman"/>
          <w:sz w:val="28"/>
          <w:szCs w:val="28"/>
        </w:rPr>
        <w:t>3.4.1-</w:t>
      </w:r>
      <w:r w:rsidR="00C433A3">
        <w:rPr>
          <w:rFonts w:ascii="Times New Roman" w:hAnsi="Times New Roman" w:hint="eastAsia"/>
          <w:sz w:val="28"/>
          <w:szCs w:val="28"/>
        </w:rPr>
        <w:t>3</w:t>
      </w:r>
      <w:r w:rsidR="00ED31FA" w:rsidRPr="000B60BF">
        <w:rPr>
          <w:rFonts w:ascii="Times New Roman" w:hAnsi="Times New Roman"/>
          <w:sz w:val="28"/>
          <w:szCs w:val="28"/>
        </w:rPr>
        <w:t>（具体监测数据见附件）：</w:t>
      </w:r>
    </w:p>
    <w:p w:rsidR="00ED31FA" w:rsidRPr="000B60BF" w:rsidRDefault="00ED31FA" w:rsidP="00ED31FA">
      <w:pPr>
        <w:snapToGrid w:val="0"/>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3.4.1-</w:t>
      </w:r>
      <w:r w:rsidR="00C433A3">
        <w:rPr>
          <w:rFonts w:ascii="Times New Roman" w:hAnsi="Times New Roman" w:hint="eastAsia"/>
          <w:b/>
          <w:sz w:val="24"/>
          <w:szCs w:val="24"/>
        </w:rPr>
        <w:t>3</w:t>
      </w:r>
      <w:r w:rsidRPr="000B60BF">
        <w:rPr>
          <w:rFonts w:ascii="Times New Roman" w:hAnsi="Times New Roman"/>
          <w:b/>
          <w:sz w:val="24"/>
          <w:szCs w:val="24"/>
        </w:rPr>
        <w:t xml:space="preserve"> </w:t>
      </w:r>
      <w:r w:rsidRPr="000B60BF">
        <w:rPr>
          <w:rFonts w:ascii="Times New Roman" w:hAnsi="Times New Roman"/>
          <w:b/>
          <w:sz w:val="24"/>
          <w:szCs w:val="24"/>
        </w:rPr>
        <w:t>主要参数与监测结果一览表</w:t>
      </w:r>
    </w:p>
    <w:tbl>
      <w:tblPr>
        <w:tblStyle w:val="aff"/>
        <w:tblW w:w="9356"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870"/>
        <w:gridCol w:w="1871"/>
        <w:gridCol w:w="1871"/>
        <w:gridCol w:w="1872"/>
        <w:gridCol w:w="1872"/>
      </w:tblGrid>
      <w:tr w:rsidR="00ED31FA" w:rsidRPr="000B60BF" w:rsidTr="00F052B8">
        <w:trPr>
          <w:jc w:val="center"/>
        </w:trPr>
        <w:tc>
          <w:tcPr>
            <w:tcW w:w="1870" w:type="dxa"/>
            <w:vAlign w:val="center"/>
          </w:tcPr>
          <w:p w:rsidR="00ED31FA" w:rsidRPr="000B60BF" w:rsidRDefault="00ED31FA" w:rsidP="00F052B8">
            <w:pPr>
              <w:adjustRightInd w:val="0"/>
              <w:snapToGrid w:val="0"/>
              <w:jc w:val="center"/>
              <w:rPr>
                <w:rFonts w:ascii="Times New Roman" w:hAnsi="Times New Roman"/>
                <w:kern w:val="0"/>
                <w:szCs w:val="21"/>
              </w:rPr>
            </w:pPr>
            <w:r w:rsidRPr="000B60BF">
              <w:rPr>
                <w:rFonts w:ascii="Times New Roman" w:hAnsi="Times New Roman"/>
                <w:kern w:val="0"/>
                <w:szCs w:val="21"/>
              </w:rPr>
              <w:t>编号</w:t>
            </w:r>
          </w:p>
        </w:tc>
        <w:tc>
          <w:tcPr>
            <w:tcW w:w="1871" w:type="dxa"/>
            <w:vAlign w:val="center"/>
          </w:tcPr>
          <w:p w:rsidR="00ED31FA" w:rsidRPr="000B60BF" w:rsidRDefault="00ED31FA" w:rsidP="00F052B8">
            <w:pPr>
              <w:adjustRightInd w:val="0"/>
              <w:snapToGrid w:val="0"/>
              <w:jc w:val="center"/>
              <w:rPr>
                <w:rFonts w:ascii="Times New Roman" w:hAnsi="Times New Roman"/>
                <w:kern w:val="0"/>
                <w:szCs w:val="21"/>
              </w:rPr>
            </w:pPr>
            <w:r w:rsidRPr="000B60BF">
              <w:rPr>
                <w:rFonts w:ascii="Times New Roman" w:hAnsi="Times New Roman"/>
                <w:kern w:val="0"/>
                <w:szCs w:val="21"/>
              </w:rPr>
              <w:t>检测项目</w:t>
            </w:r>
          </w:p>
        </w:tc>
        <w:tc>
          <w:tcPr>
            <w:tcW w:w="1871" w:type="dxa"/>
            <w:vAlign w:val="center"/>
          </w:tcPr>
          <w:p w:rsidR="00ED31FA" w:rsidRPr="000B60BF" w:rsidRDefault="00ED31FA" w:rsidP="00F052B8">
            <w:pPr>
              <w:adjustRightInd w:val="0"/>
              <w:snapToGrid w:val="0"/>
              <w:jc w:val="center"/>
              <w:rPr>
                <w:rFonts w:ascii="Times New Roman" w:hAnsi="Times New Roman"/>
                <w:kern w:val="0"/>
                <w:szCs w:val="21"/>
              </w:rPr>
            </w:pPr>
            <w:r w:rsidRPr="000B60BF">
              <w:rPr>
                <w:rFonts w:ascii="Times New Roman" w:hAnsi="Times New Roman"/>
                <w:kern w:val="0"/>
                <w:szCs w:val="21"/>
              </w:rPr>
              <w:t>排放浓度</w:t>
            </w:r>
            <w:r w:rsidR="003966DE">
              <w:rPr>
                <w:rFonts w:ascii="Times New Roman" w:hAnsi="Times New Roman" w:hint="eastAsia"/>
                <w:kern w:val="0"/>
                <w:szCs w:val="21"/>
              </w:rPr>
              <w:t>（均值）</w:t>
            </w:r>
          </w:p>
          <w:p w:rsidR="00ED31FA" w:rsidRPr="000B60BF" w:rsidRDefault="00ED31FA" w:rsidP="00F052B8">
            <w:pPr>
              <w:adjustRightInd w:val="0"/>
              <w:snapToGrid w:val="0"/>
              <w:jc w:val="center"/>
              <w:rPr>
                <w:rFonts w:ascii="Times New Roman" w:hAnsi="Times New Roman"/>
                <w:kern w:val="0"/>
                <w:szCs w:val="21"/>
              </w:rPr>
            </w:pPr>
            <w:r w:rsidRPr="000B60BF">
              <w:rPr>
                <w:rFonts w:ascii="Times New Roman" w:hAnsi="Times New Roman"/>
                <w:kern w:val="0"/>
                <w:szCs w:val="21"/>
              </w:rPr>
              <w:t>（</w:t>
            </w:r>
            <w:r w:rsidRPr="000B60BF">
              <w:rPr>
                <w:rFonts w:ascii="Times New Roman" w:hAnsi="Times New Roman"/>
                <w:kern w:val="0"/>
                <w:szCs w:val="21"/>
              </w:rPr>
              <w:t>mg/m</w:t>
            </w:r>
            <w:r w:rsidRPr="000B60BF">
              <w:rPr>
                <w:rFonts w:ascii="Times New Roman" w:hAnsi="Times New Roman"/>
                <w:kern w:val="0"/>
                <w:szCs w:val="21"/>
                <w:vertAlign w:val="superscript"/>
              </w:rPr>
              <w:t>3</w:t>
            </w:r>
            <w:r w:rsidRPr="000B60BF">
              <w:rPr>
                <w:rFonts w:ascii="Times New Roman" w:hAnsi="Times New Roman"/>
                <w:kern w:val="0"/>
                <w:szCs w:val="21"/>
              </w:rPr>
              <w:t>）</w:t>
            </w:r>
          </w:p>
        </w:tc>
        <w:tc>
          <w:tcPr>
            <w:tcW w:w="1872" w:type="dxa"/>
            <w:vAlign w:val="center"/>
          </w:tcPr>
          <w:p w:rsidR="00ED31FA" w:rsidRPr="000B60BF" w:rsidRDefault="00ED31FA" w:rsidP="00F052B8">
            <w:pPr>
              <w:adjustRightInd w:val="0"/>
              <w:snapToGrid w:val="0"/>
              <w:jc w:val="center"/>
              <w:rPr>
                <w:rFonts w:ascii="Times New Roman" w:hAnsi="Times New Roman"/>
                <w:kern w:val="0"/>
                <w:szCs w:val="21"/>
              </w:rPr>
            </w:pPr>
            <w:r w:rsidRPr="000B60BF">
              <w:rPr>
                <w:rFonts w:ascii="Times New Roman" w:hAnsi="Times New Roman"/>
                <w:kern w:val="0"/>
                <w:szCs w:val="21"/>
              </w:rPr>
              <w:t>限量值</w:t>
            </w:r>
          </w:p>
          <w:p w:rsidR="00ED31FA" w:rsidRPr="000B60BF" w:rsidRDefault="00ED31FA" w:rsidP="00F052B8">
            <w:pPr>
              <w:adjustRightInd w:val="0"/>
              <w:snapToGrid w:val="0"/>
              <w:jc w:val="center"/>
              <w:rPr>
                <w:rFonts w:ascii="Times New Roman" w:hAnsi="Times New Roman"/>
                <w:kern w:val="0"/>
                <w:szCs w:val="21"/>
              </w:rPr>
            </w:pPr>
            <w:r w:rsidRPr="000B60BF">
              <w:rPr>
                <w:rFonts w:ascii="Times New Roman" w:hAnsi="Times New Roman"/>
                <w:kern w:val="0"/>
                <w:szCs w:val="21"/>
              </w:rPr>
              <w:t>（</w:t>
            </w:r>
            <w:r w:rsidRPr="000B60BF">
              <w:rPr>
                <w:rFonts w:ascii="Times New Roman" w:hAnsi="Times New Roman"/>
                <w:kern w:val="0"/>
                <w:szCs w:val="21"/>
              </w:rPr>
              <w:t>mg/m</w:t>
            </w:r>
            <w:r w:rsidRPr="000B60BF">
              <w:rPr>
                <w:rFonts w:ascii="Times New Roman" w:hAnsi="Times New Roman"/>
                <w:kern w:val="0"/>
                <w:szCs w:val="21"/>
                <w:vertAlign w:val="superscript"/>
              </w:rPr>
              <w:t>3</w:t>
            </w:r>
            <w:r w:rsidRPr="000B60BF">
              <w:rPr>
                <w:rFonts w:ascii="Times New Roman" w:hAnsi="Times New Roman"/>
                <w:kern w:val="0"/>
                <w:szCs w:val="21"/>
              </w:rPr>
              <w:t>）</w:t>
            </w:r>
          </w:p>
        </w:tc>
        <w:tc>
          <w:tcPr>
            <w:tcW w:w="1872" w:type="dxa"/>
            <w:vAlign w:val="center"/>
          </w:tcPr>
          <w:p w:rsidR="00ED31FA" w:rsidRPr="000B60BF" w:rsidRDefault="00ED31FA" w:rsidP="00F052B8">
            <w:pPr>
              <w:adjustRightInd w:val="0"/>
              <w:snapToGrid w:val="0"/>
              <w:jc w:val="center"/>
              <w:rPr>
                <w:rFonts w:ascii="Times New Roman" w:hAnsi="Times New Roman"/>
                <w:kern w:val="0"/>
                <w:szCs w:val="21"/>
              </w:rPr>
            </w:pPr>
            <w:r w:rsidRPr="000B60BF">
              <w:rPr>
                <w:rFonts w:ascii="Times New Roman" w:hAnsi="Times New Roman"/>
                <w:kern w:val="0"/>
                <w:szCs w:val="21"/>
              </w:rPr>
              <w:t>检测依据</w:t>
            </w: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北</w:t>
            </w:r>
          </w:p>
        </w:tc>
        <w:tc>
          <w:tcPr>
            <w:tcW w:w="1871" w:type="dxa"/>
            <w:vMerge w:val="restart"/>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颗粒物</w:t>
            </w: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sidRPr="000B60BF">
              <w:rPr>
                <w:rFonts w:ascii="Times New Roman" w:hAnsi="Times New Roman"/>
                <w:kern w:val="0"/>
                <w:szCs w:val="21"/>
              </w:rPr>
              <w:t>0.</w:t>
            </w:r>
            <w:r>
              <w:rPr>
                <w:rFonts w:ascii="Times New Roman" w:hAnsi="Times New Roman" w:hint="eastAsia"/>
                <w:kern w:val="0"/>
                <w:szCs w:val="21"/>
              </w:rPr>
              <w:t>239</w:t>
            </w:r>
          </w:p>
        </w:tc>
        <w:tc>
          <w:tcPr>
            <w:tcW w:w="1872" w:type="dxa"/>
            <w:vMerge w:val="restart"/>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hint="eastAsia"/>
                <w:kern w:val="0"/>
                <w:szCs w:val="21"/>
              </w:rPr>
              <w:t>1.0</w:t>
            </w:r>
          </w:p>
        </w:tc>
        <w:tc>
          <w:tcPr>
            <w:tcW w:w="1872" w:type="dxa"/>
            <w:vMerge w:val="restart"/>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hint="eastAsia"/>
                <w:kern w:val="0"/>
                <w:szCs w:val="21"/>
              </w:rPr>
              <w:t>大气污染物综合排放标准（</w:t>
            </w:r>
            <w:r>
              <w:rPr>
                <w:rFonts w:ascii="Times New Roman" w:hAnsi="Times New Roman" w:hint="eastAsia"/>
                <w:kern w:val="0"/>
                <w:szCs w:val="21"/>
              </w:rPr>
              <w:t>GB16297-1996</w:t>
            </w:r>
            <w:r>
              <w:rPr>
                <w:rFonts w:ascii="Times New Roman" w:hAnsi="Times New Roman" w:hint="eastAsia"/>
                <w:kern w:val="0"/>
                <w:szCs w:val="21"/>
              </w:rPr>
              <w:t>）</w:t>
            </w: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东</w:t>
            </w:r>
          </w:p>
        </w:tc>
        <w:tc>
          <w:tcPr>
            <w:tcW w:w="1871"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sidRPr="000B60BF">
              <w:rPr>
                <w:rFonts w:ascii="Times New Roman" w:hAnsi="Times New Roman"/>
                <w:kern w:val="0"/>
                <w:szCs w:val="21"/>
              </w:rPr>
              <w:t>0.</w:t>
            </w:r>
            <w:r>
              <w:rPr>
                <w:rFonts w:ascii="Times New Roman" w:hAnsi="Times New Roman" w:hint="eastAsia"/>
                <w:kern w:val="0"/>
                <w:szCs w:val="21"/>
              </w:rPr>
              <w:t>269</w:t>
            </w: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南</w:t>
            </w:r>
          </w:p>
        </w:tc>
        <w:tc>
          <w:tcPr>
            <w:tcW w:w="1871"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sidRPr="000B60BF">
              <w:rPr>
                <w:rFonts w:ascii="Times New Roman" w:hAnsi="Times New Roman"/>
                <w:kern w:val="0"/>
                <w:szCs w:val="21"/>
              </w:rPr>
              <w:t>0.</w:t>
            </w:r>
            <w:r>
              <w:rPr>
                <w:rFonts w:ascii="Times New Roman" w:hAnsi="Times New Roman" w:hint="eastAsia"/>
                <w:kern w:val="0"/>
                <w:szCs w:val="21"/>
              </w:rPr>
              <w:t>320</w:t>
            </w: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西</w:t>
            </w:r>
          </w:p>
        </w:tc>
        <w:tc>
          <w:tcPr>
            <w:tcW w:w="1871"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sidRPr="000B60BF">
              <w:rPr>
                <w:rFonts w:ascii="Times New Roman" w:hAnsi="Times New Roman"/>
                <w:kern w:val="0"/>
                <w:szCs w:val="21"/>
              </w:rPr>
              <w:t>0.</w:t>
            </w:r>
            <w:r>
              <w:rPr>
                <w:rFonts w:ascii="Times New Roman" w:hAnsi="Times New Roman" w:hint="eastAsia"/>
                <w:kern w:val="0"/>
                <w:szCs w:val="21"/>
              </w:rPr>
              <w:t>380</w:t>
            </w: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北</w:t>
            </w:r>
          </w:p>
        </w:tc>
        <w:tc>
          <w:tcPr>
            <w:tcW w:w="1871" w:type="dxa"/>
            <w:vMerge w:val="restart"/>
            <w:vAlign w:val="center"/>
          </w:tcPr>
          <w:p w:rsidR="003966DE" w:rsidRPr="000B60BF" w:rsidRDefault="003966DE" w:rsidP="003966DE">
            <w:pPr>
              <w:adjustRightInd w:val="0"/>
              <w:snapToGrid w:val="0"/>
              <w:jc w:val="center"/>
              <w:rPr>
                <w:rFonts w:ascii="Times New Roman" w:hAnsi="Times New Roman"/>
                <w:kern w:val="0"/>
                <w:szCs w:val="21"/>
              </w:rPr>
            </w:pPr>
            <w:r>
              <w:rPr>
                <w:rFonts w:ascii="Times New Roman" w:hAnsi="Times New Roman" w:hint="eastAsia"/>
                <w:kern w:val="0"/>
                <w:szCs w:val="21"/>
              </w:rPr>
              <w:t>非甲烷总烃</w:t>
            </w: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Pr>
                <w:rFonts w:ascii="Times New Roman" w:hAnsi="Times New Roman" w:hint="eastAsia"/>
                <w:kern w:val="0"/>
                <w:szCs w:val="21"/>
              </w:rPr>
              <w:t>0.493</w:t>
            </w:r>
          </w:p>
        </w:tc>
        <w:tc>
          <w:tcPr>
            <w:tcW w:w="1872" w:type="dxa"/>
            <w:vMerge w:val="restart"/>
            <w:vAlign w:val="center"/>
          </w:tcPr>
          <w:p w:rsidR="003966DE" w:rsidRPr="000B60BF" w:rsidRDefault="003966DE" w:rsidP="003966DE">
            <w:pPr>
              <w:adjustRightInd w:val="0"/>
              <w:snapToGrid w:val="0"/>
              <w:jc w:val="center"/>
              <w:rPr>
                <w:rFonts w:ascii="Times New Roman" w:hAnsi="Times New Roman"/>
                <w:kern w:val="0"/>
                <w:szCs w:val="21"/>
              </w:rPr>
            </w:pPr>
            <w:r>
              <w:rPr>
                <w:rFonts w:ascii="Times New Roman" w:hAnsi="Times New Roman" w:hint="eastAsia"/>
                <w:kern w:val="0"/>
                <w:szCs w:val="21"/>
              </w:rPr>
              <w:t>4.0</w:t>
            </w: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东</w:t>
            </w:r>
          </w:p>
        </w:tc>
        <w:tc>
          <w:tcPr>
            <w:tcW w:w="1871"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Pr>
                <w:rFonts w:ascii="Times New Roman" w:hAnsi="Times New Roman" w:hint="eastAsia"/>
                <w:kern w:val="0"/>
                <w:szCs w:val="21"/>
              </w:rPr>
              <w:t>0.09</w:t>
            </w: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南</w:t>
            </w:r>
          </w:p>
        </w:tc>
        <w:tc>
          <w:tcPr>
            <w:tcW w:w="1871"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Pr>
                <w:rFonts w:ascii="Times New Roman" w:hAnsi="Times New Roman" w:hint="eastAsia"/>
                <w:kern w:val="0"/>
                <w:szCs w:val="21"/>
              </w:rPr>
              <w:t>0.24</w:t>
            </w: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r>
      <w:tr w:rsidR="003966DE" w:rsidRPr="000B60BF" w:rsidTr="00F052B8">
        <w:trPr>
          <w:jc w:val="center"/>
        </w:trPr>
        <w:tc>
          <w:tcPr>
            <w:tcW w:w="1870" w:type="dxa"/>
            <w:vAlign w:val="center"/>
          </w:tcPr>
          <w:p w:rsidR="003966DE" w:rsidRPr="000B60BF" w:rsidRDefault="003966DE" w:rsidP="00F052B8">
            <w:pPr>
              <w:adjustRightInd w:val="0"/>
              <w:snapToGrid w:val="0"/>
              <w:jc w:val="center"/>
              <w:rPr>
                <w:rFonts w:ascii="Times New Roman" w:hAnsi="Times New Roman"/>
                <w:kern w:val="0"/>
                <w:szCs w:val="21"/>
              </w:rPr>
            </w:pPr>
            <w:r>
              <w:rPr>
                <w:rFonts w:ascii="Times New Roman" w:hAnsi="Times New Roman"/>
                <w:kern w:val="0"/>
                <w:szCs w:val="21"/>
              </w:rPr>
              <w:t>厂界</w:t>
            </w:r>
            <w:r>
              <w:rPr>
                <w:rFonts w:ascii="Times New Roman" w:hAnsi="Times New Roman" w:hint="eastAsia"/>
                <w:kern w:val="0"/>
                <w:szCs w:val="21"/>
              </w:rPr>
              <w:t>西</w:t>
            </w:r>
          </w:p>
        </w:tc>
        <w:tc>
          <w:tcPr>
            <w:tcW w:w="1871"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1" w:type="dxa"/>
            <w:vAlign w:val="center"/>
          </w:tcPr>
          <w:p w:rsidR="003966DE" w:rsidRPr="000B60BF" w:rsidRDefault="003966DE" w:rsidP="003966DE">
            <w:pPr>
              <w:adjustRightInd w:val="0"/>
              <w:snapToGrid w:val="0"/>
              <w:jc w:val="center"/>
              <w:rPr>
                <w:rFonts w:ascii="Times New Roman" w:hAnsi="Times New Roman"/>
                <w:kern w:val="0"/>
                <w:szCs w:val="21"/>
              </w:rPr>
            </w:pPr>
            <w:r>
              <w:rPr>
                <w:rFonts w:ascii="Times New Roman" w:hAnsi="Times New Roman" w:hint="eastAsia"/>
                <w:kern w:val="0"/>
                <w:szCs w:val="21"/>
              </w:rPr>
              <w:t>0.263</w:t>
            </w: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c>
          <w:tcPr>
            <w:tcW w:w="1872" w:type="dxa"/>
            <w:vMerge/>
            <w:vAlign w:val="center"/>
          </w:tcPr>
          <w:p w:rsidR="003966DE" w:rsidRPr="000B60BF" w:rsidRDefault="003966DE" w:rsidP="00F052B8">
            <w:pPr>
              <w:adjustRightInd w:val="0"/>
              <w:snapToGrid w:val="0"/>
              <w:jc w:val="left"/>
              <w:rPr>
                <w:rFonts w:ascii="Times New Roman" w:hAnsi="Times New Roman"/>
                <w:kern w:val="0"/>
                <w:szCs w:val="21"/>
              </w:rPr>
            </w:pPr>
          </w:p>
        </w:tc>
      </w:tr>
    </w:tbl>
    <w:p w:rsidR="00474C42" w:rsidRPr="000B60BF" w:rsidRDefault="002C3AB5" w:rsidP="007B0B65">
      <w:pPr>
        <w:adjustRightInd w:val="0"/>
        <w:snapToGrid w:val="0"/>
        <w:spacing w:beforeLines="100" w:line="360" w:lineRule="auto"/>
        <w:textAlignment w:val="baseline"/>
        <w:rPr>
          <w:rFonts w:ascii="Times New Roman" w:hAnsi="Times New Roman"/>
          <w:b/>
          <w:spacing w:val="-6"/>
          <w:kern w:val="0"/>
          <w:sz w:val="28"/>
          <w:szCs w:val="28"/>
          <w:u w:val="single"/>
        </w:rPr>
      </w:pPr>
      <w:r w:rsidRPr="000B60BF">
        <w:rPr>
          <w:rFonts w:ascii="Times New Roman" w:hAnsi="Times New Roman"/>
          <w:b/>
          <w:spacing w:val="-6"/>
          <w:kern w:val="0"/>
          <w:sz w:val="28"/>
          <w:szCs w:val="28"/>
          <w:u w:val="single"/>
        </w:rPr>
        <w:t>噪声</w:t>
      </w:r>
    </w:p>
    <w:p w:rsidR="003966DE" w:rsidRDefault="00A077E5" w:rsidP="003966DE">
      <w:pPr>
        <w:spacing w:line="360" w:lineRule="auto"/>
        <w:ind w:firstLineChars="200" w:firstLine="560"/>
        <w:rPr>
          <w:rFonts w:ascii="Times New Roman" w:hAnsi="Times New Roman"/>
          <w:sz w:val="28"/>
          <w:szCs w:val="28"/>
        </w:rPr>
      </w:pPr>
      <w:r>
        <w:rPr>
          <w:rFonts w:ascii="Times New Roman" w:hAnsi="Times New Roman"/>
          <w:sz w:val="28"/>
          <w:szCs w:val="28"/>
        </w:rPr>
        <w:lastRenderedPageBreak/>
        <w:t>本项目噪声源主要为</w:t>
      </w:r>
      <w:r w:rsidR="004A7249">
        <w:rPr>
          <w:rFonts w:ascii="Times New Roman" w:hAnsi="Times New Roman" w:hint="eastAsia"/>
          <w:sz w:val="28"/>
          <w:szCs w:val="28"/>
        </w:rPr>
        <w:t>喷粉机及电机的工作噪声</w:t>
      </w:r>
      <w:r w:rsidR="004A7249" w:rsidRPr="000B60BF">
        <w:rPr>
          <w:rFonts w:ascii="Times New Roman" w:hAnsi="Times New Roman"/>
          <w:sz w:val="28"/>
          <w:szCs w:val="28"/>
        </w:rPr>
        <w:t>（</w:t>
      </w:r>
      <w:r w:rsidR="003966DE">
        <w:rPr>
          <w:rFonts w:ascii="Times New Roman" w:hAnsi="Times New Roman" w:hint="eastAsia"/>
          <w:sz w:val="28"/>
          <w:szCs w:val="28"/>
        </w:rPr>
        <w:t>700~</w:t>
      </w:r>
      <w:r w:rsidR="004A7249" w:rsidRPr="000B60BF">
        <w:rPr>
          <w:rFonts w:ascii="Times New Roman" w:hAnsi="Times New Roman"/>
          <w:sz w:val="28"/>
          <w:szCs w:val="28"/>
        </w:rPr>
        <w:t>75dB</w:t>
      </w:r>
      <w:r w:rsidR="004A7249" w:rsidRPr="000B60BF">
        <w:rPr>
          <w:rFonts w:ascii="Times New Roman" w:hAnsi="Times New Roman"/>
          <w:sz w:val="28"/>
          <w:szCs w:val="28"/>
        </w:rPr>
        <w:t>（</w:t>
      </w:r>
      <w:r w:rsidR="004A7249" w:rsidRPr="000B60BF">
        <w:rPr>
          <w:rFonts w:ascii="Times New Roman" w:hAnsi="Times New Roman"/>
          <w:sz w:val="28"/>
          <w:szCs w:val="28"/>
        </w:rPr>
        <w:t>A</w:t>
      </w:r>
      <w:r w:rsidR="004A7249">
        <w:rPr>
          <w:rFonts w:ascii="Times New Roman" w:hAnsi="Times New Roman"/>
          <w:sz w:val="28"/>
          <w:szCs w:val="28"/>
        </w:rPr>
        <w:t>））</w:t>
      </w:r>
      <w:r w:rsidR="004A7249">
        <w:rPr>
          <w:rFonts w:ascii="Times New Roman" w:hAnsi="Times New Roman" w:hint="eastAsia"/>
          <w:sz w:val="28"/>
          <w:szCs w:val="28"/>
        </w:rPr>
        <w:t>，</w:t>
      </w:r>
      <w:r w:rsidR="00575E8B">
        <w:rPr>
          <w:rFonts w:ascii="Times New Roman" w:hAnsi="Times New Roman" w:hint="eastAsia"/>
          <w:sz w:val="28"/>
          <w:szCs w:val="28"/>
        </w:rPr>
        <w:t>混粉</w:t>
      </w:r>
      <w:r>
        <w:rPr>
          <w:rFonts w:ascii="Times New Roman" w:hAnsi="Times New Roman" w:hint="eastAsia"/>
          <w:sz w:val="28"/>
          <w:szCs w:val="28"/>
        </w:rPr>
        <w:t>机</w:t>
      </w:r>
      <w:r w:rsidR="002C3AB5" w:rsidRPr="000B60BF">
        <w:rPr>
          <w:rFonts w:ascii="Times New Roman" w:hAnsi="Times New Roman"/>
          <w:sz w:val="28"/>
          <w:szCs w:val="28"/>
        </w:rPr>
        <w:t>及电机的工作噪声（</w:t>
      </w:r>
      <w:r w:rsidR="003966DE">
        <w:rPr>
          <w:rFonts w:ascii="Times New Roman" w:hAnsi="Times New Roman" w:hint="eastAsia"/>
          <w:sz w:val="28"/>
          <w:szCs w:val="28"/>
        </w:rPr>
        <w:t>70~</w:t>
      </w:r>
      <w:r w:rsidR="002C3AB5" w:rsidRPr="000B60BF">
        <w:rPr>
          <w:rFonts w:ascii="Times New Roman" w:hAnsi="Times New Roman"/>
          <w:sz w:val="28"/>
          <w:szCs w:val="28"/>
        </w:rPr>
        <w:t>7</w:t>
      </w:r>
      <w:r w:rsidR="004A7249">
        <w:rPr>
          <w:rFonts w:ascii="Times New Roman" w:hAnsi="Times New Roman" w:hint="eastAsia"/>
          <w:sz w:val="28"/>
          <w:szCs w:val="28"/>
        </w:rPr>
        <w:t>2</w:t>
      </w:r>
      <w:r w:rsidR="002C3AB5" w:rsidRPr="000B60BF">
        <w:rPr>
          <w:rFonts w:ascii="Times New Roman" w:hAnsi="Times New Roman"/>
          <w:sz w:val="28"/>
          <w:szCs w:val="28"/>
        </w:rPr>
        <w:t>dB</w:t>
      </w:r>
      <w:r w:rsidR="002C3AB5" w:rsidRPr="000B60BF">
        <w:rPr>
          <w:rFonts w:ascii="Times New Roman" w:hAnsi="Times New Roman"/>
          <w:sz w:val="28"/>
          <w:szCs w:val="28"/>
        </w:rPr>
        <w:t>（</w:t>
      </w:r>
      <w:r w:rsidR="002C3AB5" w:rsidRPr="000B60BF">
        <w:rPr>
          <w:rFonts w:ascii="Times New Roman" w:hAnsi="Times New Roman"/>
          <w:sz w:val="28"/>
          <w:szCs w:val="28"/>
        </w:rPr>
        <w:t>A</w:t>
      </w:r>
      <w:r>
        <w:rPr>
          <w:rFonts w:ascii="Times New Roman" w:hAnsi="Times New Roman"/>
          <w:sz w:val="28"/>
          <w:szCs w:val="28"/>
        </w:rPr>
        <w:t>））、</w:t>
      </w:r>
      <w:r w:rsidR="00F56502">
        <w:rPr>
          <w:rFonts w:ascii="Times New Roman" w:hAnsi="Times New Roman" w:hint="eastAsia"/>
          <w:sz w:val="28"/>
          <w:szCs w:val="28"/>
        </w:rPr>
        <w:t>水喷淋</w:t>
      </w:r>
      <w:r>
        <w:rPr>
          <w:rFonts w:ascii="Times New Roman" w:hAnsi="Times New Roman" w:hint="eastAsia"/>
          <w:sz w:val="28"/>
          <w:szCs w:val="28"/>
        </w:rPr>
        <w:t>装置</w:t>
      </w:r>
      <w:r w:rsidR="002C3AB5" w:rsidRPr="000B60BF">
        <w:rPr>
          <w:rFonts w:ascii="Times New Roman" w:hAnsi="Times New Roman"/>
          <w:sz w:val="28"/>
          <w:szCs w:val="28"/>
        </w:rPr>
        <w:t>及风机（</w:t>
      </w:r>
      <w:r w:rsidR="003966DE">
        <w:rPr>
          <w:rFonts w:ascii="Times New Roman" w:hAnsi="Times New Roman"/>
          <w:sz w:val="28"/>
          <w:szCs w:val="28"/>
        </w:rPr>
        <w:t>70</w:t>
      </w:r>
      <w:r w:rsidR="002C3AB5" w:rsidRPr="000B60BF">
        <w:rPr>
          <w:rFonts w:ascii="Times New Roman" w:hAnsi="Times New Roman"/>
          <w:sz w:val="28"/>
          <w:szCs w:val="28"/>
        </w:rPr>
        <w:t>dB</w:t>
      </w:r>
      <w:r w:rsidR="002C3AB5" w:rsidRPr="000B60BF">
        <w:rPr>
          <w:rFonts w:ascii="Times New Roman" w:hAnsi="Times New Roman"/>
          <w:sz w:val="28"/>
          <w:szCs w:val="28"/>
        </w:rPr>
        <w:t>（</w:t>
      </w:r>
      <w:r w:rsidR="002C3AB5" w:rsidRPr="000B60BF">
        <w:rPr>
          <w:rFonts w:ascii="Times New Roman" w:hAnsi="Times New Roman"/>
          <w:sz w:val="28"/>
          <w:szCs w:val="28"/>
        </w:rPr>
        <w:t>A</w:t>
      </w:r>
      <w:r w:rsidR="002C3AB5" w:rsidRPr="000B60BF">
        <w:rPr>
          <w:rFonts w:ascii="Times New Roman" w:hAnsi="Times New Roman"/>
          <w:sz w:val="28"/>
          <w:szCs w:val="28"/>
        </w:rPr>
        <w:t>）），采取合理平面布置和车间墙壁隔音等隔声措施，从而减轻生产噪声对厂界的影响，确保厂界噪声可以达到《工业企业厂界环境噪声排放标准》（</w:t>
      </w:r>
      <w:r w:rsidR="002C3AB5" w:rsidRPr="000B60BF">
        <w:rPr>
          <w:rFonts w:ascii="Times New Roman" w:hAnsi="Times New Roman"/>
          <w:sz w:val="28"/>
          <w:szCs w:val="28"/>
        </w:rPr>
        <w:t>GB12348—2008</w:t>
      </w:r>
      <w:r w:rsidR="002C3AB5" w:rsidRPr="000B60BF">
        <w:rPr>
          <w:rFonts w:ascii="Times New Roman" w:hAnsi="Times New Roman"/>
          <w:sz w:val="28"/>
          <w:szCs w:val="28"/>
        </w:rPr>
        <w:t>）</w:t>
      </w:r>
      <w:r w:rsidR="002C3AB5" w:rsidRPr="000B60BF">
        <w:rPr>
          <w:rFonts w:ascii="Times New Roman" w:hAnsi="Times New Roman"/>
          <w:sz w:val="28"/>
          <w:szCs w:val="28"/>
        </w:rPr>
        <w:t>3</w:t>
      </w:r>
      <w:r w:rsidR="002C3AB5" w:rsidRPr="000B60BF">
        <w:rPr>
          <w:rFonts w:ascii="Times New Roman" w:hAnsi="Times New Roman"/>
          <w:sz w:val="28"/>
          <w:szCs w:val="28"/>
        </w:rPr>
        <w:t>类昼间排放标准</w:t>
      </w:r>
      <w:r w:rsidR="003966DE">
        <w:rPr>
          <w:rFonts w:ascii="Times New Roman" w:hAnsi="Times New Roman" w:hint="eastAsia"/>
          <w:sz w:val="28"/>
          <w:szCs w:val="28"/>
        </w:rPr>
        <w:t>。</w:t>
      </w:r>
    </w:p>
    <w:p w:rsidR="00420499" w:rsidRPr="00C433A3" w:rsidRDefault="000F0165" w:rsidP="00C433A3">
      <w:pPr>
        <w:spacing w:line="360" w:lineRule="auto"/>
        <w:ind w:firstLineChars="200" w:firstLine="560"/>
        <w:rPr>
          <w:rFonts w:ascii="Times New Roman" w:hAnsi="Times New Roman"/>
          <w:sz w:val="28"/>
          <w:szCs w:val="28"/>
        </w:rPr>
      </w:pPr>
      <w:r>
        <w:rPr>
          <w:rFonts w:ascii="Times New Roman" w:hAnsi="Times New Roman" w:hint="eastAsia"/>
          <w:sz w:val="28"/>
          <w:szCs w:val="28"/>
        </w:rPr>
        <w:t>企业</w:t>
      </w:r>
      <w:r>
        <w:rPr>
          <w:rFonts w:ascii="Times New Roman" w:hAnsi="Times New Roman" w:hint="eastAsia"/>
          <w:sz w:val="28"/>
          <w:szCs w:val="28"/>
        </w:rPr>
        <w:t>2017</w:t>
      </w:r>
      <w:r>
        <w:rPr>
          <w:rFonts w:ascii="Times New Roman" w:hAnsi="Times New Roman" w:hint="eastAsia"/>
          <w:sz w:val="28"/>
          <w:szCs w:val="28"/>
        </w:rPr>
        <w:t>年</w:t>
      </w:r>
      <w:r>
        <w:rPr>
          <w:rFonts w:ascii="Times New Roman" w:hAnsi="Times New Roman" w:hint="eastAsia"/>
          <w:sz w:val="28"/>
          <w:szCs w:val="28"/>
        </w:rPr>
        <w:t>6</w:t>
      </w:r>
      <w:r>
        <w:rPr>
          <w:rFonts w:ascii="Times New Roman" w:hAnsi="Times New Roman" w:hint="eastAsia"/>
          <w:sz w:val="28"/>
          <w:szCs w:val="28"/>
        </w:rPr>
        <w:t>月</w:t>
      </w:r>
      <w:r>
        <w:rPr>
          <w:rFonts w:ascii="Times New Roman" w:hAnsi="Times New Roman" w:hint="eastAsia"/>
          <w:sz w:val="28"/>
          <w:szCs w:val="28"/>
        </w:rPr>
        <w:t>12</w:t>
      </w:r>
      <w:r>
        <w:rPr>
          <w:rFonts w:ascii="Times New Roman" w:hAnsi="Times New Roman" w:hint="eastAsia"/>
          <w:sz w:val="28"/>
          <w:szCs w:val="28"/>
        </w:rPr>
        <w:t>日委托苏州锦诚环境检测科技有限公司对</w:t>
      </w:r>
      <w:r w:rsidR="007E791A">
        <w:rPr>
          <w:rFonts w:ascii="Times New Roman" w:hAnsi="Times New Roman"/>
          <w:sz w:val="28"/>
          <w:szCs w:val="28"/>
        </w:rPr>
        <w:t>苏州市兴邦化学建材有限公司</w:t>
      </w:r>
      <w:r w:rsidR="002C3AB5" w:rsidRPr="000B60BF">
        <w:rPr>
          <w:rFonts w:ascii="Times New Roman" w:hAnsi="Times New Roman"/>
          <w:sz w:val="28"/>
          <w:szCs w:val="28"/>
        </w:rPr>
        <w:t>厂界噪声的监测数据，结果表明项目厂界声环境状况良好，可以满足《工业企业厂界环境噪声排放标准》（</w:t>
      </w:r>
      <w:r w:rsidR="002C3AB5" w:rsidRPr="000B60BF">
        <w:rPr>
          <w:rFonts w:ascii="Times New Roman" w:hAnsi="Times New Roman"/>
          <w:sz w:val="28"/>
          <w:szCs w:val="28"/>
        </w:rPr>
        <w:t>GB12348-2008</w:t>
      </w:r>
      <w:r w:rsidR="002C3AB5" w:rsidRPr="000B60BF">
        <w:rPr>
          <w:rFonts w:ascii="Times New Roman" w:hAnsi="Times New Roman"/>
          <w:sz w:val="28"/>
          <w:szCs w:val="28"/>
        </w:rPr>
        <w:t>）中</w:t>
      </w:r>
      <w:r w:rsidR="002C3AB5" w:rsidRPr="000B60BF">
        <w:rPr>
          <w:rFonts w:ascii="Times New Roman" w:hAnsi="Times New Roman"/>
          <w:sz w:val="28"/>
          <w:szCs w:val="28"/>
        </w:rPr>
        <w:t>3</w:t>
      </w:r>
      <w:r w:rsidR="002C3AB5" w:rsidRPr="000B60BF">
        <w:rPr>
          <w:rFonts w:ascii="Times New Roman" w:hAnsi="Times New Roman"/>
          <w:sz w:val="28"/>
          <w:szCs w:val="28"/>
        </w:rPr>
        <w:t>类标准的要求，见表</w:t>
      </w:r>
      <w:r w:rsidR="002C3AB5" w:rsidRPr="000B60BF">
        <w:rPr>
          <w:rFonts w:ascii="Times New Roman" w:hAnsi="Times New Roman"/>
          <w:sz w:val="28"/>
          <w:szCs w:val="28"/>
        </w:rPr>
        <w:t>3.4.1-4</w:t>
      </w:r>
      <w:r w:rsidR="002C3AB5" w:rsidRPr="000B60BF">
        <w:rPr>
          <w:rFonts w:ascii="Times New Roman" w:hAnsi="Times New Roman"/>
          <w:sz w:val="28"/>
          <w:szCs w:val="28"/>
        </w:rPr>
        <w:t>。</w:t>
      </w:r>
    </w:p>
    <w:p w:rsidR="00474C42" w:rsidRPr="000B60BF" w:rsidRDefault="002C3AB5" w:rsidP="00FE3A08">
      <w:pPr>
        <w:spacing w:line="360" w:lineRule="auto"/>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 xml:space="preserve">3.4.1-4  </w:t>
      </w:r>
      <w:r w:rsidRPr="000B60BF">
        <w:rPr>
          <w:rFonts w:ascii="Times New Roman" w:hAnsi="Times New Roman"/>
          <w:b/>
          <w:sz w:val="24"/>
          <w:szCs w:val="24"/>
        </w:rPr>
        <w:t>监测结果表</w:t>
      </w:r>
    </w:p>
    <w:tbl>
      <w:tblPr>
        <w:tblW w:w="935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63"/>
        <w:gridCol w:w="1714"/>
        <w:gridCol w:w="1997"/>
        <w:gridCol w:w="1561"/>
        <w:gridCol w:w="1560"/>
        <w:gridCol w:w="1561"/>
      </w:tblGrid>
      <w:tr w:rsidR="00474C42" w:rsidRPr="000B60BF">
        <w:trPr>
          <w:trHeight w:val="321"/>
        </w:trPr>
        <w:tc>
          <w:tcPr>
            <w:tcW w:w="963" w:type="dxa"/>
            <w:vMerge w:val="restart"/>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测点号</w:t>
            </w:r>
          </w:p>
        </w:tc>
        <w:tc>
          <w:tcPr>
            <w:tcW w:w="1714" w:type="dxa"/>
            <w:vMerge w:val="restart"/>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测点位置</w:t>
            </w:r>
          </w:p>
        </w:tc>
        <w:tc>
          <w:tcPr>
            <w:tcW w:w="1997" w:type="dxa"/>
            <w:vMerge w:val="restart"/>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主要噪声源</w:t>
            </w:r>
          </w:p>
        </w:tc>
        <w:tc>
          <w:tcPr>
            <w:tcW w:w="1561" w:type="dxa"/>
            <w:vMerge w:val="restart"/>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测点距声源距离（米）</w:t>
            </w:r>
          </w:p>
        </w:tc>
        <w:tc>
          <w:tcPr>
            <w:tcW w:w="3121" w:type="dxa"/>
            <w:gridSpan w:val="2"/>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等效声级</w:t>
            </w:r>
            <w:r w:rsidRPr="000B60BF">
              <w:rPr>
                <w:rFonts w:ascii="Times New Roman" w:hAnsi="Times New Roman"/>
                <w:szCs w:val="21"/>
              </w:rPr>
              <w:t>dB</w:t>
            </w:r>
            <w:r w:rsidRPr="000B60BF">
              <w:rPr>
                <w:rFonts w:ascii="Times New Roman" w:hAnsi="Times New Roman"/>
                <w:szCs w:val="21"/>
              </w:rPr>
              <w:t>（</w:t>
            </w:r>
            <w:r w:rsidRPr="000B60BF">
              <w:rPr>
                <w:rFonts w:ascii="Times New Roman" w:hAnsi="Times New Roman"/>
                <w:szCs w:val="21"/>
              </w:rPr>
              <w:t>A</w:t>
            </w:r>
            <w:r w:rsidRPr="000B60BF">
              <w:rPr>
                <w:rFonts w:ascii="Times New Roman" w:hAnsi="Times New Roman"/>
                <w:szCs w:val="21"/>
              </w:rPr>
              <w:t>）</w:t>
            </w:r>
          </w:p>
        </w:tc>
      </w:tr>
      <w:tr w:rsidR="00474C42" w:rsidRPr="000B60BF">
        <w:trPr>
          <w:trHeight w:val="321"/>
        </w:trPr>
        <w:tc>
          <w:tcPr>
            <w:tcW w:w="963" w:type="dxa"/>
            <w:vMerge/>
            <w:vAlign w:val="center"/>
          </w:tcPr>
          <w:p w:rsidR="00474C42" w:rsidRPr="000B60BF" w:rsidRDefault="00474C42">
            <w:pPr>
              <w:jc w:val="left"/>
              <w:rPr>
                <w:rFonts w:ascii="Times New Roman" w:hAnsi="Times New Roman"/>
                <w:szCs w:val="21"/>
                <w:u w:color="000000"/>
              </w:rPr>
            </w:pPr>
          </w:p>
        </w:tc>
        <w:tc>
          <w:tcPr>
            <w:tcW w:w="1714" w:type="dxa"/>
            <w:vMerge/>
            <w:vAlign w:val="center"/>
          </w:tcPr>
          <w:p w:rsidR="00474C42" w:rsidRPr="000B60BF" w:rsidRDefault="00474C42">
            <w:pPr>
              <w:jc w:val="left"/>
              <w:rPr>
                <w:rFonts w:ascii="Times New Roman" w:hAnsi="Times New Roman"/>
                <w:szCs w:val="21"/>
                <w:u w:color="000000"/>
              </w:rPr>
            </w:pPr>
          </w:p>
        </w:tc>
        <w:tc>
          <w:tcPr>
            <w:tcW w:w="1997" w:type="dxa"/>
            <w:vMerge/>
            <w:vAlign w:val="center"/>
          </w:tcPr>
          <w:p w:rsidR="00474C42" w:rsidRPr="000B60BF" w:rsidRDefault="00474C42">
            <w:pPr>
              <w:jc w:val="left"/>
              <w:rPr>
                <w:rFonts w:ascii="Times New Roman" w:hAnsi="Times New Roman"/>
                <w:szCs w:val="21"/>
                <w:u w:color="000000"/>
              </w:rPr>
            </w:pPr>
          </w:p>
        </w:tc>
        <w:tc>
          <w:tcPr>
            <w:tcW w:w="1561" w:type="dxa"/>
            <w:vMerge/>
            <w:vAlign w:val="center"/>
          </w:tcPr>
          <w:p w:rsidR="00474C42" w:rsidRPr="000B60BF" w:rsidRDefault="00474C42">
            <w:pPr>
              <w:jc w:val="left"/>
              <w:rPr>
                <w:rFonts w:ascii="Times New Roman" w:hAnsi="Times New Roman"/>
                <w:szCs w:val="21"/>
                <w:u w:color="000000"/>
              </w:rPr>
            </w:pPr>
          </w:p>
        </w:tc>
        <w:tc>
          <w:tcPr>
            <w:tcW w:w="1560"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昼间</w:t>
            </w:r>
          </w:p>
        </w:tc>
        <w:tc>
          <w:tcPr>
            <w:tcW w:w="1561"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夜间</w:t>
            </w:r>
          </w:p>
        </w:tc>
      </w:tr>
      <w:tr w:rsidR="00474C42" w:rsidRPr="000B60BF">
        <w:trPr>
          <w:trHeight w:hRule="exact" w:val="321"/>
        </w:trPr>
        <w:tc>
          <w:tcPr>
            <w:tcW w:w="963"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1</w:t>
            </w:r>
          </w:p>
        </w:tc>
        <w:tc>
          <w:tcPr>
            <w:tcW w:w="1714" w:type="dxa"/>
            <w:vAlign w:val="center"/>
          </w:tcPr>
          <w:p w:rsidR="00474C42" w:rsidRPr="000B60BF" w:rsidRDefault="002C3AB5">
            <w:pPr>
              <w:snapToGrid w:val="0"/>
              <w:jc w:val="center"/>
              <w:rPr>
                <w:rFonts w:ascii="Times New Roman" w:hAnsi="Times New Roman"/>
                <w:szCs w:val="21"/>
                <w:u w:color="000000"/>
              </w:rPr>
            </w:pPr>
            <w:r w:rsidRPr="000B60BF">
              <w:rPr>
                <w:rFonts w:ascii="Times New Roman" w:hAnsi="Times New Roman"/>
                <w:szCs w:val="21"/>
              </w:rPr>
              <w:t>厂界东</w:t>
            </w:r>
          </w:p>
        </w:tc>
        <w:tc>
          <w:tcPr>
            <w:tcW w:w="1997"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1"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0" w:type="dxa"/>
            <w:vAlign w:val="center"/>
          </w:tcPr>
          <w:p w:rsidR="00474C42" w:rsidRPr="000B60BF" w:rsidRDefault="000F0165">
            <w:pPr>
              <w:jc w:val="center"/>
              <w:rPr>
                <w:rFonts w:ascii="Times New Roman" w:hAnsi="Times New Roman"/>
                <w:szCs w:val="21"/>
                <w:u w:color="000000"/>
              </w:rPr>
            </w:pPr>
            <w:r>
              <w:rPr>
                <w:rFonts w:ascii="Times New Roman" w:hAnsi="Times New Roman" w:hint="eastAsia"/>
                <w:szCs w:val="21"/>
              </w:rPr>
              <w:t>57.1</w:t>
            </w:r>
          </w:p>
        </w:tc>
        <w:tc>
          <w:tcPr>
            <w:tcW w:w="1561" w:type="dxa"/>
            <w:vAlign w:val="center"/>
          </w:tcPr>
          <w:p w:rsidR="00474C42" w:rsidRPr="000B60BF" w:rsidRDefault="000F0165">
            <w:pPr>
              <w:jc w:val="center"/>
              <w:rPr>
                <w:rFonts w:ascii="Times New Roman" w:hAnsi="Times New Roman"/>
                <w:szCs w:val="21"/>
                <w:u w:color="000000"/>
              </w:rPr>
            </w:pPr>
            <w:r>
              <w:rPr>
                <w:rFonts w:ascii="Times New Roman" w:hAnsi="Times New Roman" w:hint="eastAsia"/>
                <w:szCs w:val="21"/>
              </w:rPr>
              <w:t>52.3</w:t>
            </w:r>
          </w:p>
        </w:tc>
      </w:tr>
      <w:tr w:rsidR="00474C42" w:rsidRPr="000B60BF">
        <w:trPr>
          <w:trHeight w:hRule="exact" w:val="321"/>
        </w:trPr>
        <w:tc>
          <w:tcPr>
            <w:tcW w:w="963"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2</w:t>
            </w:r>
          </w:p>
        </w:tc>
        <w:tc>
          <w:tcPr>
            <w:tcW w:w="1714" w:type="dxa"/>
            <w:vAlign w:val="center"/>
          </w:tcPr>
          <w:p w:rsidR="00474C42" w:rsidRPr="000B60BF" w:rsidRDefault="002C3AB5">
            <w:pPr>
              <w:snapToGrid w:val="0"/>
              <w:jc w:val="center"/>
              <w:rPr>
                <w:rFonts w:ascii="Times New Roman" w:hAnsi="Times New Roman"/>
                <w:szCs w:val="21"/>
                <w:u w:color="000000"/>
              </w:rPr>
            </w:pPr>
            <w:r w:rsidRPr="000B60BF">
              <w:rPr>
                <w:rFonts w:ascii="Times New Roman" w:hAnsi="Times New Roman"/>
                <w:szCs w:val="21"/>
              </w:rPr>
              <w:t>厂界南</w:t>
            </w:r>
          </w:p>
        </w:tc>
        <w:tc>
          <w:tcPr>
            <w:tcW w:w="1997"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1"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0" w:type="dxa"/>
            <w:vAlign w:val="center"/>
          </w:tcPr>
          <w:p w:rsidR="00474C42" w:rsidRPr="000B60BF" w:rsidRDefault="000F0165">
            <w:pPr>
              <w:jc w:val="center"/>
              <w:rPr>
                <w:rFonts w:ascii="Times New Roman" w:hAnsi="Times New Roman"/>
                <w:szCs w:val="21"/>
                <w:u w:color="000000"/>
              </w:rPr>
            </w:pPr>
            <w:r>
              <w:rPr>
                <w:rFonts w:ascii="Times New Roman" w:hAnsi="Times New Roman"/>
                <w:szCs w:val="21"/>
              </w:rPr>
              <w:t>5</w:t>
            </w:r>
            <w:r>
              <w:rPr>
                <w:rFonts w:ascii="Times New Roman" w:hAnsi="Times New Roman" w:hint="eastAsia"/>
                <w:szCs w:val="21"/>
              </w:rPr>
              <w:t>3.2</w:t>
            </w:r>
          </w:p>
        </w:tc>
        <w:tc>
          <w:tcPr>
            <w:tcW w:w="1561" w:type="dxa"/>
            <w:vAlign w:val="center"/>
          </w:tcPr>
          <w:p w:rsidR="00474C42" w:rsidRPr="000B60BF" w:rsidRDefault="000F0165">
            <w:pPr>
              <w:jc w:val="center"/>
              <w:rPr>
                <w:rFonts w:ascii="Times New Roman" w:hAnsi="Times New Roman"/>
                <w:szCs w:val="21"/>
                <w:u w:color="000000"/>
              </w:rPr>
            </w:pPr>
            <w:r>
              <w:rPr>
                <w:rFonts w:ascii="Times New Roman" w:hAnsi="Times New Roman" w:hint="eastAsia"/>
                <w:szCs w:val="21"/>
              </w:rPr>
              <w:t>48.3</w:t>
            </w:r>
          </w:p>
        </w:tc>
      </w:tr>
      <w:tr w:rsidR="00474C42" w:rsidRPr="000B60BF">
        <w:trPr>
          <w:trHeight w:hRule="exact" w:val="321"/>
        </w:trPr>
        <w:tc>
          <w:tcPr>
            <w:tcW w:w="963"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3</w:t>
            </w:r>
          </w:p>
        </w:tc>
        <w:tc>
          <w:tcPr>
            <w:tcW w:w="1714" w:type="dxa"/>
            <w:vAlign w:val="center"/>
          </w:tcPr>
          <w:p w:rsidR="00474C42" w:rsidRPr="000B60BF" w:rsidRDefault="002C3AB5">
            <w:pPr>
              <w:snapToGrid w:val="0"/>
              <w:jc w:val="center"/>
              <w:rPr>
                <w:rFonts w:ascii="Times New Roman" w:hAnsi="Times New Roman"/>
                <w:szCs w:val="21"/>
                <w:u w:color="000000"/>
              </w:rPr>
            </w:pPr>
            <w:r w:rsidRPr="000B60BF">
              <w:rPr>
                <w:rFonts w:ascii="Times New Roman" w:hAnsi="Times New Roman"/>
                <w:szCs w:val="21"/>
              </w:rPr>
              <w:t>厂界西</w:t>
            </w:r>
          </w:p>
        </w:tc>
        <w:tc>
          <w:tcPr>
            <w:tcW w:w="1997"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1"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0" w:type="dxa"/>
            <w:vAlign w:val="center"/>
          </w:tcPr>
          <w:p w:rsidR="00474C42" w:rsidRPr="000B60BF" w:rsidRDefault="000F0165">
            <w:pPr>
              <w:jc w:val="center"/>
              <w:rPr>
                <w:rFonts w:ascii="Times New Roman" w:hAnsi="Times New Roman"/>
                <w:szCs w:val="21"/>
                <w:u w:color="000000"/>
              </w:rPr>
            </w:pPr>
            <w:r>
              <w:rPr>
                <w:rFonts w:ascii="Times New Roman" w:hAnsi="Times New Roman"/>
                <w:szCs w:val="21"/>
              </w:rPr>
              <w:t>5</w:t>
            </w:r>
            <w:r>
              <w:rPr>
                <w:rFonts w:ascii="Times New Roman" w:hAnsi="Times New Roman" w:hint="eastAsia"/>
                <w:szCs w:val="21"/>
              </w:rPr>
              <w:t>5.4</w:t>
            </w:r>
          </w:p>
        </w:tc>
        <w:tc>
          <w:tcPr>
            <w:tcW w:w="1561" w:type="dxa"/>
            <w:vAlign w:val="center"/>
          </w:tcPr>
          <w:p w:rsidR="00474C42" w:rsidRPr="000B60BF" w:rsidRDefault="000F0165">
            <w:pPr>
              <w:jc w:val="center"/>
              <w:rPr>
                <w:rFonts w:ascii="Times New Roman" w:hAnsi="Times New Roman"/>
                <w:szCs w:val="21"/>
                <w:u w:color="000000"/>
              </w:rPr>
            </w:pPr>
            <w:r>
              <w:rPr>
                <w:rFonts w:ascii="Times New Roman" w:hAnsi="Times New Roman" w:hint="eastAsia"/>
                <w:szCs w:val="21"/>
              </w:rPr>
              <w:t>47.3</w:t>
            </w:r>
          </w:p>
        </w:tc>
      </w:tr>
      <w:tr w:rsidR="00474C42" w:rsidRPr="000B60BF">
        <w:trPr>
          <w:trHeight w:hRule="exact" w:val="321"/>
        </w:trPr>
        <w:tc>
          <w:tcPr>
            <w:tcW w:w="963"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4</w:t>
            </w:r>
          </w:p>
        </w:tc>
        <w:tc>
          <w:tcPr>
            <w:tcW w:w="1714" w:type="dxa"/>
            <w:vAlign w:val="center"/>
          </w:tcPr>
          <w:p w:rsidR="00474C42" w:rsidRPr="000B60BF" w:rsidRDefault="002C3AB5">
            <w:pPr>
              <w:snapToGrid w:val="0"/>
              <w:jc w:val="center"/>
              <w:rPr>
                <w:rFonts w:ascii="Times New Roman" w:hAnsi="Times New Roman"/>
                <w:szCs w:val="21"/>
                <w:u w:color="000000"/>
              </w:rPr>
            </w:pPr>
            <w:r w:rsidRPr="000B60BF">
              <w:rPr>
                <w:rFonts w:ascii="Times New Roman" w:hAnsi="Times New Roman"/>
                <w:szCs w:val="21"/>
              </w:rPr>
              <w:t>厂界北</w:t>
            </w:r>
          </w:p>
        </w:tc>
        <w:tc>
          <w:tcPr>
            <w:tcW w:w="1997"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1"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w:t>
            </w:r>
          </w:p>
        </w:tc>
        <w:tc>
          <w:tcPr>
            <w:tcW w:w="1560" w:type="dxa"/>
            <w:vAlign w:val="center"/>
          </w:tcPr>
          <w:p w:rsidR="00474C42" w:rsidRPr="000B60BF" w:rsidRDefault="000F0165">
            <w:pPr>
              <w:jc w:val="center"/>
              <w:rPr>
                <w:rFonts w:ascii="Times New Roman" w:hAnsi="Times New Roman"/>
                <w:szCs w:val="21"/>
                <w:u w:color="000000"/>
              </w:rPr>
            </w:pPr>
            <w:r>
              <w:rPr>
                <w:rFonts w:ascii="Times New Roman" w:hAnsi="Times New Roman"/>
                <w:szCs w:val="21"/>
              </w:rPr>
              <w:t>5</w:t>
            </w:r>
            <w:r>
              <w:rPr>
                <w:rFonts w:ascii="Times New Roman" w:hAnsi="Times New Roman" w:hint="eastAsia"/>
                <w:szCs w:val="21"/>
              </w:rPr>
              <w:t>7.2</w:t>
            </w:r>
          </w:p>
        </w:tc>
        <w:tc>
          <w:tcPr>
            <w:tcW w:w="1561" w:type="dxa"/>
            <w:vAlign w:val="center"/>
          </w:tcPr>
          <w:p w:rsidR="00474C42" w:rsidRPr="000B60BF" w:rsidRDefault="000F0165">
            <w:pPr>
              <w:jc w:val="center"/>
              <w:rPr>
                <w:rFonts w:ascii="Times New Roman" w:hAnsi="Times New Roman"/>
                <w:szCs w:val="21"/>
                <w:u w:color="000000"/>
              </w:rPr>
            </w:pPr>
            <w:r>
              <w:rPr>
                <w:rFonts w:ascii="Times New Roman" w:hAnsi="Times New Roman" w:hint="eastAsia"/>
                <w:szCs w:val="21"/>
              </w:rPr>
              <w:t>53.7</w:t>
            </w:r>
          </w:p>
        </w:tc>
      </w:tr>
      <w:tr w:rsidR="00474C42" w:rsidRPr="000B60BF">
        <w:trPr>
          <w:trHeight w:hRule="exact" w:val="321"/>
        </w:trPr>
        <w:tc>
          <w:tcPr>
            <w:tcW w:w="6235" w:type="dxa"/>
            <w:gridSpan w:val="4"/>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执行标准</w:t>
            </w:r>
          </w:p>
        </w:tc>
        <w:tc>
          <w:tcPr>
            <w:tcW w:w="1560"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65</w:t>
            </w:r>
          </w:p>
        </w:tc>
        <w:tc>
          <w:tcPr>
            <w:tcW w:w="1561" w:type="dxa"/>
            <w:vAlign w:val="center"/>
          </w:tcPr>
          <w:p w:rsidR="00474C42" w:rsidRPr="000B60BF" w:rsidRDefault="002C3AB5">
            <w:pPr>
              <w:jc w:val="center"/>
              <w:rPr>
                <w:rFonts w:ascii="Times New Roman" w:hAnsi="Times New Roman"/>
                <w:szCs w:val="21"/>
                <w:u w:color="000000"/>
              </w:rPr>
            </w:pPr>
            <w:r w:rsidRPr="000B60BF">
              <w:rPr>
                <w:rFonts w:ascii="Times New Roman" w:hAnsi="Times New Roman"/>
                <w:szCs w:val="21"/>
              </w:rPr>
              <w:t>55</w:t>
            </w:r>
          </w:p>
        </w:tc>
      </w:tr>
    </w:tbl>
    <w:p w:rsidR="00474C42" w:rsidRPr="000B60BF" w:rsidRDefault="002C3AB5">
      <w:pPr>
        <w:adjustRightInd w:val="0"/>
        <w:snapToGrid w:val="0"/>
        <w:spacing w:line="520" w:lineRule="exact"/>
        <w:ind w:firstLineChars="200" w:firstLine="538"/>
        <w:textAlignment w:val="baseline"/>
        <w:rPr>
          <w:rFonts w:ascii="Times New Roman" w:hAnsi="Times New Roman"/>
          <w:b/>
          <w:spacing w:val="-6"/>
          <w:kern w:val="0"/>
          <w:sz w:val="28"/>
          <w:szCs w:val="28"/>
          <w:u w:val="single"/>
        </w:rPr>
      </w:pPr>
      <w:r w:rsidRPr="000B60BF">
        <w:rPr>
          <w:rFonts w:ascii="Times New Roman" w:hAnsi="Times New Roman"/>
          <w:b/>
          <w:spacing w:val="-6"/>
          <w:kern w:val="0"/>
          <w:sz w:val="28"/>
          <w:szCs w:val="28"/>
          <w:u w:val="single"/>
        </w:rPr>
        <w:t>固废</w:t>
      </w:r>
    </w:p>
    <w:p w:rsidR="00474C42" w:rsidRPr="000B60BF" w:rsidRDefault="00FE3A08">
      <w:pPr>
        <w:adjustRightInd w:val="0"/>
        <w:snapToGrid w:val="0"/>
        <w:spacing w:line="520" w:lineRule="exact"/>
        <w:ind w:firstLineChars="200" w:firstLine="536"/>
        <w:textAlignment w:val="baseline"/>
        <w:rPr>
          <w:rFonts w:ascii="Times New Roman" w:hAnsi="Times New Roman"/>
          <w:spacing w:val="-6"/>
          <w:kern w:val="0"/>
          <w:sz w:val="28"/>
          <w:szCs w:val="28"/>
        </w:rPr>
      </w:pPr>
      <w:r w:rsidRPr="000B60BF">
        <w:rPr>
          <w:rFonts w:ascii="Times New Roman" w:hAnsi="Times New Roman" w:hint="eastAsia"/>
          <w:spacing w:val="-6"/>
          <w:kern w:val="0"/>
          <w:sz w:val="28"/>
          <w:szCs w:val="28"/>
        </w:rPr>
        <w:t>企业</w:t>
      </w:r>
      <w:r w:rsidR="00812BCE">
        <w:rPr>
          <w:rFonts w:ascii="Times New Roman" w:hAnsi="Times New Roman"/>
          <w:spacing w:val="-6"/>
          <w:kern w:val="0"/>
          <w:sz w:val="28"/>
          <w:szCs w:val="28"/>
        </w:rPr>
        <w:t>工业固废主要来自原料装运产生的</w:t>
      </w:r>
      <w:r w:rsidR="00812BCE">
        <w:rPr>
          <w:rFonts w:ascii="Times New Roman" w:hAnsi="Times New Roman" w:hint="eastAsia"/>
          <w:spacing w:val="-6"/>
          <w:kern w:val="0"/>
          <w:sz w:val="28"/>
          <w:szCs w:val="28"/>
        </w:rPr>
        <w:t>废原料包装和</w:t>
      </w:r>
      <w:r w:rsidR="002C3AB5" w:rsidRPr="000B60BF">
        <w:rPr>
          <w:rFonts w:ascii="Times New Roman" w:hAnsi="Times New Roman"/>
          <w:spacing w:val="-6"/>
          <w:kern w:val="0"/>
          <w:sz w:val="28"/>
          <w:szCs w:val="28"/>
        </w:rPr>
        <w:t>生活垃圾。废</w:t>
      </w:r>
      <w:r w:rsidR="00812BCE">
        <w:rPr>
          <w:rFonts w:ascii="Times New Roman" w:hAnsi="Times New Roman" w:hint="eastAsia"/>
          <w:spacing w:val="-6"/>
          <w:kern w:val="0"/>
          <w:sz w:val="28"/>
          <w:szCs w:val="28"/>
        </w:rPr>
        <w:t>原料包装由生产商家回收利用</w:t>
      </w:r>
      <w:r w:rsidR="002C3AB5" w:rsidRPr="000B60BF">
        <w:rPr>
          <w:rFonts w:ascii="Times New Roman" w:hAnsi="Times New Roman"/>
          <w:spacing w:val="-6"/>
          <w:kern w:val="0"/>
          <w:sz w:val="28"/>
          <w:szCs w:val="28"/>
        </w:rPr>
        <w:t>。生活垃圾集中收集后，由当地环卫部门处理。生产加工时</w:t>
      </w:r>
      <w:r w:rsidR="00812BCE">
        <w:rPr>
          <w:rFonts w:ascii="Times New Roman" w:hAnsi="Times New Roman" w:hint="eastAsia"/>
          <w:spacing w:val="-6"/>
          <w:kern w:val="0"/>
          <w:sz w:val="28"/>
          <w:szCs w:val="28"/>
        </w:rPr>
        <w:t>产生散落物料，企业收集后均回收利用</w:t>
      </w:r>
      <w:r w:rsidR="002C3AB5" w:rsidRPr="000B60BF">
        <w:rPr>
          <w:rFonts w:ascii="Times New Roman" w:hAnsi="Times New Roman"/>
          <w:spacing w:val="-6"/>
          <w:kern w:val="0"/>
          <w:sz w:val="28"/>
          <w:szCs w:val="28"/>
        </w:rPr>
        <w:t>。各种固体废弃物均得到妥善处置，对外实现零排放。</w:t>
      </w:r>
    </w:p>
    <w:p w:rsidR="00474C42" w:rsidRPr="000B60BF" w:rsidRDefault="002C3AB5">
      <w:pPr>
        <w:keepNext/>
        <w:keepLines/>
        <w:spacing w:line="520" w:lineRule="exact"/>
        <w:outlineLvl w:val="2"/>
        <w:rPr>
          <w:rFonts w:ascii="Times New Roman" w:hAnsi="Times New Roman"/>
          <w:b/>
          <w:bCs/>
          <w:sz w:val="28"/>
          <w:szCs w:val="28"/>
        </w:rPr>
      </w:pPr>
      <w:bookmarkStart w:id="287" w:name="_Toc459193982"/>
      <w:bookmarkStart w:id="288" w:name="_Toc459878969"/>
      <w:bookmarkStart w:id="289" w:name="_Toc460932059"/>
      <w:bookmarkStart w:id="290" w:name="_Toc497203508"/>
      <w:r w:rsidRPr="000B60BF">
        <w:rPr>
          <w:rFonts w:ascii="Times New Roman" w:hAnsi="Times New Roman"/>
          <w:b/>
          <w:bCs/>
          <w:sz w:val="28"/>
          <w:szCs w:val="28"/>
        </w:rPr>
        <w:t>3.4.2</w:t>
      </w:r>
      <w:r w:rsidRPr="000B60BF">
        <w:rPr>
          <w:rFonts w:ascii="Times New Roman" w:hAnsi="Times New Roman"/>
          <w:b/>
          <w:bCs/>
          <w:sz w:val="28"/>
          <w:szCs w:val="28"/>
        </w:rPr>
        <w:t>三废的循环</w:t>
      </w:r>
      <w:r w:rsidRPr="000B60BF">
        <w:rPr>
          <w:rFonts w:ascii="Times New Roman" w:hAnsi="Times New Roman"/>
          <w:b/>
          <w:bCs/>
          <w:sz w:val="28"/>
          <w:szCs w:val="28"/>
        </w:rPr>
        <w:t>/</w:t>
      </w:r>
      <w:r w:rsidRPr="000B60BF">
        <w:rPr>
          <w:rFonts w:ascii="Times New Roman" w:hAnsi="Times New Roman"/>
          <w:b/>
          <w:bCs/>
          <w:sz w:val="28"/>
          <w:szCs w:val="28"/>
        </w:rPr>
        <w:t>综合利用情况</w:t>
      </w:r>
      <w:bookmarkEnd w:id="287"/>
      <w:bookmarkEnd w:id="288"/>
      <w:bookmarkEnd w:id="289"/>
      <w:bookmarkEnd w:id="290"/>
    </w:p>
    <w:p w:rsidR="00474C42" w:rsidRPr="000B60BF" w:rsidRDefault="002C3AB5">
      <w:pPr>
        <w:spacing w:line="520" w:lineRule="exact"/>
        <w:ind w:firstLineChars="200" w:firstLine="536"/>
        <w:rPr>
          <w:rFonts w:ascii="Times New Roman" w:hAnsi="Times New Roman"/>
          <w:spacing w:val="-6"/>
          <w:sz w:val="28"/>
          <w:szCs w:val="28"/>
        </w:rPr>
      </w:pPr>
      <w:r w:rsidRPr="000B60BF">
        <w:rPr>
          <w:rFonts w:ascii="Times New Roman" w:hAnsi="Times New Roman"/>
          <w:spacing w:val="-6"/>
          <w:sz w:val="28"/>
          <w:szCs w:val="28"/>
        </w:rPr>
        <w:t>●</w:t>
      </w:r>
      <w:r w:rsidRPr="000B60BF">
        <w:rPr>
          <w:rFonts w:ascii="Times New Roman" w:hAnsi="Times New Roman"/>
          <w:spacing w:val="-6"/>
          <w:sz w:val="28"/>
          <w:szCs w:val="28"/>
        </w:rPr>
        <w:t>废水</w:t>
      </w:r>
    </w:p>
    <w:p w:rsidR="00474C42" w:rsidRPr="002E5137" w:rsidRDefault="007D425E">
      <w:pPr>
        <w:pStyle w:val="affffa"/>
        <w:spacing w:line="520" w:lineRule="exact"/>
        <w:rPr>
          <w:rFonts w:ascii="Times New Roman" w:hAnsi="Times New Roman"/>
        </w:rPr>
      </w:pPr>
      <w:r w:rsidRPr="00C3350A">
        <w:rPr>
          <w:rFonts w:ascii="Times New Roman" w:hAnsi="Times New Roman" w:hint="eastAsia"/>
          <w:highlight w:val="yellow"/>
          <w:rPrChange w:id="291" w:author="user" w:date="2017-11-25T18:05:00Z">
            <w:rPr>
              <w:rFonts w:ascii="Times New Roman" w:hAnsi="Times New Roman" w:hint="eastAsia"/>
            </w:rPr>
          </w:rPrChange>
        </w:rPr>
        <w:t>去除</w:t>
      </w:r>
      <w:r w:rsidR="002E5137">
        <w:rPr>
          <w:rFonts w:ascii="Times New Roman" w:hAnsi="Times New Roman" w:hint="eastAsia"/>
        </w:rPr>
        <w:t>含</w:t>
      </w:r>
      <w:r w:rsidR="00812BCE" w:rsidRPr="002E5137">
        <w:rPr>
          <w:rFonts w:ascii="Times New Roman" w:hAnsi="Times New Roman" w:hint="eastAsia"/>
        </w:rPr>
        <w:t>粉尘废气和锅炉废气水喷淋</w:t>
      </w:r>
      <w:r w:rsidRPr="002E5137">
        <w:rPr>
          <w:rFonts w:ascii="Times New Roman" w:hAnsi="Times New Roman" w:hint="eastAsia"/>
        </w:rPr>
        <w:t>产生的生产废水</w:t>
      </w:r>
      <w:r w:rsidR="002C3AB5" w:rsidRPr="002E5137">
        <w:rPr>
          <w:rFonts w:ascii="Times New Roman" w:hAnsi="Times New Roman"/>
        </w:rPr>
        <w:t>，全部与原料混合计入生产，不产生生产废水，减少了污染物的产生，提高了物料的</w:t>
      </w:r>
      <w:commentRangeStart w:id="292"/>
      <w:r w:rsidR="002C3AB5" w:rsidRPr="002E5137">
        <w:rPr>
          <w:rFonts w:ascii="Times New Roman" w:hAnsi="Times New Roman"/>
        </w:rPr>
        <w:t>利用率</w:t>
      </w:r>
      <w:commentRangeEnd w:id="292"/>
      <w:r w:rsidR="00C3350A">
        <w:rPr>
          <w:rStyle w:val="afe"/>
          <w:rFonts w:eastAsia="全真楷書" w:hAnsi="Times New Roman"/>
          <w:color w:val="000000"/>
          <w:kern w:val="0"/>
          <w:u w:color="000000"/>
        </w:rPr>
        <w:commentReference w:id="292"/>
      </w:r>
      <w:r w:rsidR="002C3AB5" w:rsidRPr="002E5137">
        <w:rPr>
          <w:rFonts w:ascii="Times New Roman" w:hAnsi="Times New Roman"/>
        </w:rPr>
        <w:t>。</w:t>
      </w:r>
      <w:ins w:id="293" w:author="user" w:date="2017-11-25T18:08:00Z">
        <w:r w:rsidR="00D640E4">
          <w:rPr>
            <w:rFonts w:ascii="Times New Roman" w:hAnsi="Times New Roman" w:hint="eastAsia"/>
          </w:rPr>
          <w:t>。</w:t>
        </w:r>
      </w:ins>
    </w:p>
    <w:p w:rsidR="00474C42" w:rsidRPr="000B60BF" w:rsidRDefault="002C3AB5">
      <w:pPr>
        <w:spacing w:line="520" w:lineRule="exact"/>
        <w:ind w:firstLineChars="200" w:firstLine="536"/>
        <w:rPr>
          <w:rFonts w:ascii="Times New Roman" w:hAnsi="Times New Roman"/>
          <w:spacing w:val="-6"/>
          <w:sz w:val="28"/>
          <w:szCs w:val="28"/>
        </w:rPr>
      </w:pPr>
      <w:r w:rsidRPr="000B60BF">
        <w:rPr>
          <w:rFonts w:ascii="Times New Roman" w:hAnsi="Times New Roman"/>
          <w:spacing w:val="-6"/>
          <w:sz w:val="28"/>
          <w:szCs w:val="28"/>
        </w:rPr>
        <w:lastRenderedPageBreak/>
        <w:t>●</w:t>
      </w:r>
      <w:commentRangeStart w:id="294"/>
      <w:r w:rsidRPr="000B60BF">
        <w:rPr>
          <w:rFonts w:ascii="Times New Roman" w:hAnsi="Times New Roman"/>
          <w:spacing w:val="-6"/>
          <w:sz w:val="28"/>
          <w:szCs w:val="28"/>
        </w:rPr>
        <w:t>固废</w:t>
      </w:r>
      <w:commentRangeEnd w:id="294"/>
      <w:r w:rsidR="00D640E4">
        <w:rPr>
          <w:rStyle w:val="afe"/>
          <w:rFonts w:ascii="宋体" w:eastAsia="全真楷書" w:hAnsi="Times New Roman"/>
          <w:color w:val="000000"/>
          <w:kern w:val="0"/>
          <w:u w:color="000000"/>
        </w:rPr>
        <w:commentReference w:id="294"/>
      </w:r>
    </w:p>
    <w:p w:rsidR="00474C42" w:rsidRPr="00C66A4E" w:rsidRDefault="00812BCE" w:rsidP="00C66A4E">
      <w:pPr>
        <w:adjustRightInd w:val="0"/>
        <w:snapToGrid w:val="0"/>
        <w:spacing w:line="520" w:lineRule="exact"/>
        <w:ind w:firstLineChars="200" w:firstLine="536"/>
        <w:textAlignment w:val="baseline"/>
        <w:rPr>
          <w:rFonts w:ascii="Times New Roman" w:hAnsi="Times New Roman"/>
          <w:spacing w:val="-6"/>
          <w:kern w:val="0"/>
          <w:sz w:val="28"/>
          <w:szCs w:val="28"/>
        </w:rPr>
      </w:pPr>
      <w:r w:rsidRPr="000B60BF">
        <w:rPr>
          <w:rFonts w:ascii="Times New Roman" w:hAnsi="Times New Roman" w:hint="eastAsia"/>
          <w:spacing w:val="-6"/>
          <w:kern w:val="0"/>
          <w:sz w:val="28"/>
          <w:szCs w:val="28"/>
        </w:rPr>
        <w:t>企业</w:t>
      </w:r>
      <w:r w:rsidRPr="000B60BF">
        <w:rPr>
          <w:rFonts w:ascii="Times New Roman" w:hAnsi="Times New Roman"/>
          <w:spacing w:val="-6"/>
          <w:kern w:val="0"/>
          <w:sz w:val="28"/>
          <w:szCs w:val="28"/>
        </w:rPr>
        <w:t>生产加工时</w:t>
      </w:r>
      <w:r>
        <w:rPr>
          <w:rFonts w:ascii="Times New Roman" w:hAnsi="Times New Roman" w:hint="eastAsia"/>
          <w:spacing w:val="-6"/>
          <w:kern w:val="0"/>
          <w:sz w:val="28"/>
          <w:szCs w:val="28"/>
        </w:rPr>
        <w:t>产生散落物料，企业收集后均回收利用</w:t>
      </w:r>
      <w:r w:rsidRPr="000B60BF">
        <w:rPr>
          <w:rFonts w:ascii="Times New Roman" w:hAnsi="Times New Roman"/>
          <w:spacing w:val="-6"/>
          <w:kern w:val="0"/>
          <w:sz w:val="28"/>
          <w:szCs w:val="28"/>
        </w:rPr>
        <w:t>。</w:t>
      </w:r>
      <w:r w:rsidR="002C3AB5" w:rsidRPr="00C66A4E">
        <w:rPr>
          <w:rFonts w:ascii="Times New Roman" w:hAnsi="Times New Roman"/>
          <w:sz w:val="28"/>
          <w:szCs w:val="28"/>
        </w:rPr>
        <w:t>生产工艺各种物料多次循环利用，提高了各物料的转化率，并减少了环境污染。</w:t>
      </w:r>
    </w:p>
    <w:p w:rsidR="00474C42" w:rsidRPr="000B60BF" w:rsidRDefault="002C3AB5" w:rsidP="00F56502">
      <w:pPr>
        <w:keepNext/>
        <w:keepLines/>
        <w:widowControl/>
        <w:spacing w:line="520" w:lineRule="exact"/>
        <w:textAlignment w:val="baseline"/>
        <w:outlineLvl w:val="1"/>
        <w:rPr>
          <w:rFonts w:ascii="Times New Roman" w:hAnsi="Times New Roman"/>
          <w:b/>
          <w:bCs/>
          <w:kern w:val="0"/>
          <w:sz w:val="28"/>
          <w:szCs w:val="28"/>
          <w:u w:color="000000"/>
        </w:rPr>
      </w:pPr>
      <w:bookmarkStart w:id="295" w:name="_Toc413045728"/>
      <w:bookmarkStart w:id="296" w:name="_Toc497203509"/>
      <w:bookmarkEnd w:id="241"/>
      <w:r w:rsidRPr="000B60BF">
        <w:rPr>
          <w:rFonts w:ascii="Times New Roman" w:hAnsi="Times New Roman"/>
          <w:b/>
          <w:bCs/>
          <w:kern w:val="0"/>
          <w:sz w:val="28"/>
          <w:szCs w:val="28"/>
          <w:u w:color="000000"/>
        </w:rPr>
        <w:t>3.5</w:t>
      </w:r>
      <w:r w:rsidRPr="000B60BF">
        <w:rPr>
          <w:rFonts w:ascii="Times New Roman" w:hAnsi="Times New Roman"/>
          <w:b/>
          <w:bCs/>
          <w:kern w:val="0"/>
          <w:sz w:val="28"/>
          <w:szCs w:val="28"/>
          <w:u w:color="000000"/>
        </w:rPr>
        <w:t>能源利用现状分析</w:t>
      </w:r>
      <w:bookmarkEnd w:id="295"/>
      <w:bookmarkEnd w:id="296"/>
    </w:p>
    <w:p w:rsidR="00474C42" w:rsidRPr="000B60BF" w:rsidRDefault="002C3AB5" w:rsidP="00F56502">
      <w:pPr>
        <w:spacing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1</w:t>
      </w:r>
      <w:r w:rsidRPr="000B60BF">
        <w:rPr>
          <w:rFonts w:ascii="Times New Roman" w:hAnsi="Times New Roman"/>
          <w:sz w:val="28"/>
          <w:szCs w:val="28"/>
        </w:rPr>
        <w:t>）企业主要用水为自来水，生活污水产生量为</w:t>
      </w:r>
      <w:r w:rsidR="00940318" w:rsidRPr="000B60BF">
        <w:rPr>
          <w:rFonts w:ascii="Times New Roman" w:hAnsi="Times New Roman"/>
          <w:sz w:val="28"/>
          <w:szCs w:val="28"/>
        </w:rPr>
        <w:t>生活用</w:t>
      </w:r>
      <w:r w:rsidRPr="000B60BF">
        <w:rPr>
          <w:rFonts w:ascii="Times New Roman" w:hAnsi="Times New Roman"/>
          <w:sz w:val="28"/>
          <w:szCs w:val="28"/>
        </w:rPr>
        <w:t>水量的</w:t>
      </w:r>
      <w:r w:rsidR="005C134B">
        <w:rPr>
          <w:rFonts w:ascii="Times New Roman" w:hAnsi="Times New Roman" w:hint="eastAsia"/>
          <w:sz w:val="28"/>
          <w:szCs w:val="28"/>
        </w:rPr>
        <w:t>80</w:t>
      </w:r>
      <w:r w:rsidRPr="000B60BF">
        <w:rPr>
          <w:rFonts w:ascii="Times New Roman" w:hAnsi="Times New Roman"/>
          <w:sz w:val="28"/>
          <w:szCs w:val="28"/>
        </w:rPr>
        <w:t>%</w:t>
      </w:r>
      <w:r w:rsidRPr="000B60BF">
        <w:rPr>
          <w:rFonts w:ascii="Times New Roman" w:hAnsi="Times New Roman"/>
          <w:sz w:val="28"/>
          <w:szCs w:val="28"/>
        </w:rPr>
        <w:t>，生活污水排入</w:t>
      </w:r>
      <w:r w:rsidR="00C66A4E" w:rsidRPr="00B162A3">
        <w:rPr>
          <w:rFonts w:ascii="Times New Roman" w:hAnsi="Times New Roman" w:hint="eastAsia"/>
          <w:sz w:val="28"/>
          <w:szCs w:val="28"/>
        </w:rPr>
        <w:t>望亭污水处理有限公司</w:t>
      </w:r>
      <w:r w:rsidRPr="000B60BF">
        <w:rPr>
          <w:rFonts w:ascii="Times New Roman" w:hAnsi="Times New Roman"/>
          <w:sz w:val="28"/>
          <w:szCs w:val="28"/>
        </w:rPr>
        <w:t>。</w:t>
      </w:r>
      <w:r w:rsidR="005E4267">
        <w:rPr>
          <w:rFonts w:ascii="Times New Roman" w:hAnsi="Times New Roman" w:hint="eastAsia"/>
          <w:sz w:val="28"/>
          <w:szCs w:val="28"/>
        </w:rPr>
        <w:t>喷淋塔产生的</w:t>
      </w:r>
      <w:r w:rsidR="005E4267">
        <w:rPr>
          <w:rFonts w:ascii="Times New Roman" w:hAnsi="Times New Roman"/>
          <w:sz w:val="28"/>
          <w:szCs w:val="28"/>
        </w:rPr>
        <w:t>废液全部与原料混合加入生产，无</w:t>
      </w:r>
      <w:r w:rsidR="005E4267">
        <w:rPr>
          <w:rFonts w:ascii="Times New Roman" w:hAnsi="Times New Roman" w:hint="eastAsia"/>
          <w:sz w:val="28"/>
          <w:szCs w:val="28"/>
        </w:rPr>
        <w:t>生产废水</w:t>
      </w:r>
      <w:r w:rsidRPr="000B60BF">
        <w:rPr>
          <w:rFonts w:ascii="Times New Roman" w:hAnsi="Times New Roman"/>
          <w:sz w:val="28"/>
          <w:szCs w:val="28"/>
        </w:rPr>
        <w:t>产生。</w:t>
      </w:r>
    </w:p>
    <w:p w:rsidR="00822604" w:rsidRDefault="002C3AB5" w:rsidP="000F1D54">
      <w:pPr>
        <w:spacing w:line="520" w:lineRule="exact"/>
        <w:ind w:firstLineChars="200" w:firstLine="560"/>
        <w:rPr>
          <w:rFonts w:ascii="Times New Roman" w:hAnsi="Times New Roman"/>
          <w:sz w:val="28"/>
          <w:szCs w:val="28"/>
        </w:rPr>
      </w:pPr>
      <w:r w:rsidRPr="000B60BF">
        <w:rPr>
          <w:rFonts w:ascii="Times New Roman" w:hAnsi="Times New Roman"/>
          <w:sz w:val="28"/>
          <w:szCs w:val="28"/>
        </w:rPr>
        <w:t>审核小组建立了全厂的水量平衡图，具体详见图</w:t>
      </w:r>
      <w:r w:rsidRPr="000B60BF">
        <w:rPr>
          <w:rFonts w:ascii="Times New Roman" w:hAnsi="Times New Roman"/>
          <w:sz w:val="28"/>
          <w:szCs w:val="28"/>
        </w:rPr>
        <w:t>3.5-1</w:t>
      </w:r>
      <w:r w:rsidRPr="000B60BF">
        <w:rPr>
          <w:rFonts w:ascii="Times New Roman" w:hAnsi="Times New Roman"/>
          <w:sz w:val="28"/>
          <w:szCs w:val="28"/>
        </w:rPr>
        <w:t>。用水分摊比例见图</w:t>
      </w:r>
      <w:r w:rsidRPr="000B60BF">
        <w:rPr>
          <w:rFonts w:ascii="Times New Roman" w:hAnsi="Times New Roman"/>
          <w:sz w:val="28"/>
          <w:szCs w:val="28"/>
        </w:rPr>
        <w:t>3.5-2</w:t>
      </w:r>
      <w:r w:rsidRPr="000B60BF">
        <w:rPr>
          <w:rFonts w:ascii="Times New Roman" w:hAnsi="Times New Roman"/>
          <w:sz w:val="28"/>
          <w:szCs w:val="28"/>
        </w:rPr>
        <w:t>。</w:t>
      </w:r>
    </w:p>
    <w:p w:rsidR="00474C42" w:rsidRPr="000B60BF" w:rsidRDefault="000C6D43" w:rsidP="00CD1B69">
      <w:pPr>
        <w:spacing w:line="520" w:lineRule="exact"/>
        <w:ind w:firstLineChars="200" w:firstLine="560"/>
        <w:rPr>
          <w:rFonts w:ascii="Times New Roman" w:hAnsi="Times New Roman"/>
          <w:sz w:val="28"/>
          <w:szCs w:val="28"/>
        </w:rPr>
      </w:pPr>
      <w:r>
        <w:rPr>
          <w:rFonts w:ascii="Times New Roman" w:hAnsi="Times New Roman"/>
          <w:noProof/>
          <w:sz w:val="28"/>
          <w:szCs w:val="28"/>
        </w:rPr>
        <w:pict>
          <v:group id="Group 1289" o:spid="_x0000_s1104" style="position:absolute;left:0;text-align:left;margin-left:220.5pt;margin-top:8.95pt;width:90pt;height:33.75pt;z-index:251847936" coordorigin="6121,2161" coordsize="180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25" o:spid="_x0000_s1105" type="#_x0000_t38" style="position:absolute;left:6121;top:2442;width:562;height:394;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H5v8MAAADdAAAADwAAAGRycy9kb3ducmV2LnhtbERP32vCMBB+H/g/hBN8GZpOUGfXVMZA&#10;0CHCnIiPZ3NryppLaWLt/vtlIOztPr6fl616W4uOWl85VvA0SUAQF05XXCo4fq7HzyB8QNZYOyYF&#10;P+RhlQ8eMky1u/EHdYdQihjCPkUFJoQmldIXhiz6iWuII/flWoshwraUusVbDLe1nCbJXFqsODYY&#10;bOjNUPF9uFoFkp17N8v5gs3jdldtz9SdLnulRsP+9QVEoD78i+/ujY7zk8UM/r6JJ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B+b/DAAAA3QAAAA8AAAAAAAAAAAAA&#10;AAAAoQIAAGRycy9kb3ducmV2LnhtbFBLBQYAAAAABAAEAPkAAACRAwAAAAA=&#10;" adj="10782" strokecolor="black [3213]">
              <v:stroke endarrow="block"/>
            </v:shape>
            <v:rect id="Rectangle 826" o:spid="_x0000_s1106" style="position:absolute;left:6587;top:2161;width:1334;height: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2xzMQA&#10;AADdAAAADwAAAGRycy9kb3ducmV2LnhtbERPTWvCQBC9F/wPywi9lLqxBytpNiKCNBRBmljPQ3aa&#10;BLOzMbtN0n/vFgre5vE+J9lMphUD9a6xrGC5iEAQl1Y3XCk4FfvnNQjnkTW2lknBLznYpLOHBGNt&#10;R/6kIfeVCCHsYlRQe9/FUrqyJoNuYTviwH3b3qAPsK+k7nEM4aaVL1G0kgYbDg01drSrqbzkP0bB&#10;WB6Hc3F4l8enc2b5ml13+deHUo/zafsGwtPk7+J/d6bD/Oh1BX/fhBN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sczEAAAA3QAAAA8AAAAAAAAAAAAAAAAAmAIAAGRycy9k&#10;b3ducmV2LnhtbFBLBQYAAAAABAAEAPUAAACJAwAAAAA=&#10;" filled="f" stroked="f">
              <v:textbox>
                <w:txbxContent>
                  <w:p w:rsidR="007B0B65" w:rsidRDefault="007B0B65">
                    <w:pPr>
                      <w:jc w:val="center"/>
                    </w:pPr>
                    <w:r>
                      <w:t>损耗</w:t>
                    </w:r>
                    <w:r>
                      <w:rPr>
                        <w:rFonts w:hint="eastAsia"/>
                      </w:rPr>
                      <w:t>94</w:t>
                    </w:r>
                  </w:p>
                </w:txbxContent>
              </v:textbox>
            </v:rect>
          </v:group>
        </w:pict>
      </w:r>
    </w:p>
    <w:p w:rsidR="00474C42" w:rsidRPr="000B60BF" w:rsidRDefault="000C6D43">
      <w:pPr>
        <w:spacing w:line="520" w:lineRule="exact"/>
        <w:ind w:firstLine="482"/>
        <w:jc w:val="center"/>
        <w:rPr>
          <w:rFonts w:ascii="Times New Roman" w:hAnsi="Times New Roman"/>
        </w:rPr>
      </w:pPr>
      <w:r w:rsidRPr="000C6D43">
        <w:rPr>
          <w:rFonts w:ascii="Times New Roman" w:hAnsi="Times New Roman"/>
          <w:noProof/>
          <w:sz w:val="28"/>
          <w:szCs w:val="28"/>
        </w:rPr>
        <w:pict>
          <v:rect id="Rectangle 827" o:spid="_x0000_s1107" style="position:absolute;left:0;text-align:left;margin-left:4in;margin-top:18pt;width:132.75pt;height:21.85pt;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">
            <v:textbox>
              <w:txbxContent>
                <w:p w:rsidR="007B0B65" w:rsidRDefault="007B0B65">
                  <w:pPr>
                    <w:jc w:val="center"/>
                  </w:pPr>
                  <w:r>
                    <w:rPr>
                      <w:rFonts w:hint="eastAsia"/>
                    </w:rPr>
                    <w:t>望亭污水处理有限公司</w:t>
                  </w:r>
                </w:p>
              </w:txbxContent>
            </v:textbox>
          </v:rect>
        </w:pict>
      </w:r>
      <w:r w:rsidRPr="000C6D43">
        <w:rPr>
          <w:rFonts w:ascii="Times New Roman" w:hAnsi="Times New Roman"/>
          <w:noProof/>
          <w:sz w:val="28"/>
          <w:szCs w:val="28"/>
        </w:rPr>
        <w:pict>
          <v:rect id="Rectangle 835" o:spid="_x0000_s1108" style="position:absolute;left:0;text-align:left;margin-left:123.3pt;margin-top:17.8pt;width:57.75pt;height:20.25pt;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" filled="f" stroked="f">
            <v:textbox>
              <w:txbxContent>
                <w:p w:rsidR="007B0B65" w:rsidRDefault="007B0B65" w:rsidP="006B22BB">
                  <w:pPr>
                    <w:jc w:val="center"/>
                  </w:pPr>
                  <w:r>
                    <w:rPr>
                      <w:rFonts w:hint="eastAsia"/>
                    </w:rPr>
                    <w:t>468</w:t>
                  </w:r>
                </w:p>
                <w:p w:rsidR="007B0B65" w:rsidRDefault="007B0B65" w:rsidP="006B22BB">
                  <w:pPr>
                    <w:jc w:val="center"/>
                  </w:pPr>
                  <w:r>
                    <w:rPr>
                      <w:rFonts w:hint="eastAsia"/>
                    </w:rPr>
                    <w:t>00</w:t>
                  </w:r>
                </w:p>
              </w:txbxContent>
            </v:textbox>
          </v:rect>
        </w:pict>
      </w:r>
      <w:r w:rsidRPr="000C6D43">
        <w:rPr>
          <w:rFonts w:ascii="Times New Roman" w:hAnsi="Times New Roman"/>
          <w:noProof/>
          <w:sz w:val="28"/>
          <w:szCs w:val="28"/>
        </w:rPr>
        <w:pict>
          <v:group id="Group 821" o:spid="_x0000_s1109" style="position:absolute;left:0;text-align:left;margin-left:233.55pt;margin-top:7.45pt;width:62.4pt;height:21.85pt;z-index:251840512" coordorigin="5790,10815" coordsize="115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">
            <v:rect id="Rectangle 822" o:spid="_x0000_s1110" style="position:absolute;left:5790;top:10815;width:1155;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MI8YA&#10;AADdAAAADwAAAGRycy9kb3ducmV2LnhtbESPQWvCQBCF7wX/wzJCL0U39dBKdBURpKEI0th6HrLT&#10;JDQ7G7NrEv9951DobYb35r1v1tvRNaqnLtSeDTzPE1DEhbc1lwY+z4fZElSIyBYbz2TgTgG2m8nD&#10;GlPrB/6gPo+lkhAOKRqoYmxTrUNRkcMw9y2xaN++cxhl7UptOxwk3DV6kSQv2mHN0lBhS/uKip/8&#10;5gwMxam/nI9v+vR0yTxfs+s+/3o35nE67lagIo3x3/x3nVnBT16F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iMI8YAAADdAAAADwAAAAAAAAAAAAAAAACYAgAAZHJz&#10;L2Rvd25yZXYueG1sUEsFBgAAAAAEAAQA9QAAAIsDAAAAAA==&#10;" filled="f" stroked="f">
              <v:textbox>
                <w:txbxContent>
                  <w:p w:rsidR="007B0B65" w:rsidRDefault="007B0B65">
                    <w:pPr>
                      <w:jc w:val="center"/>
                    </w:pPr>
                    <w:r>
                      <w:rPr>
                        <w:rFonts w:hint="eastAsia"/>
                      </w:rPr>
                      <w:t>374</w:t>
                    </w:r>
                  </w:p>
                </w:txbxContent>
              </v:textbox>
            </v:rect>
            <v:shape id="AutoShape 823" o:spid="_x0000_s1111" type="#_x0000_t32" style="position:absolute;left:6046;top:11235;width:76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gR8QAAADdAAAADwAAAGRycy9kb3ducmV2LnhtbERPTWvCQBC9C/0PyxR60008tBpdpRQs&#10;xeJBLaHehuyYBLOzYXfV6K93BcHbPN7nTOedacSJnK8tK0gHCQjiwuqaSwV/20V/BMIHZI2NZVJw&#10;IQ/z2Utvipm2Z17TaRNKEUPYZ6igCqHNpPRFRQb9wLbEkdtbZzBE6EqpHZ5juGnkMEnepcGaY0OF&#10;LX1VVBw2R6Pg/3d8zC/5ipZ5Ol7u0Bl/3X4r9fbafU5ABOrCU/xw/+g4P/lI4f5NPEH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6BHxAAAAN0AAAAPAAAAAAAAAAAA&#10;AAAAAKECAABkcnMvZG93bnJldi54bWxQSwUGAAAAAAQABAD5AAAAkgMAAAAA&#10;">
              <v:stroke endarrow="block"/>
            </v:shape>
          </v:group>
        </w:pict>
      </w:r>
      <w:r w:rsidRPr="000C6D43">
        <w:rPr>
          <w:rFonts w:ascii="Times New Roman" w:hAnsi="Times New Roman"/>
          <w:noProof/>
          <w:sz w:val="28"/>
          <w:szCs w:val="28"/>
        </w:rPr>
        <w:pict>
          <v:rect id="Rectangle 820" o:spid="_x0000_s1112" style="position:absolute;left:0;text-align:left;margin-left:170.55pt;margin-top:17.8pt;width:74.7pt;height:26.6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">
            <v:textbox>
              <w:txbxContent>
                <w:p w:rsidR="007B0B65" w:rsidRDefault="007B0B65">
                  <w:pPr>
                    <w:jc w:val="center"/>
                  </w:pPr>
                  <w:r>
                    <w:rPr>
                      <w:rFonts w:hint="eastAsia"/>
                    </w:rPr>
                    <w:t>生活</w:t>
                  </w:r>
                  <w:r>
                    <w:t>用水</w:t>
                  </w:r>
                </w:p>
              </w:txbxContent>
            </v:textbox>
          </v:rect>
        </w:pict>
      </w:r>
    </w:p>
    <w:p w:rsidR="00474C42" w:rsidRPr="000B60BF" w:rsidRDefault="000C6D43">
      <w:pPr>
        <w:spacing w:line="520" w:lineRule="exact"/>
        <w:ind w:firstLine="482"/>
        <w:jc w:val="center"/>
        <w:rPr>
          <w:rFonts w:ascii="Times New Roman" w:hAnsi="Times New Roman"/>
        </w:rPr>
      </w:pPr>
      <w:r>
        <w:rPr>
          <w:rFonts w:ascii="Times New Roman" w:hAnsi="Times New Roman"/>
          <w:noProof/>
        </w:rPr>
        <w:pict>
          <v:shape id="AutoShape 831" o:spid="_x0000_s1223" type="#_x0000_t34" style="position:absolute;left:0;text-align:left;margin-left:47.75pt;margin-top:96.65pt;width:169.3pt;height:.1pt;rotation:90;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" adj=",-108010800,-28381"/>
        </w:pict>
      </w:r>
      <w:r>
        <w:rPr>
          <w:rFonts w:ascii="Times New Roman" w:hAnsi="Times New Roman"/>
          <w:noProof/>
        </w:rPr>
        <w:pict>
          <v:group id="_x0000_s1472" style="position:absolute;left:0;text-align:left;margin-left:123.3pt;margin-top:18.4pt;width:308.4pt;height:107.6pt;z-index:251972096" coordorigin="4475,10280" coordsize="6168,2152">
            <v:rect id="Rectangle 1293" o:spid="_x0000_s1117" style="position:absolute;left:4475;top:10813;width:945;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" filled="f" stroked="f">
              <v:textbox style="mso-next-textbox:#Rectangle 1293">
                <w:txbxContent>
                  <w:p w:rsidR="007B0B65" w:rsidRDefault="007B0B65" w:rsidP="00F27B13">
                    <w:pPr>
                      <w:jc w:val="center"/>
                    </w:pPr>
                    <w:r>
                      <w:rPr>
                        <w:rFonts w:hint="eastAsia"/>
                      </w:rPr>
                      <w:t>13432</w:t>
                    </w:r>
                  </w:p>
                </w:txbxContent>
              </v:textbox>
            </v:rect>
            <v:rect id="Rectangle 1298" o:spid="_x0000_s1116" style="position:absolute;left:6846;top:10780;width:990;height:5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" filled="f" stroked="f">
              <v:textbox style="mso-next-textbox:#Rectangle 1298">
                <w:txbxContent>
                  <w:p w:rsidR="007B0B65" w:rsidRPr="00CD1B69" w:rsidRDefault="007B0B65">
                    <w:r>
                      <w:rPr>
                        <w:rFonts w:hint="eastAsia"/>
                      </w:rPr>
                      <w:t>12100</w:t>
                    </w:r>
                  </w:p>
                </w:txbxContent>
              </v:textbox>
            </v:rect>
            <v:group id="_x0000_s1471" style="position:absolute;left:4627;top:10280;width:6016;height:2152" coordorigin="4447,10499" coordsize="6016,2152">
              <v:group id="Group 1288" o:spid="_x0000_s1119" style="position:absolute;left:4447;top:11183;width:4501;height:562" coordorigin="4447,3952" coordsize="450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">
                <v:shape id="AutoShape 1283" o:spid="_x0000_s1120" type="#_x0000_t32" style="position:absolute;left:4447;top:4205;width:793;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XOcIAAADdAAAADwAAAGRycy9kb3ducmV2LnhtbERPTWvDMAy9D/ofjAq9rU4HKSOrE7ZC&#10;ofQy1g22o4jVxDSWQ+zFyb+fB4Xe9Hif2lWT7cRIgzeOFWzWGQji2mnDjYKvz8PjMwgfkDV2jknB&#10;TB6qcvGww0K7yB80nkMjUgj7AhW0IfSFlL5uyaJfu544cRc3WAwJDo3UA8YUbjv5lGVbadFwamix&#10;p31L9fX8axWY+G7G/riPb6fvH68jmTl3RqnVcnp9ARFoCnfxzX3UaX6Wb+H/m3SC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6yXOcIAAADdAAAADwAAAAAAAAAAAAAA&#10;AAChAgAAZHJzL2Rvd25yZXYueG1sUEsFBgAAAAAEAAQA+QAAAJADAAAAAA==&#10;">
                  <v:stroke endarrow="block"/>
                </v:shape>
                <v:rect id="Rectangle 1284" o:spid="_x0000_s1121" style="position:absolute;left:5255;top:3970;width:1450;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mhdMMA&#10;AADdAAAADwAAAGRycy9kb3ducmV2LnhtbERPS4vCMBC+L/gfwgje1kQX91GNIi6Ke9R62dvYjG21&#10;mZQmavXXbxYEb/PxPWcya20lLtT40rGGQV+BIM6cKTnXsEuXr58gfEA2WDkmDTfyMJt2XiaYGHfl&#10;DV22IRcxhH2CGooQ6kRKnxVk0fddTRy5g2sshgibXJoGrzHcVnKo1Lu0WHJsKLCmRUHZaXu2Gvbl&#10;cIf3TbpS9mv5Fn7a9Hj+/da6123nYxCB2vAUP9xrE+er0Qf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mhdMMAAADdAAAADwAAAAAAAAAAAAAAAACYAgAAZHJzL2Rv&#10;d25yZXYueG1sUEsFBgAAAAAEAAQA9QAAAIgDAAAAAA==&#10;">
                  <v:textbox style="mso-next-textbox:#Rectangle 1284">
                    <w:txbxContent>
                      <w:p w:rsidR="007B0B65" w:rsidRDefault="007B0B65" w:rsidP="00F27B13">
                        <w:pPr>
                          <w:jc w:val="center"/>
                        </w:pPr>
                        <w:r>
                          <w:rPr>
                            <w:rFonts w:hint="eastAsia"/>
                          </w:rPr>
                          <w:t>生产用水</w:t>
                        </w:r>
                      </w:p>
                    </w:txbxContent>
                  </v:textbox>
                </v:rect>
                <v:shape id="AutoShape 1285" o:spid="_x0000_s1122" type="#_x0000_t32" style="position:absolute;left:6705;top:4204;width:793;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m0MQAAADdAAAADwAAAGRycy9kb3ducmV2LnhtbESPQWvDMAyF74X+B6NBb42zQcvI6pat&#10;UCi9jHaF7ihiLTGL5RB7cfrvp8NgN4n39N6nzW7ynRppiC6wgceiBEVcB+u4MXD9OCyfQcWEbLEL&#10;TAbuFGG3nc82WNmQ+UzjJTVKQjhWaKBNqa+0jnVLHmMRemLRvsLgMck6NNoOmCXcd/qpLNfao2Np&#10;aLGnfUv19+XHG3D53Y39cZ/fTrfPaDO5+yo4YxYP0+sLqERT+jf/XR+t4JcrwZV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f6bQxAAAAN0AAAAPAAAAAAAAAAAA&#10;AAAAAKECAABkcnMvZG93bnJldi54bWxQSwUGAAAAAAQABAD5AAAAkgMAAAAA&#10;">
                  <v:stroke endarrow="block"/>
                </v:shape>
                <v:rect id="Rectangle 1286" o:spid="_x0000_s1123" style="position:absolute;left:7498;top:3952;width:1450;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QncIA&#10;AADdAAAADwAAAGRycy9kb3ducmV2LnhtbERPTYvCMBC9C/sfwix402QVRatRll0UPWq97G22Gdvu&#10;NpPSRK3+eiMI3ubxPme+bG0lztT40rGGj74CQZw5U3Ku4ZCuehMQPiAbrByThit5WC7eOnNMjLvw&#10;js77kIsYwj5BDUUIdSKlzwqy6PuuJo7c0TUWQ4RNLk2DlxhuKzlQaiwtlhwbCqzpq6Dsf3+yGn7L&#10;wQFvu3St7HQ1DNs2/Tv9fGvdfW8/ZyACteElfro3Js5Xoyk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ipCdwgAAAN0AAAAPAAAAAAAAAAAAAAAAAJgCAABkcnMvZG93&#10;bnJldi54bWxQSwUGAAAAAAQABAD1AAAAhwMAAAAA&#10;">
                  <v:textbox style="mso-next-textbox:#Rectangle 1286">
                    <w:txbxContent>
                      <w:p w:rsidR="007B0B65" w:rsidRDefault="007B0B65" w:rsidP="00F27B13">
                        <w:pPr>
                          <w:jc w:val="center"/>
                        </w:pPr>
                        <w:r>
                          <w:rPr>
                            <w:rFonts w:hint="eastAsia"/>
                          </w:rPr>
                          <w:t>进入产品</w:t>
                        </w:r>
                      </w:p>
                    </w:txbxContent>
                  </v:textbox>
                </v:rect>
              </v:group>
              <v:group id="Group 1290" o:spid="_x0000_s1113" style="position:absolute;left:6194;top:10499;width:1816;height:675" coordorigin="6121,2161" coordsize="152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">
                <v:shape id="AutoShape 1291" o:spid="_x0000_s1114" type="#_x0000_t38" style="position:absolute;left:6121;top:2442;width:562;height:394;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TK+cMAAADdAAAADwAAAGRycy9kb3ducmV2LnhtbERP32vCMBB+H/g/hBP2MjTdGFWrUYYg&#10;zDEEq4iPZ3M2xeZSmqx2//0yGOztPr6ft1j1thYdtb5yrOB5nIAgLpyuuFRwPGxGUxA+IGusHZOC&#10;b/KwWg4eFphpd+c9dXkoRQxhn6ECE0KTSekLQxb92DXEkbu61mKIsC2lbvEew20tX5IklRYrjg0G&#10;G1obKm75l1Ug2bkPM0snbJ62n9X2TN3pslPqcdi/zUEE6sO/+M/9ruP8JH2F32/iC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UyvnDAAAA3QAAAA8AAAAAAAAAAAAA&#10;AAAAoQIAAGRycy9kb3ducmV2LnhtbFBLBQYAAAAABAAEAPkAAACRAwAAAAA=&#10;" adj="10782" strokecolor="black [3213]">
                  <v:stroke endarrow="block"/>
                </v:shape>
                <v:rect id="Rectangle 1292" o:spid="_x0000_s1115" style="position:absolute;left:6587;top:2161;width:1055;height: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a5ZsQA&#10;AADdAAAADwAAAGRycy9kb3ducmV2LnhtbERPTWvCQBC9F/wPywi9lLqxoEiajYggDUWQJtbzkJ0m&#10;wexszG6T9N93CwVv83ifk2wn04qBetdYVrBcRCCIS6sbrhSci8PzBoTzyBpby6Tghxxs09lDgrG2&#10;I3/QkPtKhBB2MSqove9iKV1Zk0G3sB1x4L5sb9AH2FdS9ziGcNPKlyhaS4MNh4YaO9rXVF7zb6Ng&#10;LE/DpTi+ydPTJbN8y277/PNdqcf5tHsF4Wnyd/G/O9NhfrRewd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uWbEAAAA3QAAAA8AAAAAAAAAAAAAAAAAmAIAAGRycy9k&#10;b3ducmV2LnhtbFBLBQYAAAAABAAEAPUAAACJAwAAAAA=&#10;" filled="f" stroked="f">
                  <v:textbox>
                    <w:txbxContent>
                      <w:p w:rsidR="007B0B65" w:rsidRDefault="007B0B65" w:rsidP="00F27B13">
                        <w:pPr>
                          <w:jc w:val="center"/>
                        </w:pPr>
                        <w:r>
                          <w:t>损耗</w:t>
                        </w:r>
                        <w:r>
                          <w:rPr>
                            <w:rFonts w:hint="eastAsia"/>
                          </w:rPr>
                          <w:t>1322</w:t>
                        </w:r>
                      </w:p>
                    </w:txbxContent>
                  </v:textbox>
                </v:rect>
              </v:group>
              <v:group id="_x0000_s1470" style="position:absolute;left:5749;top:11745;width:4714;height:906" coordorigin="5749,11745" coordsize="4714,906">
                <v:shape id="_x0000_s1350" type="#_x0000_t32" style="position:absolute;left:5749;top:11745;width:0;height:627" o:connectortype="straight"/>
                <v:group id="_x0000_s1455" style="position:absolute;left:5749;top:11937;width:4714;height:714" coordorigin="5749,12365" coordsize="4989,714">
                  <v:group id="_x0000_s1454" style="position:absolute;left:5749;top:12365;width:3748;height:714" coordorigin="5749,12365" coordsize="3748,714">
                    <v:shape id="AutoShape 833" o:spid="_x0000_s1126" type="#_x0000_t32" style="position:absolute;left:5749;top:12800;width:79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efk8EAAADdAAAADwAAAGRycy9kb3ducmV2LnhtbERPTYvCMBC9C/6HMMLeNF1Z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5+TwQAAAN0AAAAPAAAAAAAAAAAAAAAA&#10;AKECAABkcnMvZG93bnJldi54bWxQSwUGAAAAAAQABAD5AAAAjwMAAAAA&#10;">
                      <v:stroke endarrow="block"/>
                    </v:shape>
                    <v:rect id="Rectangle 834" o:spid="_x0000_s1127" style="position:absolute;left:5779;top:12365;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7ccQA&#10;AADdAAAADwAAAGRycy9kb3ducmV2LnhtbERPTWvCQBC9F/wPywi9lLqxiEiajYggDUWQJtbzkJ0m&#10;wexszG6T9N93CwVv83ifk2wn04qBetdYVrBcRCCIS6sbrhSci8PzBoTzyBpby6Tghxxs09lDgrG2&#10;I3/QkPtKhBB2MSqove9iKV1Zk0G3sB1x4L5sb9AH2FdS9ziGcNPKlyhaS4MNh4YaO9rXVF7zb6Ng&#10;LE/DpTi+ydPTJbN8y277/PNdqcf5tHsF4Wnyd/G/O9NhfrR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Be3HEAAAA3QAAAA8AAAAAAAAAAAAAAAAAmAIAAGRycy9k&#10;b3ducmV2LnhtbFBLBQYAAAAABAAEAPUAAACJAwAAAAA=&#10;" filled="f" stroked="f">
                      <v:textbox style="mso-next-textbox:#Rectangle 834">
                        <w:txbxContent>
                          <w:p w:rsidR="007B0B65" w:rsidRDefault="007B0B65">
                            <w:pPr>
                              <w:jc w:val="center"/>
                            </w:pPr>
                            <w:r w:rsidRPr="00D72664">
                              <w:rPr>
                                <w:rFonts w:hint="eastAsia"/>
                              </w:rPr>
                              <w:t>1</w:t>
                            </w:r>
                            <w:r>
                              <w:rPr>
                                <w:rFonts w:hint="eastAsia"/>
                              </w:rPr>
                              <w:t>0</w:t>
                            </w:r>
                          </w:p>
                        </w:txbxContent>
                      </v:textbox>
                    </v:rect>
                    <v:rect id="Rectangle 819" o:spid="_x0000_s1128" style="position:absolute;left:6543;top:12530;width:1947;height: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28UA&#10;AADdAAAADwAAAGRycy9kb3ducmV2LnhtbESPQW/CMAyF75P4D5GRdhvJYJpYR0AIxARHKJfdvMZr&#10;uzVO1QQo+/X4MImbrff83ufZoveNOlMX68AWnkcGFHERXM2lhWO+eZqCignZYROYLFwpwmI+eJhh&#10;5sKF93Q+pFJJCMcMLVQptZnWsajIYxyFlli079B5TLJ2pXYdXiTcN3pszKv2WLM0VNjSqqLi93Dy&#10;Fr7q8RH/9vmH8W+bSdr1+c/pc23t47BfvoNK1Ke7+f966wTfvAi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6PbxQAAAN0AAAAPAAAAAAAAAAAAAAAAAJgCAABkcnMv&#10;ZG93bnJldi54bWxQSwUGAAAAAAQABAD1AAAAigMAAAAA&#10;">
                      <v:textbox style="mso-next-textbox:#Rectangle 819">
                        <w:txbxContent>
                          <w:p w:rsidR="007B0B65" w:rsidRDefault="007B0B65" w:rsidP="00211113">
                            <w:pPr>
                              <w:jc w:val="center"/>
                            </w:pPr>
                            <w:r>
                              <w:rPr>
                                <w:rFonts w:hint="eastAsia"/>
                              </w:rPr>
                              <w:t>废气除尘装置</w:t>
                            </w:r>
                          </w:p>
                        </w:txbxContent>
                      </v:textbox>
                    </v:rect>
                    <v:group id="Group 837" o:spid="_x0000_s1129" style="position:absolute;left:8267;top:12365;width:1230;height:549" coordorigin="5895,12657" coordsize="115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rect id="Rectangle 838" o:spid="_x0000_s1130" style="position:absolute;left:5895;top:12657;width:1155;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3QQ8YA&#10;AADdAAAADwAAAGRycy9kb3ducmV2LnhtbESPQWvCQBCF7wX/wzJCL0U3FVokuooI0lAEaWw9D9lp&#10;Epqdjdk1if++cyj0NsN789436+3oGtVTF2rPBp7nCSjiwtuaSwOf58NsCSpEZIuNZzJwpwDbzeRh&#10;jan1A39Qn8dSSQiHFA1UMbap1qGoyGGY+5ZYtG/fOYyydqW2HQ4S7hq9SJJX7bBmaaiwpX1FxU9+&#10;cwaG4tRfzsc3fXq6ZJ6v2XWff70b8zgddytQkcb4b/67zqzgJy/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3QQ8YAAADdAAAADwAAAAAAAAAAAAAAAACYAgAAZHJz&#10;L2Rvd25yZXYueG1sUEsFBgAAAAAEAAQA9QAAAIsDAAAAAA==&#10;" filled="f" stroked="f">
                        <v:textbox style="mso-next-textbox:#Rectangle 838">
                          <w:txbxContent>
                            <w:p w:rsidR="007B0B65" w:rsidRDefault="007B0B65">
                              <w:pPr>
                                <w:jc w:val="center"/>
                              </w:pPr>
                              <w:r>
                                <w:rPr>
                                  <w:rFonts w:hint="eastAsia"/>
                                </w:rPr>
                                <w:t>10</w:t>
                              </w:r>
                            </w:p>
                          </w:txbxContent>
                        </v:textbox>
                      </v:rect>
                      <v:shape id="AutoShape 839" o:spid="_x0000_s1131" type="#_x0000_t32" style="position:absolute;left:6120;top:12990;width:76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78J8QAAADdAAAADwAAAGRycy9kb3ducmV2LnhtbERPTWvCQBC9C/0PyxR6002EFo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vwnxAAAAN0AAAAPAAAAAAAAAAAA&#10;AAAAAKECAABkcnMvZG93bnJldi54bWxQSwUGAAAAAAQABAD5AAAAkgMAAAAA&#10;">
                        <v:stroke endarrow="block"/>
                      </v:shape>
                    </v:group>
                  </v:group>
                  <v:rect id="Rectangle 840" o:spid="_x0000_s1132" style="position:absolute;left:9320;top:12479;width:1418;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4C7MMA&#10;AADdAAAADwAAAGRycy9kb3ducmV2LnhtbERPTWvCQBC9C/0PyxS86W4jFY2uUlqUetR48TZmxyRt&#10;djZkV4399V1B8DaP9znzZWdrcaHWV441vA0VCOLcmYoLDftsNZiA8AHZYO2YNNzIw3Lx0ptjatyV&#10;t3TZhULEEPYpaihDaFIpfV6SRT90DXHkTq61GCJsC2lavMZwW8tEqbG0WHFsKLGhz5Ly393ZajhW&#10;yR7/ttla2elqFDZd9nM+fGndf+0+ZiACdeEpfri/TZyv3h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4C7MMAAADdAAAADwAAAAAAAAAAAAAAAACYAgAAZHJzL2Rv&#10;d25yZXYueG1sUEsFBgAAAAAEAAQA9QAAAIgDAAAAAA==&#10;">
                    <v:textbox style="mso-next-textbox:#Rectangle 840">
                      <w:txbxContent>
                        <w:p w:rsidR="007B0B65" w:rsidRDefault="007B0B65">
                          <w:pPr>
                            <w:jc w:val="center"/>
                          </w:pPr>
                          <w:r>
                            <w:rPr>
                              <w:rFonts w:hint="eastAsia"/>
                            </w:rPr>
                            <w:t>用于生产</w:t>
                          </w:r>
                        </w:p>
                      </w:txbxContent>
                    </v:textbox>
                  </v:rect>
                </v:group>
              </v:group>
            </v:group>
          </v:group>
        </w:pict>
      </w:r>
      <w:r>
        <w:rPr>
          <w:rFonts w:ascii="Times New Roman" w:hAnsi="Times New Roman"/>
          <w:noProof/>
        </w:rPr>
        <w:pict>
          <v:shape id="AutoShape 832" o:spid="_x0000_s1224" type="#_x0000_t32" style="position:absolute;left:0;text-align:left;margin-left:132.35pt;margin-top:12.05pt;width:38.2pt;height:0;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6AJNw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">
            <v:stroke endarrow="block"/>
          </v:shape>
        </w:pict>
      </w:r>
    </w:p>
    <w:p w:rsidR="00474C42" w:rsidRPr="000B60BF" w:rsidRDefault="000C6D43">
      <w:pPr>
        <w:spacing w:line="520" w:lineRule="exact"/>
        <w:ind w:firstLine="482"/>
        <w:jc w:val="center"/>
        <w:rPr>
          <w:rFonts w:ascii="Times New Roman" w:hAnsi="Times New Roman"/>
        </w:rPr>
      </w:pPr>
      <w:r>
        <w:rPr>
          <w:rFonts w:ascii="Times New Roman" w:hAnsi="Times New Roman"/>
          <w:noProof/>
        </w:rPr>
        <w:pict>
          <v:rect id="Rectangle 836" o:spid="_x0000_s1124" style="position:absolute;left:0;text-align:left;margin-left:83.6pt;margin-top:0;width:57.75pt;height:17.7pt;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" filled="f" stroked="f">
            <v:textbox>
              <w:txbxContent>
                <w:p w:rsidR="007B0B65" w:rsidRDefault="007B0B65">
                  <w:pPr>
                    <w:jc w:val="center"/>
                  </w:pPr>
                  <w:r>
                    <w:rPr>
                      <w:rFonts w:hint="eastAsia"/>
                    </w:rPr>
                    <w:t>17800</w:t>
                  </w:r>
                </w:p>
              </w:txbxContent>
            </v:textbox>
          </v:rect>
        </w:pict>
      </w:r>
      <w:r>
        <w:rPr>
          <w:rFonts w:ascii="Times New Roman" w:hAnsi="Times New Roman"/>
          <w:noProof/>
        </w:rPr>
        <w:pict>
          <v:shape id="AutoShape 830" o:spid="_x0000_s1222" type="#_x0000_t32" style="position:absolute;left:0;text-align:left;margin-left:91.8pt;margin-top:24.9pt;width:40.55pt;height:.1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"/>
        </w:pict>
      </w:r>
      <w:r>
        <w:rPr>
          <w:rFonts w:ascii="Times New Roman" w:hAnsi="Times New Roman"/>
          <w:noProof/>
        </w:rPr>
        <w:pict>
          <v:rect id="Rectangle 829" o:spid="_x0000_s1118" style="position:absolute;left:0;text-align:left;margin-left:34.05pt;margin-top:10.95pt;width:57.75pt;height:25.6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">
            <v:textbox>
              <w:txbxContent>
                <w:p w:rsidR="007B0B65" w:rsidRDefault="007B0B65">
                  <w:pPr>
                    <w:jc w:val="center"/>
                  </w:pPr>
                  <w:r>
                    <w:t>自来水</w:t>
                  </w:r>
                </w:p>
              </w:txbxContent>
            </v:textbox>
          </v:rect>
        </w:pict>
      </w:r>
    </w:p>
    <w:p w:rsidR="00474C42" w:rsidRPr="000B60BF" w:rsidRDefault="00474C42">
      <w:pPr>
        <w:spacing w:line="520" w:lineRule="exact"/>
        <w:rPr>
          <w:rFonts w:ascii="Times New Roman" w:hAnsi="Times New Roman"/>
        </w:rPr>
      </w:pPr>
    </w:p>
    <w:p w:rsidR="00474C42" w:rsidRPr="000B60BF" w:rsidRDefault="00474C42">
      <w:pPr>
        <w:spacing w:line="520" w:lineRule="exact"/>
        <w:rPr>
          <w:rFonts w:ascii="Times New Roman" w:hAnsi="Times New Roman"/>
        </w:rPr>
      </w:pPr>
    </w:p>
    <w:p w:rsidR="00474C42" w:rsidRPr="000B60BF" w:rsidRDefault="00474C42">
      <w:pPr>
        <w:spacing w:line="520" w:lineRule="exact"/>
        <w:rPr>
          <w:rFonts w:ascii="Times New Roman" w:hAnsi="Times New Roman"/>
          <w:b/>
        </w:rPr>
      </w:pPr>
    </w:p>
    <w:p w:rsidR="00F27B13" w:rsidRDefault="000C6D43">
      <w:pPr>
        <w:spacing w:line="520" w:lineRule="exact"/>
        <w:ind w:firstLine="482"/>
        <w:jc w:val="center"/>
        <w:rPr>
          <w:rFonts w:ascii="Times New Roman" w:hAnsi="Times New Roman"/>
          <w:b/>
          <w:sz w:val="24"/>
          <w:szCs w:val="24"/>
        </w:rPr>
      </w:pPr>
      <w:r>
        <w:rPr>
          <w:rFonts w:ascii="Times New Roman" w:hAnsi="Times New Roman"/>
          <w:b/>
          <w:noProof/>
          <w:sz w:val="24"/>
          <w:szCs w:val="24"/>
        </w:rPr>
        <w:pict>
          <v:group id="_x0000_s1476" style="position:absolute;left:0;text-align:left;margin-left:132.35pt;margin-top:3.95pt;width:178.15pt;height:85.9pt;z-index:252024832" coordorigin="4447,12439" coordsize="3563,1718">
            <v:shape id="_x0000_s1457" type="#_x0000_t32" style="position:absolute;left:4447;top:13387;width:973;height:0" o:connectortype="straight">
              <v:stroke endarrow="block"/>
            </v:shape>
            <v:shape id="_x0000_s1469" type="#_x0000_t202" style="position:absolute;left:4475;top:12798;width:779;height:589" filled="f" stroked="f">
              <v:textbox>
                <w:txbxContent>
                  <w:p w:rsidR="007B0B65" w:rsidRDefault="007B0B65">
                    <w:r>
                      <w:rPr>
                        <w:rFonts w:hint="eastAsia"/>
                      </w:rPr>
                      <w:t>3900</w:t>
                    </w:r>
                  </w:p>
                </w:txbxContent>
              </v:textbox>
            </v:shape>
            <v:group id="_x0000_s1474" style="position:absolute;left:6200;top:13387;width:1652;height:770" coordorigin="6200,13387" coordsize="1652,770">
              <v:shape id="_x0000_s1459" type="#_x0000_t32" style="position:absolute;left:7030;top:13387;width:819;height:0" o:connectortype="straight"/>
              <v:shape id="_x0000_s1460" type="#_x0000_t32" style="position:absolute;left:7849;top:13387;width:0;height:738" o:connectortype="straight"/>
              <v:shape id="_x0000_s1461" type="#_x0000_t32" style="position:absolute;left:6200;top:14125;width:1635;height:0;flip:x" o:connectortype="straight"/>
              <v:shape id="_x0000_s1463" type="#_x0000_t32" style="position:absolute;left:6200;top:13606;width:0;height:519;flip:y" o:connectortype="straight">
                <v:stroke endarrow="block"/>
              </v:shape>
              <v:rect id="_x0000_s1464" style="position:absolute;left:6869;top:13606;width:983;height:551" filled="f" stroked="f">
                <v:textbox>
                  <w:txbxContent>
                    <w:p w:rsidR="007B0B65" w:rsidRDefault="007B0B65">
                      <w:r>
                        <w:rPr>
                          <w:rFonts w:hint="eastAsia"/>
                        </w:rPr>
                        <w:t>10</w:t>
                      </w:r>
                    </w:p>
                  </w:txbxContent>
                </v:textbox>
              </v:rect>
            </v:group>
            <v:group id="_x0000_s1475" style="position:absolute;left:5420;top:12439;width:2590;height:1167" coordorigin="5420,12439" coordsize="2590,1167">
              <v:rect id="_x0000_s1458" style="position:absolute;left:5420;top:13133;width:1607;height:473">
                <v:textbox style="mso-next-textbox:#_x0000_s1458">
                  <w:txbxContent>
                    <w:p w:rsidR="007B0B65" w:rsidRDefault="007B0B65" w:rsidP="003471B7">
                      <w:pPr>
                        <w:jc w:val="center"/>
                      </w:pPr>
                      <w:r>
                        <w:rPr>
                          <w:rFonts w:hint="eastAsia"/>
                        </w:rPr>
                        <w:t>锅炉</w:t>
                      </w:r>
                    </w:p>
                  </w:txbxContent>
                </v:textbox>
              </v:rect>
              <v:group id="Group 1290" o:spid="_x0000_s1465" style="position:absolute;left:6293;top:12439;width:1717;height:694" coordorigin="6121,2161" coordsize="152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">
                <v:shape id="AutoShape 1291" o:spid="_x0000_s1466" type="#_x0000_t38" style="position:absolute;left:6121;top:2442;width:562;height:394;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TK+cMAAADdAAAADwAAAGRycy9kb3ducmV2LnhtbERP32vCMBB+H/g/hBP2MjTdGFWrUYYg&#10;zDEEq4iPZ3M2xeZSmqx2//0yGOztPr6ft1j1thYdtb5yrOB5nIAgLpyuuFRwPGxGUxA+IGusHZOC&#10;b/KwWg4eFphpd+c9dXkoRQxhn6ECE0KTSekLQxb92DXEkbu61mKIsC2lbvEew20tX5IklRYrjg0G&#10;G1obKm75l1Ug2bkPM0snbJ62n9X2TN3pslPqcdi/zUEE6sO/+M/9ruP8JH2F32/iC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UyvnDAAAA3QAAAA8AAAAAAAAAAAAA&#10;AAAAoQIAAGRycy9kb3ducmV2LnhtbFBLBQYAAAAABAAEAPkAAACRAwAAAAA=&#10;" adj="10782" strokecolor="black [3213]">
                  <v:stroke endarrow="block"/>
                </v:shape>
                <v:rect id="Rectangle 1292" o:spid="_x0000_s1467" style="position:absolute;left:6587;top:2161;width:1055;height: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a5ZsQA&#10;AADdAAAADwAAAGRycy9kb3ducmV2LnhtbERPTWvCQBC9F/wPywi9lLqxoEiajYggDUWQJtbzkJ0m&#10;wexszG6T9N93CwVv83ifk2wn04qBetdYVrBcRCCIS6sbrhSci8PzBoTzyBpby6Tghxxs09lDgrG2&#10;I3/QkPtKhBB2MSqove9iKV1Zk0G3sB1x4L5sb9AH2FdS9ziGcNPKlyhaS4MNh4YaO9rXVF7zb6Ng&#10;LE/DpTi+ydPTJbN8y277/PNdqcf5tHsF4Wnyd/G/O9NhfrRewd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uWbEAAAA3QAAAA8AAAAAAAAAAAAAAAAAmAIAAGRycy9k&#10;b3ducmV2LnhtbFBLBQYAAAAABAAEAPUAAACJAwAAAAA=&#10;" filled="f" stroked="f">
                  <v:textbox>
                    <w:txbxContent>
                      <w:p w:rsidR="007B0B65" w:rsidRDefault="007B0B65" w:rsidP="00CD1B69">
                        <w:pPr>
                          <w:jc w:val="center"/>
                        </w:pPr>
                        <w:r>
                          <w:t>损耗</w:t>
                        </w:r>
                        <w:r>
                          <w:rPr>
                            <w:rFonts w:hint="eastAsia"/>
                          </w:rPr>
                          <w:t>3900</w:t>
                        </w:r>
                      </w:p>
                    </w:txbxContent>
                  </v:textbox>
                </v:rect>
              </v:group>
            </v:group>
          </v:group>
        </w:pict>
      </w:r>
    </w:p>
    <w:p w:rsidR="00F27B13" w:rsidRDefault="00F27B13">
      <w:pPr>
        <w:spacing w:line="520" w:lineRule="exact"/>
        <w:ind w:firstLine="482"/>
        <w:jc w:val="center"/>
        <w:rPr>
          <w:rFonts w:ascii="Times New Roman" w:hAnsi="Times New Roman"/>
          <w:b/>
          <w:sz w:val="24"/>
          <w:szCs w:val="24"/>
        </w:rPr>
      </w:pPr>
    </w:p>
    <w:p w:rsidR="00F27B13" w:rsidRDefault="00F27B13">
      <w:pPr>
        <w:spacing w:line="520" w:lineRule="exact"/>
        <w:ind w:firstLine="482"/>
        <w:jc w:val="center"/>
        <w:rPr>
          <w:rFonts w:ascii="Times New Roman" w:hAnsi="Times New Roman"/>
          <w:b/>
          <w:sz w:val="24"/>
          <w:szCs w:val="24"/>
        </w:rPr>
      </w:pPr>
    </w:p>
    <w:p w:rsidR="003471B7" w:rsidRDefault="003471B7" w:rsidP="005C134B">
      <w:pPr>
        <w:jc w:val="center"/>
        <w:rPr>
          <w:rFonts w:ascii="Times New Roman" w:hAnsi="Times New Roman"/>
          <w:b/>
          <w:sz w:val="24"/>
          <w:szCs w:val="24"/>
        </w:rPr>
      </w:pPr>
    </w:p>
    <w:p w:rsidR="00474C42" w:rsidRDefault="002C3AB5" w:rsidP="005C134B">
      <w:pPr>
        <w:jc w:val="center"/>
        <w:rPr>
          <w:noProof/>
        </w:rPr>
      </w:pPr>
      <w:r w:rsidRPr="000B60BF">
        <w:rPr>
          <w:rFonts w:ascii="Times New Roman" w:hAnsi="Times New Roman"/>
          <w:b/>
          <w:sz w:val="24"/>
          <w:szCs w:val="24"/>
        </w:rPr>
        <w:t>图</w:t>
      </w:r>
      <w:r w:rsidRPr="000B60BF">
        <w:rPr>
          <w:rFonts w:ascii="Times New Roman" w:hAnsi="Times New Roman"/>
          <w:b/>
          <w:sz w:val="24"/>
          <w:szCs w:val="24"/>
        </w:rPr>
        <w:t>3.5-1 201</w:t>
      </w:r>
      <w:r w:rsidR="00885A4D">
        <w:rPr>
          <w:rFonts w:ascii="Times New Roman" w:hAnsi="Times New Roman" w:hint="eastAsia"/>
          <w:b/>
          <w:sz w:val="24"/>
          <w:szCs w:val="24"/>
        </w:rPr>
        <w:t>6</w:t>
      </w:r>
      <w:r w:rsidRPr="000B60BF">
        <w:rPr>
          <w:rFonts w:ascii="Times New Roman" w:hAnsi="Times New Roman"/>
          <w:b/>
          <w:sz w:val="24"/>
          <w:szCs w:val="24"/>
        </w:rPr>
        <w:t>年全厂</w:t>
      </w:r>
      <w:commentRangeStart w:id="297"/>
      <w:r w:rsidRPr="000B60BF">
        <w:rPr>
          <w:rFonts w:ascii="Times New Roman" w:hAnsi="Times New Roman"/>
          <w:b/>
          <w:sz w:val="24"/>
          <w:szCs w:val="24"/>
        </w:rPr>
        <w:t>给水平衡图</w:t>
      </w:r>
      <w:r w:rsidRPr="000B60BF">
        <w:rPr>
          <w:rFonts w:ascii="Times New Roman" w:hAnsi="Times New Roman"/>
          <w:b/>
          <w:sz w:val="24"/>
          <w:szCs w:val="24"/>
        </w:rPr>
        <w:t xml:space="preserve"> </w:t>
      </w:r>
      <w:r w:rsidRPr="000B60BF">
        <w:rPr>
          <w:rFonts w:ascii="Times New Roman" w:hAnsi="Times New Roman"/>
          <w:b/>
          <w:sz w:val="24"/>
          <w:szCs w:val="24"/>
        </w:rPr>
        <w:t>单位：（</w:t>
      </w:r>
      <w:r w:rsidRPr="000B60BF">
        <w:rPr>
          <w:rFonts w:ascii="Times New Roman" w:hAnsi="Times New Roman"/>
          <w:b/>
          <w:sz w:val="24"/>
          <w:szCs w:val="24"/>
        </w:rPr>
        <w:t>t/a</w:t>
      </w:r>
      <w:r w:rsidRPr="000B60BF">
        <w:rPr>
          <w:rFonts w:ascii="Times New Roman" w:hAnsi="Times New Roman"/>
          <w:b/>
          <w:sz w:val="24"/>
          <w:szCs w:val="24"/>
        </w:rPr>
        <w:t>）</w:t>
      </w:r>
      <w:commentRangeEnd w:id="297"/>
      <w:r w:rsidR="00D640E4">
        <w:rPr>
          <w:rStyle w:val="afe"/>
          <w:rFonts w:ascii="宋体" w:eastAsia="全真楷書" w:hAnsi="Times New Roman"/>
          <w:color w:val="000000"/>
          <w:kern w:val="0"/>
          <w:u w:color="000000"/>
        </w:rPr>
        <w:commentReference w:id="297"/>
      </w:r>
      <w:r w:rsidR="005C134B">
        <w:rPr>
          <w:noProof/>
        </w:rPr>
        <w:t xml:space="preserve"> </w:t>
      </w:r>
    </w:p>
    <w:p w:rsidR="00F47A84" w:rsidRPr="000B60BF" w:rsidRDefault="00F47A84" w:rsidP="005C134B">
      <w:pPr>
        <w:jc w:val="center"/>
        <w:rPr>
          <w:rFonts w:ascii="Times New Roman" w:hAnsi="Times New Roman"/>
          <w:b/>
          <w:sz w:val="24"/>
          <w:szCs w:val="24"/>
        </w:rPr>
      </w:pPr>
      <w:r>
        <w:rPr>
          <w:noProof/>
        </w:rPr>
        <w:lastRenderedPageBreak/>
        <w:drawing>
          <wp:inline distT="0" distB="0" distL="0" distR="0">
            <wp:extent cx="4572000" cy="2743200"/>
            <wp:effectExtent l="0" t="0" r="19050" b="1905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Start w:id="298" w:name="_GoBack"/>
      <w:bookmarkEnd w:id="298"/>
    </w:p>
    <w:p w:rsidR="00474C42" w:rsidRPr="000B60BF" w:rsidRDefault="002C3AB5">
      <w:pPr>
        <w:spacing w:line="520" w:lineRule="exact"/>
        <w:ind w:firstLine="482"/>
        <w:jc w:val="center"/>
        <w:rPr>
          <w:rFonts w:ascii="Times New Roman" w:hAnsi="Times New Roman"/>
          <w:b/>
          <w:sz w:val="24"/>
          <w:szCs w:val="24"/>
        </w:rPr>
      </w:pPr>
      <w:r w:rsidRPr="000B60BF">
        <w:rPr>
          <w:rFonts w:ascii="Times New Roman" w:hAnsi="Times New Roman"/>
          <w:b/>
          <w:sz w:val="24"/>
          <w:szCs w:val="24"/>
        </w:rPr>
        <w:t>图</w:t>
      </w:r>
      <w:r w:rsidRPr="000B60BF">
        <w:rPr>
          <w:rFonts w:ascii="Times New Roman" w:hAnsi="Times New Roman"/>
          <w:b/>
          <w:sz w:val="24"/>
          <w:szCs w:val="24"/>
        </w:rPr>
        <w:t>3.5-2 201</w:t>
      </w:r>
      <w:r w:rsidR="00C46A10">
        <w:rPr>
          <w:rFonts w:ascii="Times New Roman" w:hAnsi="Times New Roman" w:hint="eastAsia"/>
          <w:b/>
          <w:sz w:val="24"/>
          <w:szCs w:val="24"/>
        </w:rPr>
        <w:t>6</w:t>
      </w:r>
      <w:r w:rsidRPr="000B60BF">
        <w:rPr>
          <w:rFonts w:ascii="Times New Roman" w:hAnsi="Times New Roman"/>
          <w:b/>
          <w:sz w:val="24"/>
          <w:szCs w:val="24"/>
        </w:rPr>
        <w:t>年企业用水分摊比例图</w:t>
      </w:r>
    </w:p>
    <w:p w:rsidR="00474C42" w:rsidRPr="00D9048C"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2</w:t>
      </w:r>
      <w:r w:rsidRPr="000B60BF">
        <w:rPr>
          <w:rFonts w:ascii="Times New Roman" w:hAnsi="Times New Roman"/>
          <w:sz w:val="28"/>
          <w:szCs w:val="28"/>
        </w:rPr>
        <w:t>）主要生产用电量占全厂用电量的</w:t>
      </w:r>
      <w:r w:rsidR="00622354">
        <w:rPr>
          <w:rFonts w:ascii="Times New Roman" w:hAnsi="Times New Roman" w:hint="eastAsia"/>
          <w:sz w:val="28"/>
          <w:szCs w:val="28"/>
        </w:rPr>
        <w:t>94.44</w:t>
      </w:r>
      <w:r w:rsidRPr="000B60BF">
        <w:rPr>
          <w:rFonts w:ascii="Times New Roman" w:hAnsi="Times New Roman"/>
          <w:sz w:val="28"/>
          <w:szCs w:val="28"/>
        </w:rPr>
        <w:t>%</w:t>
      </w:r>
      <w:r w:rsidRPr="000B60BF">
        <w:rPr>
          <w:rFonts w:ascii="Times New Roman" w:hAnsi="Times New Roman"/>
          <w:sz w:val="28"/>
          <w:szCs w:val="28"/>
        </w:rPr>
        <w:t>，全厂线路损失</w:t>
      </w:r>
      <w:r w:rsidR="005C134B">
        <w:rPr>
          <w:rFonts w:ascii="Times New Roman" w:hAnsi="Times New Roman" w:hint="eastAsia"/>
          <w:sz w:val="28"/>
          <w:szCs w:val="28"/>
        </w:rPr>
        <w:t>6953</w:t>
      </w:r>
      <w:r w:rsidRPr="000B60BF">
        <w:rPr>
          <w:rFonts w:ascii="Times New Roman" w:hAnsi="Times New Roman"/>
          <w:sz w:val="28"/>
          <w:szCs w:val="28"/>
        </w:rPr>
        <w:t>kwh</w:t>
      </w:r>
      <w:r w:rsidRPr="000B60BF">
        <w:rPr>
          <w:rFonts w:ascii="Times New Roman" w:hAnsi="Times New Roman"/>
          <w:sz w:val="28"/>
          <w:szCs w:val="28"/>
        </w:rPr>
        <w:t>，约占用电总量的</w:t>
      </w:r>
      <w:r w:rsidR="00622354">
        <w:rPr>
          <w:rFonts w:ascii="Times New Roman" w:hAnsi="Times New Roman"/>
          <w:sz w:val="28"/>
          <w:szCs w:val="28"/>
        </w:rPr>
        <w:t>1.</w:t>
      </w:r>
      <w:r w:rsidR="00622354">
        <w:rPr>
          <w:rFonts w:ascii="Times New Roman" w:hAnsi="Times New Roman" w:hint="eastAsia"/>
          <w:sz w:val="28"/>
          <w:szCs w:val="28"/>
        </w:rPr>
        <w:t>29</w:t>
      </w:r>
      <w:r w:rsidRPr="000B60BF">
        <w:rPr>
          <w:rFonts w:ascii="Times New Roman" w:hAnsi="Times New Roman"/>
          <w:sz w:val="28"/>
          <w:szCs w:val="28"/>
        </w:rPr>
        <w:t>%</w:t>
      </w:r>
      <w:r w:rsidRPr="000B60BF">
        <w:rPr>
          <w:rFonts w:ascii="Times New Roman" w:hAnsi="Times New Roman"/>
          <w:sz w:val="28"/>
          <w:szCs w:val="28"/>
        </w:rPr>
        <w:t>，低于国家颁发的评价企业合理用电技术导则中小于</w:t>
      </w:r>
      <w:r w:rsidRPr="000B60BF">
        <w:rPr>
          <w:rFonts w:ascii="Times New Roman" w:hAnsi="Times New Roman"/>
          <w:sz w:val="28"/>
          <w:szCs w:val="28"/>
        </w:rPr>
        <w:t>3.5%</w:t>
      </w:r>
      <w:r w:rsidRPr="000B60BF">
        <w:rPr>
          <w:rFonts w:ascii="Times New Roman" w:hAnsi="Times New Roman"/>
          <w:sz w:val="28"/>
          <w:szCs w:val="28"/>
        </w:rPr>
        <w:t>的要求。</w:t>
      </w:r>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审核小组建立了全厂的</w:t>
      </w:r>
      <w:r w:rsidR="00940318" w:rsidRPr="000B60BF">
        <w:rPr>
          <w:rFonts w:ascii="Times New Roman" w:hAnsi="Times New Roman"/>
          <w:sz w:val="28"/>
          <w:szCs w:val="28"/>
        </w:rPr>
        <w:t>用电</w:t>
      </w:r>
      <w:r w:rsidRPr="000B60BF">
        <w:rPr>
          <w:rFonts w:ascii="Times New Roman" w:hAnsi="Times New Roman"/>
          <w:sz w:val="28"/>
          <w:szCs w:val="28"/>
        </w:rPr>
        <w:t>平衡图，具体详见图</w:t>
      </w:r>
      <w:r w:rsidRPr="000B60BF">
        <w:rPr>
          <w:rFonts w:ascii="Times New Roman" w:hAnsi="Times New Roman"/>
          <w:sz w:val="28"/>
          <w:szCs w:val="28"/>
        </w:rPr>
        <w:t>3.5-3</w:t>
      </w:r>
      <w:r w:rsidRPr="000B60BF">
        <w:rPr>
          <w:rFonts w:ascii="Times New Roman" w:hAnsi="Times New Roman"/>
          <w:sz w:val="28"/>
          <w:szCs w:val="28"/>
        </w:rPr>
        <w:t>。用</w:t>
      </w:r>
      <w:r w:rsidR="00940318" w:rsidRPr="000B60BF">
        <w:rPr>
          <w:rFonts w:ascii="Times New Roman" w:hAnsi="Times New Roman"/>
          <w:sz w:val="28"/>
          <w:szCs w:val="28"/>
        </w:rPr>
        <w:t>电</w:t>
      </w:r>
      <w:r w:rsidRPr="000B60BF">
        <w:rPr>
          <w:rFonts w:ascii="Times New Roman" w:hAnsi="Times New Roman"/>
          <w:sz w:val="28"/>
          <w:szCs w:val="28"/>
        </w:rPr>
        <w:t>分摊比例见图</w:t>
      </w:r>
      <w:r w:rsidRPr="000B60BF">
        <w:rPr>
          <w:rFonts w:ascii="Times New Roman" w:hAnsi="Times New Roman"/>
          <w:sz w:val="28"/>
          <w:szCs w:val="28"/>
        </w:rPr>
        <w:t>3.5-4</w:t>
      </w:r>
      <w:r w:rsidRPr="000B60BF">
        <w:rPr>
          <w:rFonts w:ascii="Times New Roman" w:hAnsi="Times New Roman"/>
          <w:sz w:val="28"/>
          <w:szCs w:val="28"/>
        </w:rPr>
        <w:t>。</w:t>
      </w:r>
    </w:p>
    <w:p w:rsidR="00474C42" w:rsidRPr="000B60BF" w:rsidRDefault="000C6D43" w:rsidP="00233B15">
      <w:pPr>
        <w:spacing w:line="520" w:lineRule="exact"/>
        <w:rPr>
          <w:rFonts w:ascii="Times New Roman" w:hAnsi="Times New Roman"/>
          <w:sz w:val="28"/>
          <w:szCs w:val="28"/>
        </w:rPr>
      </w:pPr>
      <w:r>
        <w:rPr>
          <w:rFonts w:ascii="Times New Roman" w:hAnsi="Times New Roman"/>
          <w:noProof/>
          <w:sz w:val="28"/>
          <w:szCs w:val="28"/>
        </w:rPr>
        <w:pict>
          <v:group id="Group 1003" o:spid="_x0000_s1150" style="position:absolute;left:0;text-align:left;margin-left:236.6pt;margin-top:8.6pt;width:160.85pt;height:95.05pt;z-index:251929600" coordorigin="6489,2055" coordsize="3217,1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shape id="AutoShape 1004" o:spid="_x0000_s1151" type="#_x0000_t32" style="position:absolute;left:6489;top:3221;width:18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iB88QAAADdAAAADwAAAGRycy9kb3ducmV2LnhtbERPTWvCQBC9F/wPywi91U1akBpdRQRL&#10;sfRQLUFvQ3ZMgtnZsLua6K93C0Jv83ifM1v0phEXcr62rCAdJSCIC6trLhX87tYv7yB8QNbYWCYF&#10;V/KwmA+eZphp2/EPXbahFDGEfYYKqhDaTEpfVGTQj2xLHLmjdQZDhK6U2mEXw00jX5NkLA3WHBsq&#10;bGlVUXHano2C/dfknF/zb9rk6WRzQGf8bfeh1POwX05BBOrDv/jh/tRxfvI2hr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GIHzxAAAAN0AAAAPAAAAAAAAAAAA&#10;AAAAAKECAABkcnMvZG93bnJldi54bWxQSwUGAAAAAAQABAD5AAAAkgMAAAAA&#10;">
              <v:stroke endarrow="block"/>
            </v:shape>
            <v:shape id="AutoShape 1005" o:spid="_x0000_s1152" type="#_x0000_t32" style="position:absolute;left:7247;top:2516;width:1;height:14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sLcQAAADdAAAADwAAAGRycy9kb3ducmV2LnhtbERPTWsCMRC9F/wPYQQvpWa1aMtqlK0g&#10;qOBB297HzXQTuplsN1G3/74pCN7m8T5nvuxcLS7UButZwWiYgSAuvbZcKfh4Xz+9gggRWWPtmRT8&#10;UoDlovcwx1z7Kx/ocoyVSCEcclRgYmxyKUNpyGEY+oY4cV++dRgTbCupW7ymcFfLcZZNpUPLqcFg&#10;QytD5ffx7BTst6O34mTsdnf4sfvJuqjP1eOnUoN+V8xAROriXXxzb3Sanz2/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pKwtxAAAAN0AAAAPAAAAAAAAAAAA&#10;AAAAAKECAABkcnMvZG93bnJldi54bWxQSwUGAAAAAAQABAD5AAAAkgMAAAAA&#10;"/>
            <v:shape id="AutoShape 1006" o:spid="_x0000_s1153" type="#_x0000_t32" style="position:absolute;left:7247;top:2516;width:10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uwGscAAADdAAAADwAAAGRycy9kb3ducmV2LnhtbESPQWvCQBCF70L/wzIFb7qxQqnRVUqh&#10;pVg8VCXobchOk9DsbNhdNfbXdw6Ctxnem/e+Wax616ozhdh4NjAZZ6CIS28brgzsd++jF1AxIVts&#10;PZOBK0VYLR8GC8ytv/A3nbepUhLCMUcDdUpdrnUsa3IYx74jFu3HB4dJ1lBpG/Ai4a7VT1n2rB02&#10;LA01dvRWU/m7PTkDh6/ZqbgWG1oXk9n6iMHFv92HMcPH/nUOKlGf7ubb9acV/Gwqu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y7AaxwAAAN0AAAAPAAAAAAAA&#10;AAAAAAAAAKECAABkcnMvZG93bnJldi54bWxQSwUGAAAAAAQABAD5AAAAlQMAAAAA&#10;">
              <v:stroke endarrow="block"/>
            </v:shape>
            <v:shape id="AutoShape 1007" o:spid="_x0000_s1154" type="#_x0000_t32" style="position:absolute;left:7247;top:3956;width:10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cVgcUAAADdAAAADwAAAGRycy9kb3ducmV2LnhtbERPS2vCQBC+F/oflhG81Y0VikldgxQq&#10;YunBB8Hehuw0Cc3Oht01Rn+9Wyj0Nh/fcxb5YFrRk/ONZQXTSQKCuLS64UrB8fD+NAfhA7LG1jIp&#10;uJKHfPn4sMBM2wvvqN+HSsQQ9hkqqEPoMil9WZNBP7EdceS+rTMYInSV1A4vMdy08jlJXqTBhmND&#10;jR291VT+7M9GwekjPRfX4pO2xTTdfqEz/nZYKzUeDatXEIGG8C/+c290nJ/MUv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cVgcUAAADdAAAADwAAAAAAAAAA&#10;AAAAAAChAgAAZHJzL2Rvd25yZXYueG1sUEsFBgAAAAAEAAQA+QAAAJMDAAAAAA==&#10;">
              <v:stroke endarrow="block"/>
            </v:shape>
            <v:rect id="Rectangle 1008" o:spid="_x0000_s1155" style="position:absolute;left:8292;top:2310;width:1409;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mv3cUA&#10;AADdAAAADwAAAGRycy9kb3ducmV2LnhtbESPQW/CMAyF75P4D5GRdhvJYJp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a/dxQAAAN0AAAAPAAAAAAAAAAAAAAAAAJgCAABkcnMv&#10;ZG93bnJldi54bWxQSwUGAAAAAAQABAD1AAAAigMAAAAA&#10;">
              <v:textbox>
                <w:txbxContent>
                  <w:p w:rsidR="007B0B65" w:rsidRDefault="007B0B65" w:rsidP="009A2161">
                    <w:pPr>
                      <w:jc w:val="center"/>
                    </w:pPr>
                    <w:r>
                      <w:rPr>
                        <w:rFonts w:hint="eastAsia"/>
                      </w:rPr>
                      <w:t>合成车间</w:t>
                    </w:r>
                  </w:p>
                </w:txbxContent>
              </v:textbox>
            </v:rect>
            <v:rect id="_x0000_s1156" style="position:absolute;left:8297;top:3007;width:1409;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7B0B65" w:rsidRDefault="007B0B65" w:rsidP="00340331">
                    <w:pPr>
                      <w:jc w:val="center"/>
                    </w:pPr>
                    <w:r>
                      <w:rPr>
                        <w:rFonts w:hint="eastAsia"/>
                      </w:rPr>
                      <w:t>干燥车间</w:t>
                    </w:r>
                  </w:p>
                </w:txbxContent>
              </v:textbox>
            </v:rect>
            <v:shape id="_x0000_s1157" type="#_x0000_t202" style="position:absolute;left:7247;top:3561;width:840;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lB8MA&#10;AADdAAAADwAAAGRycy9kb3ducmV2LnhtbERPTWvCQBC9C/6HZYTezK4SpaZZpbQUerJoW6G3ITsm&#10;wexsyG6T9N93BcHbPN7n5LvRNqKnzteONSwSBYK4cKbmUsPX59v8EYQPyAYbx6ThjzzsttNJjplx&#10;Ax+oP4ZSxBD2GWqoQmgzKX1RkUWfuJY4cmfXWQwRdqU0HQ4x3DZyqdRaWqw5NlTY0ktFxeX4azV8&#10;788/p1R9lK921Q5uVJLtRmr9MBufn0AEGsNdfHO/mzhfpU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3lB8MAAADdAAAADwAAAAAAAAAAAAAAAACYAgAAZHJzL2Rv&#10;d25yZXYueG1sUEsFBgAAAAAEAAQA9QAAAIgDAAAAAA==&#10;" filled="f" stroked="f">
              <v:textbox>
                <w:txbxContent>
                  <w:p w:rsidR="007B0B65" w:rsidRDefault="007B0B65" w:rsidP="009A2161">
                    <w:pPr>
                      <w:jc w:val="left"/>
                    </w:pPr>
                    <w:r>
                      <w:rPr>
                        <w:rFonts w:hint="eastAsia"/>
                      </w:rPr>
                      <w:t>10555</w:t>
                    </w:r>
                  </w:p>
                </w:txbxContent>
              </v:textbox>
            </v:shape>
            <v:shape id="Text Box 1011" o:spid="_x0000_s1158" type="#_x0000_t202" style="position:absolute;left:7247;top:2055;width:1202;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FAnMIA&#10;AADdAAAADwAAAGRycy9kb3ducmV2LnhtbERPTWvCQBC9C/0PyxS86W6rlTa6SqkInizGKvQ2ZMck&#10;mJ0N2dXEf+8Kgrd5vM+ZLTpbiQs1vnSs4W2oQBBnzpSca/jbrQafIHxANlg5Jg1X8rCYv/RmmBjX&#10;8pYuachFDGGfoIYihDqR0mcFWfRDVxNH7ugaiyHCJpemwTaG20q+KzWRFkuODQXW9FNQdkrPVsN+&#10;c/w/jNVvvrQfdes6Jdl+Sa37r933FESgLjzFD/faxPlqPIL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UCcwgAAAN0AAAAPAAAAAAAAAAAAAAAAAJgCAABkcnMvZG93&#10;bnJldi54bWxQSwUGAAAAAAQABAD1AAAAhwMAAAAA&#10;" filled="f" stroked="f">
              <v:textbox>
                <w:txbxContent>
                  <w:p w:rsidR="007B0B65" w:rsidRDefault="007B0B65" w:rsidP="009A2161">
                    <w:r>
                      <w:rPr>
                        <w:rFonts w:hint="eastAsia"/>
                      </w:rPr>
                      <w:t>180000</w:t>
                    </w:r>
                  </w:p>
                </w:txbxContent>
              </v:textbox>
            </v:shape>
          </v:group>
        </w:pict>
      </w:r>
    </w:p>
    <w:p w:rsidR="00474C42" w:rsidRPr="000B60BF" w:rsidRDefault="000C6D43" w:rsidP="00E604C7">
      <w:pPr>
        <w:spacing w:line="520" w:lineRule="exact"/>
        <w:ind w:firstLineChars="200" w:firstLine="420"/>
        <w:rPr>
          <w:rFonts w:ascii="Times New Roman" w:hAnsi="Times New Roman"/>
          <w:sz w:val="28"/>
          <w:szCs w:val="28"/>
        </w:rPr>
      </w:pPr>
      <w:r w:rsidRPr="000C6D43">
        <w:rPr>
          <w:noProof/>
        </w:rPr>
        <w:pict>
          <v:group id="_x0000_s1289" style="position:absolute;left:0;text-align:left;margin-left:114.7pt;margin-top:11.9pt;width:121.9pt;height:39.65pt;z-index:251927552" coordorigin="4094,10326" coordsize="2438,793">
            <v:shape id="AutoShape 992" o:spid="_x0000_s1139" type="#_x0000_t32" style="position:absolute;left:4094;top:10881;width:11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8swsQAAADdAAAADwAAAGRycy9kb3ducmV2LnhtbERPTWvCQBC9C/6HZYTedBMp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XyzCxAAAAN0AAAAPAAAAAAAAAAAA&#10;AAAAAKECAABkcnMvZG93bnJldi54bWxQSwUGAAAAAAQABAD5AAAAkgMAAAAA&#10;">
              <v:stroke endarrow="block"/>
            </v:shape>
            <v:rect id="Rectangle 999" o:spid="_x0000_s1146" style="position:absolute;left:5202;top:10692;width:1330;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7B0B65" w:rsidRDefault="007B0B65" w:rsidP="009A2161">
                    <w:pPr>
                      <w:jc w:val="center"/>
                    </w:pPr>
                    <w:r>
                      <w:t>生产用电</w:t>
                    </w:r>
                  </w:p>
                </w:txbxContent>
              </v:textbox>
            </v:rect>
            <v:shape id="Text Box 1001" o:spid="_x0000_s1148" type="#_x0000_t202" style="position:absolute;left:4094;top:10326;width:1202;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z4cIA&#10;AADdAAAADwAAAGRycy9kb3ducmV2LnhtbERPS4vCMBC+C/sfwix402TXB7vVKMuK4ElRV2FvQzO2&#10;xWZSmmjrvzeC4G0+vudM560txZVqXzjW8NFXIIhTZwrONPztl70vED4gGywdk4YbeZjP3jpTTIxr&#10;eEvXXchEDGGfoIY8hCqR0qc5WfR9VxFH7uRqiyHCOpOmxiaG21J+KjWWFguODTlW9JtTet5drIbD&#10;+vR/HKpNtrCjqnGtkmy/pdbd9/ZnAiJQG17ip3tl4nw1G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zPhwgAAAN0AAAAPAAAAAAAAAAAAAAAAAJgCAABkcnMvZG93&#10;bnJldi54bWxQSwUGAAAAAAQABAD1AAAAhwMAAAAA&#10;" filled="f" stroked="f">
              <v:textbox>
                <w:txbxContent>
                  <w:p w:rsidR="007B0B65" w:rsidRDefault="007B0B65" w:rsidP="009A2161">
                    <w:r>
                      <w:rPr>
                        <w:rFonts w:hint="eastAsia"/>
                      </w:rPr>
                      <w:t>510055</w:t>
                    </w:r>
                  </w:p>
                </w:txbxContent>
              </v:textbox>
            </v:shape>
          </v:group>
        </w:pict>
      </w:r>
      <w:r w:rsidRPr="000C6D43">
        <w:rPr>
          <w:noProof/>
        </w:rPr>
        <w:pict>
          <v:shape id="Text Box 1010" o:spid="_x0000_s1159" type="#_x0000_t202" style="position:absolute;left:0;text-align:left;margin-left:274.5pt;margin-top:21.6pt;width:52.25pt;height:19.75pt;z-index:2518937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" filled="f" stroked="f">
            <v:textbox>
              <w:txbxContent>
                <w:p w:rsidR="007B0B65" w:rsidRDefault="007B0B65" w:rsidP="00E604C7">
                  <w:pPr>
                    <w:jc w:val="left"/>
                  </w:pPr>
                  <w:r>
                    <w:rPr>
                      <w:rFonts w:hint="eastAsia"/>
                    </w:rPr>
                    <w:t>256500</w:t>
                  </w:r>
                </w:p>
              </w:txbxContent>
            </v:textbox>
          </v:shape>
        </w:pict>
      </w:r>
    </w:p>
    <w:p w:rsidR="00474C42" w:rsidRPr="000B60BF" w:rsidRDefault="000C6D43" w:rsidP="00E604C7">
      <w:pPr>
        <w:tabs>
          <w:tab w:val="left" w:pos="5385"/>
        </w:tabs>
        <w:spacing w:line="520" w:lineRule="exact"/>
        <w:ind w:firstLineChars="200" w:firstLine="560"/>
        <w:rPr>
          <w:rFonts w:ascii="Times New Roman" w:hAnsi="Times New Roman"/>
          <w:sz w:val="28"/>
          <w:szCs w:val="28"/>
        </w:rPr>
      </w:pPr>
      <w:r>
        <w:rPr>
          <w:rFonts w:ascii="Times New Roman" w:hAnsi="Times New Roman"/>
          <w:noProof/>
          <w:sz w:val="28"/>
          <w:szCs w:val="28"/>
        </w:rPr>
        <w:pict>
          <v:group id="_x0000_s1288" style="position:absolute;left:0;text-align:left;margin-left:114.7pt;margin-top:13.65pt;width:121.9pt;height:145.6pt;z-index:251928576" coordorigin="4094,10881" coordsize="2438,2912">
            <v:shape id="AutoShape 987" o:spid="_x0000_s1134" type="#_x0000_t32" style="position:absolute;left:4094;top:13587;width:11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991" o:spid="_x0000_s1138" type="#_x0000_t32" style="position:absolute;left:4094;top:10881;width:0;height: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rect id="Rectangle 997" o:spid="_x0000_s1144" style="position:absolute;left:5202;top:13366;width:1330;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4MIA&#10;AADdAAAADwAAAGRycy9kb3ducmV2LnhtbERPTYvCMBC9L/gfwgje1sQKi3aNIoriHrVevI3NbNvd&#10;ZlKaqNVfv1kQvM3jfc5s0dlaXKn1lWMNo6ECQZw7U3Gh4Zht3icgfEA2WDsmDXfysJj33maYGnfj&#10;PV0PoRAxhH2KGsoQmlRKn5dk0Q9dQxy5b9daDBG2hTQt3mK4rWWi1Ie0WHFsKLGhVUn57+FiNZyr&#10;5IiPfbZVdroZh68u+7mc1loP+t3yE0SgLrzET/fOxPkqmcL/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OPgwgAAAN0AAAAPAAAAAAAAAAAAAAAAAJgCAABkcnMvZG93&#10;bnJldi54bWxQSwUGAAAAAAQABAD1AAAAhwMAAAAA&#10;">
              <v:textbox>
                <w:txbxContent>
                  <w:p w:rsidR="007B0B65" w:rsidRDefault="007B0B65" w:rsidP="009A2161">
                    <w:pPr>
                      <w:jc w:val="center"/>
                    </w:pPr>
                    <w:r>
                      <w:rPr>
                        <w:rFonts w:hint="eastAsia"/>
                      </w:rPr>
                      <w:t>损耗</w:t>
                    </w:r>
                  </w:p>
                </w:txbxContent>
              </v:textbox>
            </v:rect>
            <v:shape id="Text Box 1002" o:spid="_x0000_s1149" type="#_x0000_t202" style="position:absolute;left:4103;top:13032;width:1202;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7B0B65" w:rsidRDefault="007B0B65" w:rsidP="009A2161">
                    <w:r>
                      <w:rPr>
                        <w:rFonts w:hint="eastAsia"/>
                      </w:rPr>
                      <w:t>6953</w:t>
                    </w:r>
                  </w:p>
                </w:txbxContent>
              </v:textbox>
            </v:shape>
          </v:group>
        </w:pict>
      </w:r>
      <w:r w:rsidR="00E604C7">
        <w:rPr>
          <w:rFonts w:ascii="Times New Roman" w:hAnsi="Times New Roman"/>
          <w:sz w:val="28"/>
          <w:szCs w:val="28"/>
        </w:rPr>
        <w:tab/>
      </w:r>
    </w:p>
    <w:p w:rsidR="00474C42" w:rsidRPr="000B60BF" w:rsidRDefault="000C6D43" w:rsidP="00340331">
      <w:pPr>
        <w:spacing w:line="520" w:lineRule="exact"/>
        <w:ind w:firstLineChars="200" w:firstLine="420"/>
        <w:rPr>
          <w:rFonts w:ascii="Times New Roman" w:hAnsi="Times New Roman"/>
          <w:sz w:val="28"/>
          <w:szCs w:val="28"/>
        </w:rPr>
      </w:pPr>
      <w:r w:rsidRPr="000C6D43">
        <w:rPr>
          <w:noProof/>
        </w:rPr>
        <w:pict>
          <v:rect id="Rectangle 1009" o:spid="_x0000_s1160" style="position:absolute;left:0;text-align:left;margin-left:327.05pt;margin-top:16.25pt;width:70.45pt;height:21.35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cLgIAAFQEAAAOAAAAZHJzL2Uyb0RvYy54bWysVFFv0zAQfkfiP1h+p0mqdF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">
            <v:textbox>
              <w:txbxContent>
                <w:p w:rsidR="007B0B65" w:rsidRDefault="007B0B65" w:rsidP="00340331">
                  <w:pPr>
                    <w:jc w:val="center"/>
                  </w:pPr>
                  <w:r>
                    <w:rPr>
                      <w:rFonts w:hint="eastAsia"/>
                    </w:rPr>
                    <w:t>公用及其他</w:t>
                  </w:r>
                </w:p>
              </w:txbxContent>
            </v:textbox>
          </v:rect>
        </w:pict>
      </w:r>
    </w:p>
    <w:p w:rsidR="00474C42" w:rsidRPr="000B60BF" w:rsidRDefault="000C6D43" w:rsidP="00340331">
      <w:pPr>
        <w:spacing w:line="520" w:lineRule="exact"/>
        <w:ind w:firstLineChars="200" w:firstLine="560"/>
        <w:rPr>
          <w:rFonts w:ascii="Times New Roman" w:hAnsi="Times New Roman"/>
          <w:sz w:val="28"/>
          <w:szCs w:val="28"/>
        </w:rPr>
      </w:pPr>
      <w:r>
        <w:rPr>
          <w:rFonts w:ascii="Times New Roman" w:hAnsi="Times New Roman"/>
          <w:noProof/>
          <w:sz w:val="28"/>
          <w:szCs w:val="28"/>
        </w:rPr>
        <w:pict>
          <v:group id="_x0000_s1287" style="position:absolute;left:0;text-align:left;margin-left:-14.25pt;margin-top:3.4pt;width:271.35pt;height:35pt;z-index:251926528" coordorigin="1515,11716" coordsize="5427,700">
            <v:shape id="Text Box 989" o:spid="_x0000_s1136" type="#_x0000_t202" style="position:absolute;left:3072;top:11716;width:1202;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7B0B65" w:rsidRDefault="007B0B65" w:rsidP="009A2161">
                    <w:r>
                      <w:rPr>
                        <w:rFonts w:hint="eastAsia"/>
                      </w:rPr>
                      <w:t>540100</w:t>
                    </w:r>
                  </w:p>
                </w:txbxContent>
              </v:textbox>
            </v:shape>
            <v:group id="Group 993" o:spid="_x0000_s1140" style="position:absolute;left:1515;top:11880;width:3687;height:505" coordorigin="1756,7224" coordsize="3149,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FiWm8MAAADdAAAADwAAAGRycy9kb3ducmV2LnhtbERPTYvCMBC9C/6HMII3&#10;TasoUo0isrt4kAXrwuJtaMa22ExKk23rvzcLgrd5vM/Z7HpTiZYaV1pWEE8jEMSZ1SXnCn4un5MV&#10;COeRNVaWScGDHOy2w8EGE207PlOb+lyEEHYJKii8rxMpXVaQQTe1NXHgbrYx6ANscqkb7EK4qeQs&#10;ipbSYMmhocCaDgVl9/TPKPjqsNvP44/2dL8dHtfL4vv3FJNS41G/X4Pw1Pu3+OU+6jA/m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0WJabwwAAAN0AAAAP&#10;AAAAAAAAAAAAAAAAAKoCAABkcnMvZG93bnJldi54bWxQSwUGAAAAAAQABAD6AAAAmgMAAAAA&#10;">
              <v:rect id="Rectangle 994" o:spid="_x0000_s1141" style="position:absolute;left:1756;top:7224;width:1330;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3ksMA&#10;AADdAAAADwAAAGRycy9kb3ducmV2LnhtbERPTWvCQBC9F/wPyxR6q7tNQWrqJhRFsUdNLt6m2WmS&#10;NjsbsqvG/npXKHibx/ucRT7aTpxo8K1jDS9TBYK4cqblWkNZrJ/fQPiAbLBzTBou5CHPJg8LTI07&#10;845O+1CLGMI+RQ1NCH0qpa8asuinrieO3LcbLIYIh1qaAc8x3HYyUWomLbYcGxrsadlQ9bs/Wg1f&#10;bVLi367YKDtfv4bPsfg5HlZaPz2OH+8gAo3hLv53b02cr5IZ3L6JJ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3ksMAAADdAAAADwAAAAAAAAAAAAAAAACYAgAAZHJzL2Rv&#10;d25yZXYueG1sUEsFBgAAAAAEAAQA9QAAAIgDAAAAAA==&#10;">
                <v:textbox>
                  <w:txbxContent>
                    <w:p w:rsidR="007B0B65" w:rsidRDefault="007B0B65" w:rsidP="009A2161">
                      <w:pPr>
                        <w:jc w:val="center"/>
                      </w:pPr>
                      <w:r>
                        <w:t>总用电</w:t>
                      </w:r>
                    </w:p>
                  </w:txbxContent>
                </v:textbox>
              </v:rect>
              <v:shape id="AutoShape 995" o:spid="_x0000_s1142" type="#_x0000_t32" style="position:absolute;left:3086;top:7431;width:9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143" type="#_x0000_t32" style="position:absolute;left:4051;top:7431;width:8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Imx8YAAADdAAAADwAAAGRycy9kb3ducmV2LnhtbESPQWvCQBCF74X+h2UK3upGD1Kjq0ih&#10;pVh6qErQ25Adk2B2NuyuGvvrOwfB2wzvzXvfzJe9a9WFQmw8GxgNM1DEpbcNVwZ224/XN1AxIVts&#10;PZOBG0VYLp6f5phbf+VfumxSpSSEY44G6pS6XOtY1uQwDn1HLNrRB4dJ1lBpG/Aq4a7V4yybaIcN&#10;S0ONHb3XVJ42Z2dg/z09F7fih9bFaLo+YHDxb/tpzOClX81AJerTw3y//rKCn40FV76REf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SJsfGAAAA3QAAAA8AAAAAAAAA&#10;AAAAAAAAoQIAAGRycy9kb3ducmV2LnhtbFBLBQYAAAAABAAEAPkAAACUAwAAAAA=&#10;">
                <v:stroke endarrow="block"/>
              </v:shape>
            </v:group>
            <v:rect id="Rectangle 998" o:spid="_x0000_s1145" style="position:absolute;left:5202;top:11880;width:1740;height: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oMUA&#10;AADdAAAADwAAAGRycy9kb3ducmV2LnhtbESPQW/CMAyF70j7D5GRdoMEkNDWEdA0BBpHaC+7eY3X&#10;dmucqgnQ7dfjA9Jutt7ze59Xm8G36kJ9bAJbmE0NKOIyuIYrC0W+mzyBignZYRuYLPxShM36YbTC&#10;zIUrH+lySpWSEI4ZWqhT6jKtY1mTxzgNHbFoX6H3mGTtK+16vEq4b/XcmKX22LA01NjRW03lz+ns&#10;LXw28wL/jvne+OfdIh2G/Pv8sbX2cTy8voBKNKR/8/363Qm+WQi/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9ygxQAAAN0AAAAPAAAAAAAAAAAAAAAAAJgCAABkcnMv&#10;ZG93bnJldi54bWxQSwUGAAAAAAQABAD1AAAAigMAAAAA&#10;">
              <v:textbox>
                <w:txbxContent>
                  <w:p w:rsidR="007B0B65" w:rsidRDefault="007B0B65" w:rsidP="009A2161">
                    <w:pPr>
                      <w:jc w:val="center"/>
                    </w:pPr>
                    <w:r>
                      <w:rPr>
                        <w:rFonts w:hint="eastAsia"/>
                      </w:rPr>
                      <w:t>办公</w:t>
                    </w:r>
                    <w:r>
                      <w:t>生活照明</w:t>
                    </w:r>
                  </w:p>
                </w:txbxContent>
              </v:textbox>
            </v:rect>
            <v:shape id="Text Box 1000" o:spid="_x0000_s1147" type="#_x0000_t202" style="position:absolute;left:4103;top:11716;width:1202;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esMA&#10;AADdAAAADwAAAGRycy9kb3ducmV2LnhtbERPTWvCQBC9F/oflil4092qLW2ajRRF8GQxrUJvQ3ZM&#10;QrOzIbua+O9dQehtHu9z0sVgG3GmzteONTxPFAjiwpmaSw0/3+vxGwgfkA02jknDhTwssseHFBPj&#10;et7ROQ+liCHsE9RQhdAmUvqiIot+4lriyB1dZzFE2JXSdNjHcNvIqVKv0mLNsaHClpYVFX/5yWrY&#10;b4+/h7n6Klf2pe3doCTbd6n16Gn4/AARaAj/4rt7Y+J8NZv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uWesMAAADdAAAADwAAAAAAAAAAAAAAAACYAgAAZHJzL2Rv&#10;d25yZXYueG1sUEsFBgAAAAAEAAQA9QAAAIgDAAAAAA==&#10;" filled="f" stroked="f">
              <v:textbox>
                <w:txbxContent>
                  <w:p w:rsidR="007B0B65" w:rsidRDefault="007B0B65" w:rsidP="009A2161">
                    <w:r>
                      <w:rPr>
                        <w:rFonts w:hint="eastAsia"/>
                      </w:rPr>
                      <w:t>23092</w:t>
                    </w:r>
                  </w:p>
                </w:txbxContent>
              </v:textbox>
            </v:shape>
          </v:group>
        </w:pict>
      </w:r>
    </w:p>
    <w:p w:rsidR="00474C42" w:rsidRPr="000B60BF" w:rsidRDefault="00474C42" w:rsidP="00340331">
      <w:pPr>
        <w:spacing w:line="520" w:lineRule="exact"/>
        <w:ind w:firstLineChars="200" w:firstLine="560"/>
        <w:rPr>
          <w:rFonts w:ascii="Times New Roman" w:hAnsi="Times New Roman"/>
          <w:sz w:val="28"/>
          <w:szCs w:val="28"/>
        </w:rPr>
      </w:pPr>
    </w:p>
    <w:p w:rsidR="00474C42" w:rsidRPr="000B60BF" w:rsidRDefault="002C3AB5">
      <w:pPr>
        <w:tabs>
          <w:tab w:val="left" w:pos="1567"/>
        </w:tabs>
        <w:spacing w:line="520" w:lineRule="exact"/>
        <w:ind w:firstLineChars="200" w:firstLine="560"/>
        <w:rPr>
          <w:rFonts w:ascii="Times New Roman" w:hAnsi="Times New Roman"/>
          <w:sz w:val="28"/>
          <w:szCs w:val="28"/>
        </w:rPr>
      </w:pPr>
      <w:r w:rsidRPr="000B60BF">
        <w:rPr>
          <w:rFonts w:ascii="Times New Roman" w:hAnsi="Times New Roman"/>
          <w:sz w:val="28"/>
          <w:szCs w:val="28"/>
        </w:rPr>
        <w:tab/>
      </w:r>
    </w:p>
    <w:p w:rsidR="00474C42" w:rsidRDefault="00474C42">
      <w:pPr>
        <w:spacing w:line="520" w:lineRule="exact"/>
        <w:ind w:firstLineChars="200" w:firstLine="560"/>
        <w:rPr>
          <w:rFonts w:ascii="Times New Roman" w:hAnsi="Times New Roman"/>
          <w:sz w:val="28"/>
          <w:szCs w:val="28"/>
        </w:rPr>
      </w:pPr>
    </w:p>
    <w:p w:rsidR="00822604" w:rsidRPr="000B60BF" w:rsidRDefault="00822604">
      <w:pPr>
        <w:spacing w:line="520" w:lineRule="exact"/>
        <w:ind w:firstLineChars="200" w:firstLine="560"/>
        <w:rPr>
          <w:rFonts w:ascii="Times New Roman" w:hAnsi="Times New Roman"/>
          <w:sz w:val="28"/>
          <w:szCs w:val="28"/>
        </w:rPr>
      </w:pPr>
    </w:p>
    <w:p w:rsidR="00474C42" w:rsidRPr="000B60BF" w:rsidRDefault="002C3AB5">
      <w:pPr>
        <w:spacing w:line="520" w:lineRule="exact"/>
        <w:ind w:firstLine="482"/>
        <w:jc w:val="center"/>
        <w:rPr>
          <w:rFonts w:ascii="Times New Roman" w:hAnsi="Times New Roman"/>
          <w:b/>
          <w:sz w:val="24"/>
          <w:szCs w:val="24"/>
        </w:rPr>
      </w:pPr>
      <w:r w:rsidRPr="000B60BF">
        <w:rPr>
          <w:rFonts w:ascii="Times New Roman" w:hAnsi="Times New Roman"/>
          <w:b/>
          <w:sz w:val="24"/>
          <w:szCs w:val="24"/>
        </w:rPr>
        <w:t>图</w:t>
      </w:r>
      <w:r w:rsidRPr="000B60BF">
        <w:rPr>
          <w:rFonts w:ascii="Times New Roman" w:hAnsi="Times New Roman"/>
          <w:b/>
          <w:sz w:val="24"/>
          <w:szCs w:val="24"/>
        </w:rPr>
        <w:t>3.5-3 201</w:t>
      </w:r>
      <w:r w:rsidR="00C46A10">
        <w:rPr>
          <w:rFonts w:ascii="Times New Roman" w:hAnsi="Times New Roman" w:hint="eastAsia"/>
          <w:b/>
          <w:sz w:val="24"/>
          <w:szCs w:val="24"/>
        </w:rPr>
        <w:t>6</w:t>
      </w:r>
      <w:r w:rsidRPr="000B60BF">
        <w:rPr>
          <w:rFonts w:ascii="Times New Roman" w:hAnsi="Times New Roman"/>
          <w:b/>
          <w:sz w:val="24"/>
          <w:szCs w:val="24"/>
        </w:rPr>
        <w:t>年全厂用电平衡图</w:t>
      </w:r>
      <w:r w:rsidRPr="000B60BF">
        <w:rPr>
          <w:rFonts w:ascii="Times New Roman" w:hAnsi="Times New Roman"/>
          <w:b/>
          <w:sz w:val="24"/>
          <w:szCs w:val="24"/>
        </w:rPr>
        <w:t xml:space="preserve"> </w:t>
      </w:r>
      <w:r w:rsidRPr="000B60BF">
        <w:rPr>
          <w:rFonts w:ascii="Times New Roman" w:hAnsi="Times New Roman"/>
          <w:b/>
          <w:sz w:val="24"/>
          <w:szCs w:val="24"/>
        </w:rPr>
        <w:t>单位：（</w:t>
      </w:r>
      <w:r w:rsidRPr="000B60BF">
        <w:rPr>
          <w:rFonts w:ascii="Times New Roman" w:hAnsi="Times New Roman"/>
          <w:b/>
          <w:sz w:val="24"/>
          <w:szCs w:val="24"/>
        </w:rPr>
        <w:t>kw·h/</w:t>
      </w:r>
      <w:r w:rsidR="00420499">
        <w:rPr>
          <w:rFonts w:ascii="Times New Roman" w:hAnsi="Times New Roman" w:hint="eastAsia"/>
          <w:b/>
          <w:sz w:val="24"/>
          <w:szCs w:val="24"/>
        </w:rPr>
        <w:t>a</w:t>
      </w:r>
      <w:r w:rsidRPr="000B60BF">
        <w:rPr>
          <w:rFonts w:ascii="Times New Roman" w:hAnsi="Times New Roman"/>
          <w:b/>
          <w:sz w:val="24"/>
          <w:szCs w:val="24"/>
        </w:rPr>
        <w:t>）</w:t>
      </w:r>
    </w:p>
    <w:p w:rsidR="00474C42" w:rsidRPr="000B60BF" w:rsidRDefault="00940318">
      <w:pPr>
        <w:spacing w:line="520" w:lineRule="exact"/>
        <w:ind w:firstLineChars="200" w:firstLine="560"/>
        <w:rPr>
          <w:rFonts w:ascii="Times New Roman" w:hAnsi="Times New Roman"/>
          <w:sz w:val="28"/>
          <w:szCs w:val="28"/>
        </w:rPr>
      </w:pPr>
      <w:r w:rsidRPr="000B60BF">
        <w:rPr>
          <w:rFonts w:ascii="Times New Roman" w:hAnsi="Times New Roman"/>
          <w:sz w:val="28"/>
          <w:szCs w:val="28"/>
        </w:rPr>
        <w:lastRenderedPageBreak/>
        <w:t>公司全厂</w:t>
      </w:r>
      <w:r w:rsidR="002C3AB5" w:rsidRPr="000B60BF">
        <w:rPr>
          <w:rFonts w:ascii="Times New Roman" w:hAnsi="Times New Roman"/>
          <w:sz w:val="28"/>
          <w:szCs w:val="28"/>
        </w:rPr>
        <w:t>电平衡，具体详见图</w:t>
      </w:r>
      <w:r w:rsidR="002C3AB5" w:rsidRPr="000B60BF">
        <w:rPr>
          <w:rFonts w:ascii="Times New Roman" w:hAnsi="Times New Roman"/>
          <w:sz w:val="28"/>
          <w:szCs w:val="28"/>
        </w:rPr>
        <w:t>3.5-4</w:t>
      </w:r>
      <w:r w:rsidR="002C3AB5" w:rsidRPr="000B60BF">
        <w:rPr>
          <w:rFonts w:ascii="Times New Roman" w:hAnsi="Times New Roman"/>
          <w:sz w:val="28"/>
          <w:szCs w:val="28"/>
        </w:rPr>
        <w:t>。</w:t>
      </w:r>
    </w:p>
    <w:p w:rsidR="00474C42" w:rsidRPr="000B60BF" w:rsidRDefault="00EB1B97" w:rsidP="00EB1B97">
      <w:pPr>
        <w:spacing w:line="360" w:lineRule="auto"/>
        <w:ind w:firstLineChars="200" w:firstLine="420"/>
        <w:jc w:val="center"/>
        <w:rPr>
          <w:rFonts w:ascii="Times New Roman" w:hAnsi="Times New Roman"/>
          <w:sz w:val="28"/>
          <w:szCs w:val="28"/>
        </w:rPr>
      </w:pPr>
      <w:r>
        <w:rPr>
          <w:noProof/>
        </w:rPr>
        <w:drawing>
          <wp:inline distT="0" distB="0" distL="0" distR="0">
            <wp:extent cx="4572000" cy="2743200"/>
            <wp:effectExtent l="0" t="0" r="19050" b="1905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73735" w:rsidRPr="00773735" w:rsidRDefault="002C3AB5" w:rsidP="00773735">
      <w:pPr>
        <w:spacing w:line="520" w:lineRule="exact"/>
        <w:ind w:firstLine="482"/>
        <w:jc w:val="center"/>
        <w:rPr>
          <w:rFonts w:ascii="Times New Roman" w:hAnsi="Times New Roman"/>
          <w:b/>
          <w:sz w:val="24"/>
          <w:szCs w:val="24"/>
        </w:rPr>
      </w:pPr>
      <w:r w:rsidRPr="000B60BF">
        <w:rPr>
          <w:rFonts w:ascii="Times New Roman" w:hAnsi="Times New Roman"/>
          <w:b/>
          <w:sz w:val="24"/>
          <w:szCs w:val="24"/>
        </w:rPr>
        <w:t>图</w:t>
      </w:r>
      <w:r w:rsidR="00C46A10">
        <w:rPr>
          <w:rFonts w:ascii="Times New Roman" w:hAnsi="Times New Roman"/>
          <w:b/>
          <w:sz w:val="24"/>
          <w:szCs w:val="24"/>
        </w:rPr>
        <w:t>3.5-4 201</w:t>
      </w:r>
      <w:r w:rsidR="00C46A10">
        <w:rPr>
          <w:rFonts w:ascii="Times New Roman" w:hAnsi="Times New Roman" w:hint="eastAsia"/>
          <w:b/>
          <w:sz w:val="24"/>
          <w:szCs w:val="24"/>
        </w:rPr>
        <w:t>6</w:t>
      </w:r>
      <w:r w:rsidRPr="000B60BF">
        <w:rPr>
          <w:rFonts w:ascii="Times New Roman" w:hAnsi="Times New Roman"/>
          <w:b/>
          <w:sz w:val="24"/>
          <w:szCs w:val="24"/>
        </w:rPr>
        <w:t>年企业用电分摊比例图</w:t>
      </w:r>
      <w:bookmarkStart w:id="299" w:name="_Toc413045729"/>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00" w:name="_Toc497203510"/>
      <w:r w:rsidRPr="000B60BF">
        <w:rPr>
          <w:rFonts w:ascii="Times New Roman" w:hAnsi="Times New Roman"/>
          <w:b/>
          <w:bCs/>
          <w:kern w:val="0"/>
          <w:sz w:val="28"/>
          <w:szCs w:val="28"/>
          <w:u w:color="000000"/>
        </w:rPr>
        <w:t xml:space="preserve">3.6 </w:t>
      </w:r>
      <w:r w:rsidRPr="000B60BF">
        <w:rPr>
          <w:rFonts w:ascii="Times New Roman" w:hAnsi="Times New Roman"/>
          <w:b/>
          <w:bCs/>
          <w:kern w:val="0"/>
          <w:sz w:val="28"/>
          <w:szCs w:val="28"/>
          <w:u w:color="000000"/>
        </w:rPr>
        <w:t>企业管理现状分析</w:t>
      </w:r>
      <w:bookmarkEnd w:id="300"/>
    </w:p>
    <w:p w:rsidR="00474C42" w:rsidRPr="000B60BF" w:rsidRDefault="002C3AB5">
      <w:pPr>
        <w:pStyle w:val="30"/>
        <w:spacing w:before="120" w:after="120" w:line="520" w:lineRule="exact"/>
        <w:rPr>
          <w:rFonts w:ascii="Times New Roman" w:hAnsi="Times New Roman"/>
          <w:sz w:val="28"/>
          <w:szCs w:val="28"/>
        </w:rPr>
      </w:pPr>
      <w:bookmarkStart w:id="301" w:name="_Toc345404118"/>
      <w:bookmarkStart w:id="302" w:name="_Toc459193985"/>
      <w:bookmarkStart w:id="303" w:name="_Toc459878972"/>
      <w:bookmarkStart w:id="304" w:name="_Toc460932062"/>
      <w:bookmarkStart w:id="305" w:name="_Toc497203511"/>
      <w:r w:rsidRPr="000B60BF">
        <w:rPr>
          <w:rFonts w:ascii="Times New Roman" w:hAnsi="Times New Roman"/>
          <w:sz w:val="28"/>
          <w:szCs w:val="28"/>
        </w:rPr>
        <w:t xml:space="preserve">3.6.1 </w:t>
      </w:r>
      <w:r w:rsidRPr="000B60BF">
        <w:rPr>
          <w:rFonts w:ascii="Times New Roman" w:hAnsi="Times New Roman"/>
          <w:sz w:val="28"/>
          <w:szCs w:val="28"/>
        </w:rPr>
        <w:t>主要生产管理制度</w:t>
      </w:r>
      <w:bookmarkEnd w:id="301"/>
      <w:bookmarkEnd w:id="302"/>
      <w:bookmarkEnd w:id="303"/>
      <w:bookmarkEnd w:id="304"/>
      <w:bookmarkEnd w:id="305"/>
    </w:p>
    <w:p w:rsidR="00474C42" w:rsidRPr="000B60BF" w:rsidRDefault="002C3AB5">
      <w:pPr>
        <w:pStyle w:val="af1"/>
        <w:spacing w:line="520" w:lineRule="exact"/>
        <w:ind w:firstLineChars="200" w:firstLine="560"/>
        <w:jc w:val="left"/>
        <w:rPr>
          <w:rFonts w:ascii="Times New Roman" w:eastAsia="宋体"/>
          <w:color w:val="auto"/>
          <w:szCs w:val="28"/>
        </w:rPr>
      </w:pPr>
      <w:r w:rsidRPr="000B60BF">
        <w:rPr>
          <w:rFonts w:ascii="Times New Roman" w:eastAsia="宋体"/>
          <w:color w:val="auto"/>
          <w:szCs w:val="28"/>
        </w:rPr>
        <w:t>根据</w:t>
      </w:r>
      <w:r w:rsidR="007E791A">
        <w:rPr>
          <w:rFonts w:ascii="Times New Roman" w:eastAsia="宋体"/>
          <w:color w:val="auto"/>
          <w:szCs w:val="28"/>
        </w:rPr>
        <w:t>苏州市兴邦化学建材有限公司</w:t>
      </w:r>
      <w:r w:rsidRPr="000B60BF">
        <w:rPr>
          <w:rFonts w:ascii="Times New Roman" w:eastAsia="宋体"/>
          <w:color w:val="auto"/>
          <w:szCs w:val="28"/>
        </w:rPr>
        <w:t>安全生产管理责任制度：企业总经理为企业的安全生产的第一负责人，对本企业安全生产负全面责任，</w:t>
      </w:r>
      <w:r w:rsidR="00D05F88">
        <w:rPr>
          <w:rFonts w:ascii="Times New Roman" w:eastAsia="宋体" w:hint="eastAsia"/>
          <w:color w:val="auto"/>
          <w:szCs w:val="28"/>
        </w:rPr>
        <w:t>技术</w:t>
      </w:r>
      <w:r w:rsidR="00D05F88">
        <w:rPr>
          <w:rFonts w:ascii="Times New Roman" w:eastAsia="宋体"/>
          <w:color w:val="auto"/>
          <w:szCs w:val="28"/>
        </w:rPr>
        <w:t>部门主管对企业生产中的</w:t>
      </w:r>
      <w:r w:rsidRPr="000B60BF">
        <w:rPr>
          <w:rFonts w:ascii="Times New Roman" w:eastAsia="宋体"/>
          <w:color w:val="auto"/>
          <w:szCs w:val="28"/>
        </w:rPr>
        <w:t>技术问题全面负责，其职责主要是组织开展</w:t>
      </w:r>
      <w:r w:rsidR="00D05F88">
        <w:rPr>
          <w:rFonts w:ascii="Times New Roman" w:eastAsia="宋体" w:hint="eastAsia"/>
          <w:color w:val="auto"/>
          <w:szCs w:val="28"/>
        </w:rPr>
        <w:t>安全</w:t>
      </w:r>
      <w:r w:rsidRPr="000B60BF">
        <w:rPr>
          <w:rFonts w:ascii="Times New Roman" w:eastAsia="宋体"/>
          <w:color w:val="auto"/>
          <w:szCs w:val="28"/>
        </w:rPr>
        <w:t>技术研究工作，积极采用先进技术和安全防护装置，组织研究落实重大事故隐患的整改方案；</w:t>
      </w:r>
      <w:r w:rsidR="00D05F88">
        <w:rPr>
          <w:rFonts w:ascii="Times New Roman" w:eastAsia="宋体" w:hint="eastAsia"/>
          <w:color w:val="auto"/>
          <w:szCs w:val="28"/>
        </w:rPr>
        <w:t>安环</w:t>
      </w:r>
      <w:r w:rsidRPr="000B60BF">
        <w:rPr>
          <w:rFonts w:ascii="Times New Roman" w:eastAsia="宋体"/>
          <w:color w:val="auto"/>
          <w:szCs w:val="28"/>
        </w:rPr>
        <w:t>主管对本单位安全生产全面负责，其职责是组织制订并实施车间安全生产管理规定，安全技术操作规程和安全技术措施计划；车间工人生产职责是精心操作，严格遵守工艺纪律，做好各项记录，交接班必须交接安全情况。</w:t>
      </w:r>
    </w:p>
    <w:p w:rsidR="00474C42" w:rsidRPr="000B60BF" w:rsidRDefault="002C3AB5">
      <w:pPr>
        <w:pStyle w:val="30"/>
        <w:spacing w:before="0" w:after="0" w:line="520" w:lineRule="exact"/>
        <w:rPr>
          <w:rFonts w:ascii="Times New Roman" w:hAnsi="Times New Roman"/>
          <w:sz w:val="28"/>
          <w:szCs w:val="28"/>
        </w:rPr>
      </w:pPr>
      <w:bookmarkStart w:id="306" w:name="_Toc459193986"/>
      <w:bookmarkStart w:id="307" w:name="_Toc459878973"/>
      <w:bookmarkStart w:id="308" w:name="_Toc345404119"/>
      <w:bookmarkStart w:id="309" w:name="_Toc460932063"/>
      <w:bookmarkStart w:id="310" w:name="_Toc497203512"/>
      <w:r w:rsidRPr="000B60BF">
        <w:rPr>
          <w:rFonts w:ascii="Times New Roman" w:hAnsi="Times New Roman"/>
          <w:sz w:val="28"/>
          <w:szCs w:val="28"/>
        </w:rPr>
        <w:t xml:space="preserve">3.6.2 </w:t>
      </w:r>
      <w:r w:rsidRPr="000B60BF">
        <w:rPr>
          <w:rFonts w:ascii="Times New Roman" w:hAnsi="Times New Roman"/>
          <w:sz w:val="28"/>
          <w:szCs w:val="28"/>
        </w:rPr>
        <w:t>主要环境管理制度</w:t>
      </w:r>
      <w:bookmarkEnd w:id="306"/>
      <w:bookmarkEnd w:id="307"/>
      <w:bookmarkEnd w:id="308"/>
      <w:bookmarkEnd w:id="309"/>
      <w:bookmarkEnd w:id="310"/>
    </w:p>
    <w:p w:rsidR="00474C42" w:rsidRPr="000B60BF" w:rsidRDefault="002C3AB5">
      <w:pPr>
        <w:autoSpaceDE w:val="0"/>
        <w:autoSpaceDN w:val="0"/>
        <w:adjustRightInd w:val="0"/>
        <w:snapToGrid w:val="0"/>
        <w:spacing w:line="520" w:lineRule="exact"/>
        <w:ind w:firstLineChars="200" w:firstLine="560"/>
        <w:rPr>
          <w:rFonts w:ascii="Times New Roman" w:hAnsi="Times New Roman"/>
          <w:sz w:val="28"/>
          <w:szCs w:val="28"/>
        </w:rPr>
      </w:pPr>
      <w:r w:rsidRPr="000B60BF">
        <w:rPr>
          <w:rFonts w:ascii="Times New Roman" w:hAnsi="Times New Roman"/>
          <w:sz w:val="28"/>
          <w:szCs w:val="28"/>
        </w:rPr>
        <w:t>企业各部门领导高度重视环保工作，始终坚持生产与环保、安全相结合，将环保理念贯彻在一切工作生活中，先后投入资金实施污染治理，</w:t>
      </w:r>
      <w:r w:rsidRPr="000B60BF">
        <w:rPr>
          <w:rFonts w:ascii="Times New Roman" w:hAnsi="Times New Roman"/>
          <w:sz w:val="28"/>
          <w:szCs w:val="28"/>
        </w:rPr>
        <w:lastRenderedPageBreak/>
        <w:t>使企业生产过程中产生的污染物能得到及时有效的治理。</w:t>
      </w:r>
    </w:p>
    <w:p w:rsidR="00575E8B" w:rsidRPr="00575E8B" w:rsidRDefault="00575E8B" w:rsidP="00575E8B">
      <w:pPr>
        <w:autoSpaceDE w:val="0"/>
        <w:autoSpaceDN w:val="0"/>
        <w:adjustRightInd w:val="0"/>
        <w:snapToGrid w:val="0"/>
        <w:spacing w:line="520" w:lineRule="exact"/>
        <w:ind w:firstLineChars="200" w:firstLine="560"/>
        <w:rPr>
          <w:rFonts w:ascii="Times New Roman" w:hAnsi="Times New Roman"/>
          <w:sz w:val="28"/>
          <w:szCs w:val="28"/>
        </w:rPr>
      </w:pPr>
      <w:r w:rsidRPr="00575E8B">
        <w:rPr>
          <w:rFonts w:ascii="Times New Roman" w:hAnsi="Times New Roman" w:hint="eastAsia"/>
          <w:sz w:val="28"/>
          <w:szCs w:val="28"/>
        </w:rPr>
        <w:t>企业建立环保设备操作管理制度，严格要求设备管理人员按照操作制度做好各项台账（操作日志、保养记录、维修记录等），定期交由部门主管审核，便于部门主管及时掌控环保设备的运行状况。</w:t>
      </w:r>
    </w:p>
    <w:p w:rsidR="00474C42" w:rsidRPr="000B60BF" w:rsidRDefault="00575E8B" w:rsidP="00575E8B">
      <w:pPr>
        <w:autoSpaceDE w:val="0"/>
        <w:autoSpaceDN w:val="0"/>
        <w:adjustRightInd w:val="0"/>
        <w:snapToGrid w:val="0"/>
        <w:spacing w:line="520" w:lineRule="exact"/>
        <w:ind w:firstLineChars="200" w:firstLine="560"/>
        <w:rPr>
          <w:rFonts w:ascii="Times New Roman" w:hAnsi="Times New Roman"/>
          <w:sz w:val="28"/>
          <w:szCs w:val="28"/>
        </w:rPr>
      </w:pPr>
      <w:r w:rsidRPr="00575E8B">
        <w:rPr>
          <w:rFonts w:ascii="Times New Roman" w:hAnsi="Times New Roman" w:hint="eastAsia"/>
          <w:sz w:val="28"/>
          <w:szCs w:val="28"/>
        </w:rPr>
        <w:t>企业还制定了一系列管理程序，建立并运行环境管理体系，环境管理手册、程序文件及作业等管理文件。</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11" w:name="_Toc497203513"/>
      <w:r w:rsidRPr="000B60BF">
        <w:rPr>
          <w:rFonts w:ascii="Times New Roman" w:hAnsi="Times New Roman"/>
          <w:b/>
          <w:bCs/>
          <w:kern w:val="0"/>
          <w:sz w:val="28"/>
          <w:szCs w:val="28"/>
          <w:u w:color="000000"/>
        </w:rPr>
        <w:t>3.7</w:t>
      </w:r>
      <w:r w:rsidRPr="000B60BF">
        <w:rPr>
          <w:rFonts w:ascii="Times New Roman" w:hAnsi="Times New Roman"/>
          <w:b/>
          <w:bCs/>
          <w:kern w:val="0"/>
          <w:sz w:val="28"/>
          <w:szCs w:val="28"/>
          <w:u w:color="000000"/>
        </w:rPr>
        <w:t>目前企业的清洁生产水平及存在的问题</w:t>
      </w:r>
      <w:bookmarkEnd w:id="299"/>
      <w:bookmarkEnd w:id="311"/>
    </w:p>
    <w:p w:rsidR="00474C42" w:rsidRPr="000B60BF" w:rsidRDefault="002C3AB5">
      <w:pPr>
        <w:keepNext/>
        <w:keepLines/>
        <w:spacing w:line="520" w:lineRule="exact"/>
        <w:outlineLvl w:val="2"/>
        <w:rPr>
          <w:rFonts w:ascii="Times New Roman" w:hAnsi="Times New Roman"/>
          <w:b/>
          <w:bCs/>
          <w:sz w:val="28"/>
          <w:szCs w:val="28"/>
        </w:rPr>
      </w:pPr>
      <w:bookmarkStart w:id="312" w:name="_Toc459193989"/>
      <w:bookmarkStart w:id="313" w:name="_Toc459878976"/>
      <w:bookmarkStart w:id="314" w:name="_Toc460932066"/>
      <w:bookmarkStart w:id="315" w:name="_Toc497203514"/>
      <w:r w:rsidRPr="000B60BF">
        <w:rPr>
          <w:rFonts w:ascii="Times New Roman" w:hAnsi="Times New Roman"/>
          <w:b/>
          <w:bCs/>
          <w:sz w:val="28"/>
          <w:szCs w:val="28"/>
        </w:rPr>
        <w:t xml:space="preserve">3.7.1 </w:t>
      </w:r>
      <w:r w:rsidRPr="000B60BF">
        <w:rPr>
          <w:rFonts w:ascii="Times New Roman" w:hAnsi="Times New Roman"/>
          <w:b/>
          <w:bCs/>
          <w:sz w:val="28"/>
          <w:szCs w:val="28"/>
        </w:rPr>
        <w:t>目前企业的清洁生产水平</w:t>
      </w:r>
      <w:bookmarkEnd w:id="312"/>
      <w:bookmarkEnd w:id="313"/>
      <w:bookmarkEnd w:id="314"/>
      <w:bookmarkEnd w:id="315"/>
    </w:p>
    <w:p w:rsidR="008B7903" w:rsidRPr="00995F5A" w:rsidRDefault="008B7903" w:rsidP="008B7903">
      <w:pPr>
        <w:spacing w:line="520" w:lineRule="exact"/>
        <w:ind w:firstLineChars="200" w:firstLine="560"/>
        <w:rPr>
          <w:rFonts w:ascii="Times New Roman" w:hAnsi="Times New Roman"/>
          <w:sz w:val="28"/>
          <w:szCs w:val="28"/>
        </w:rPr>
      </w:pPr>
      <w:bookmarkStart w:id="316" w:name="_Toc459193990"/>
      <w:bookmarkStart w:id="317" w:name="_Toc459878977"/>
      <w:r w:rsidRPr="00E757B5">
        <w:rPr>
          <w:rFonts w:ascii="Times New Roman" w:hAnsi="Times New Roman"/>
          <w:sz w:val="28"/>
          <w:szCs w:val="28"/>
        </w:rPr>
        <w:t>由于企业所属行业，国家还未颁布清洁生产标准，现拟将企业在生产工艺与装备、原辅料、能耗、产污量等方面分析企业目前的清洁生产</w:t>
      </w:r>
      <w:r w:rsidRPr="00995F5A">
        <w:rPr>
          <w:rFonts w:ascii="Times New Roman" w:hAnsi="Times New Roman"/>
          <w:sz w:val="28"/>
          <w:szCs w:val="28"/>
        </w:rPr>
        <w:t>水平。</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w:t>
      </w:r>
      <w:r w:rsidRPr="00995F5A">
        <w:rPr>
          <w:rFonts w:ascii="Times New Roman" w:hAnsi="Times New Roman"/>
          <w:sz w:val="28"/>
          <w:szCs w:val="28"/>
        </w:rPr>
        <w:t>1</w:t>
      </w:r>
      <w:r w:rsidRPr="00995F5A">
        <w:rPr>
          <w:rFonts w:ascii="Times New Roman" w:hAnsi="Times New Roman"/>
          <w:sz w:val="28"/>
          <w:szCs w:val="28"/>
        </w:rPr>
        <w:t>）采用的原料、辅料</w:t>
      </w:r>
    </w:p>
    <w:p w:rsidR="008B7903" w:rsidRPr="00E03A7E" w:rsidRDefault="00C026D1" w:rsidP="00E03A7E">
      <w:pPr>
        <w:spacing w:line="520" w:lineRule="exact"/>
        <w:ind w:firstLineChars="200" w:firstLine="560"/>
        <w:rPr>
          <w:rFonts w:ascii="Times New Roman" w:hAnsi="Times New Roman"/>
          <w:spacing w:val="-6"/>
          <w:kern w:val="0"/>
          <w:sz w:val="28"/>
          <w:szCs w:val="28"/>
        </w:rPr>
      </w:pPr>
      <w:r w:rsidRPr="00995F5A">
        <w:rPr>
          <w:rFonts w:ascii="Times New Roman" w:hAnsi="Times New Roman"/>
          <w:sz w:val="28"/>
          <w:szCs w:val="28"/>
        </w:rPr>
        <w:t>企业采用的主要原料</w:t>
      </w:r>
      <w:r w:rsidRPr="00995F5A">
        <w:rPr>
          <w:rFonts w:ascii="Times New Roman" w:hAnsi="Times New Roman" w:hint="eastAsia"/>
          <w:sz w:val="28"/>
          <w:szCs w:val="28"/>
        </w:rPr>
        <w:t>为硫酸、氢氧化钠、三聚氰胺、焦亚硫酸钠</w:t>
      </w:r>
      <w:r w:rsidRPr="00995F5A">
        <w:rPr>
          <w:rFonts w:ascii="Times New Roman" w:hAnsi="Times New Roman"/>
          <w:sz w:val="28"/>
          <w:szCs w:val="28"/>
        </w:rPr>
        <w:t>等物质等</w:t>
      </w:r>
      <w:r w:rsidRPr="00995F5A">
        <w:rPr>
          <w:rFonts w:ascii="Times New Roman" w:hAnsi="Times New Roman" w:hint="eastAsia"/>
          <w:sz w:val="28"/>
          <w:szCs w:val="28"/>
        </w:rPr>
        <w:t>。</w:t>
      </w:r>
      <w:r w:rsidR="00E03A7E" w:rsidRPr="00995F5A">
        <w:rPr>
          <w:rFonts w:ascii="Times New Roman" w:hAnsi="宋体"/>
          <w:sz w:val="28"/>
          <w:szCs w:val="28"/>
        </w:rPr>
        <w:t>企业对化学品制定控制程序，严格管理化学品的领取、使用等。</w:t>
      </w:r>
      <w:r w:rsidR="00E03A7E">
        <w:rPr>
          <w:rFonts w:ascii="Times New Roman" w:hAnsi="Times New Roman" w:hint="eastAsia"/>
          <w:sz w:val="28"/>
          <w:szCs w:val="28"/>
        </w:rPr>
        <w:t>根据近三年年用量可以看出，原料单耗每年呈递减趋势。</w:t>
      </w:r>
    </w:p>
    <w:p w:rsidR="00143783" w:rsidRPr="00995F5A" w:rsidRDefault="00143783" w:rsidP="008B7903">
      <w:pPr>
        <w:spacing w:line="520" w:lineRule="exact"/>
        <w:ind w:firstLineChars="200" w:firstLine="560"/>
        <w:rPr>
          <w:rFonts w:ascii="Times New Roman" w:hAnsi="Times New Roman"/>
          <w:sz w:val="28"/>
          <w:szCs w:val="28"/>
        </w:rPr>
      </w:pPr>
      <w:r w:rsidRPr="00995F5A">
        <w:rPr>
          <w:rFonts w:ascii="Times New Roman" w:hAnsi="宋体"/>
          <w:sz w:val="28"/>
          <w:szCs w:val="28"/>
        </w:rPr>
        <w:t>（</w:t>
      </w:r>
      <w:r w:rsidRPr="00995F5A">
        <w:rPr>
          <w:rFonts w:ascii="Times New Roman" w:hAnsi="Times New Roman"/>
          <w:sz w:val="28"/>
          <w:szCs w:val="28"/>
        </w:rPr>
        <w:t>2</w:t>
      </w:r>
      <w:r w:rsidRPr="00995F5A">
        <w:rPr>
          <w:rFonts w:ascii="Times New Roman" w:hAnsi="宋体"/>
          <w:sz w:val="28"/>
          <w:szCs w:val="28"/>
        </w:rPr>
        <w:t>）产出的产品</w:t>
      </w:r>
    </w:p>
    <w:p w:rsidR="00331E31" w:rsidRPr="00995F5A" w:rsidRDefault="00EB1B97"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企业产出的产品是</w:t>
      </w:r>
      <w:r w:rsidR="007A27E6">
        <w:rPr>
          <w:rFonts w:ascii="Times New Roman" w:hAnsi="Times New Roman" w:hint="eastAsia"/>
          <w:sz w:val="28"/>
          <w:szCs w:val="28"/>
        </w:rPr>
        <w:t>混凝土外</w:t>
      </w:r>
      <w:r w:rsidRPr="00995F5A">
        <w:rPr>
          <w:rFonts w:ascii="Times New Roman" w:hAnsi="Times New Roman" w:hint="eastAsia"/>
          <w:sz w:val="28"/>
          <w:szCs w:val="28"/>
        </w:rPr>
        <w:t>加剂</w:t>
      </w:r>
      <w:r w:rsidR="00143783" w:rsidRPr="00995F5A">
        <w:rPr>
          <w:rFonts w:ascii="Times New Roman" w:hAnsi="Times New Roman"/>
          <w:sz w:val="28"/>
          <w:szCs w:val="28"/>
        </w:rPr>
        <w:t>，</w:t>
      </w:r>
      <w:r w:rsidR="00331E31" w:rsidRPr="00995F5A">
        <w:rPr>
          <w:rFonts w:ascii="Times New Roman" w:hAnsi="Times New Roman"/>
          <w:sz w:val="28"/>
          <w:szCs w:val="28"/>
        </w:rPr>
        <w:t>产品出厂前，对车间生产产品进行检验分析，以确保出厂产品合格，符合公司标准化要求。标准见下表</w:t>
      </w:r>
      <w:r w:rsidR="00331E31" w:rsidRPr="00995F5A">
        <w:rPr>
          <w:rFonts w:ascii="Times New Roman" w:hAnsi="Times New Roman"/>
          <w:sz w:val="28"/>
          <w:szCs w:val="28"/>
        </w:rPr>
        <w:t>3.7-1</w:t>
      </w:r>
      <w:r w:rsidR="00331E31" w:rsidRPr="00995F5A">
        <w:rPr>
          <w:rFonts w:ascii="Times New Roman" w:hAnsi="Times New Roman"/>
          <w:sz w:val="28"/>
          <w:szCs w:val="28"/>
        </w:rPr>
        <w:t>。</w:t>
      </w:r>
    </w:p>
    <w:p w:rsidR="008B7903" w:rsidRPr="00995F5A" w:rsidRDefault="008B7903" w:rsidP="00331E31">
      <w:pPr>
        <w:spacing w:line="520" w:lineRule="exact"/>
        <w:ind w:firstLineChars="200" w:firstLine="560"/>
        <w:rPr>
          <w:rFonts w:ascii="Times New Roman" w:hAnsi="Times New Roman"/>
          <w:sz w:val="28"/>
          <w:szCs w:val="28"/>
        </w:rPr>
      </w:pPr>
      <w:r w:rsidRPr="00995F5A">
        <w:rPr>
          <w:rFonts w:ascii="Times New Roman" w:hAnsi="宋体"/>
          <w:sz w:val="28"/>
          <w:szCs w:val="28"/>
        </w:rPr>
        <w:t>（</w:t>
      </w:r>
      <w:r w:rsidR="00331E31" w:rsidRPr="00995F5A">
        <w:rPr>
          <w:rFonts w:ascii="Times New Roman" w:hAnsi="Times New Roman"/>
          <w:sz w:val="28"/>
          <w:szCs w:val="28"/>
        </w:rPr>
        <w:t>3</w:t>
      </w:r>
      <w:r w:rsidRPr="00995F5A">
        <w:rPr>
          <w:rFonts w:ascii="Times New Roman" w:hAnsi="宋体"/>
          <w:sz w:val="28"/>
          <w:szCs w:val="28"/>
        </w:rPr>
        <w:t>）生产工艺与装备</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生产工艺方面：企业生产工艺主要包括</w:t>
      </w:r>
      <w:r w:rsidR="007A27E6">
        <w:rPr>
          <w:rFonts w:ascii="Times New Roman" w:hAnsi="Times New Roman" w:hint="eastAsia"/>
          <w:sz w:val="28"/>
          <w:szCs w:val="28"/>
        </w:rPr>
        <w:t>羟甲基化</w:t>
      </w:r>
      <w:r w:rsidR="008E5BCC" w:rsidRPr="00995F5A">
        <w:rPr>
          <w:rFonts w:ascii="Times New Roman" w:hAnsi="Times New Roman"/>
          <w:sz w:val="28"/>
          <w:szCs w:val="28"/>
        </w:rPr>
        <w:t>、</w:t>
      </w:r>
      <w:r w:rsidR="007A27E6">
        <w:rPr>
          <w:rFonts w:ascii="Times New Roman" w:hAnsi="Times New Roman" w:hint="eastAsia"/>
          <w:sz w:val="28"/>
          <w:szCs w:val="28"/>
        </w:rPr>
        <w:t>磺化、缩合反应</w:t>
      </w:r>
      <w:r w:rsidR="008E5BCC" w:rsidRPr="00995F5A">
        <w:rPr>
          <w:rFonts w:ascii="Times New Roman" w:hAnsi="Times New Roman"/>
          <w:sz w:val="28"/>
          <w:szCs w:val="28"/>
        </w:rPr>
        <w:t>等过程，主要用能能源为电能</w:t>
      </w:r>
      <w:r w:rsidR="002E5137">
        <w:rPr>
          <w:rFonts w:ascii="Times New Roman" w:hAnsi="Times New Roman" w:hint="eastAsia"/>
          <w:sz w:val="28"/>
          <w:szCs w:val="28"/>
        </w:rPr>
        <w:t>和煤炭</w:t>
      </w:r>
      <w:r w:rsidR="008E5BCC" w:rsidRPr="00995F5A">
        <w:rPr>
          <w:rFonts w:ascii="Times New Roman" w:hAnsi="Times New Roman"/>
          <w:sz w:val="28"/>
          <w:szCs w:val="28"/>
        </w:rPr>
        <w:t>，</w:t>
      </w:r>
      <w:r w:rsidR="002E5137">
        <w:rPr>
          <w:rFonts w:ascii="Times New Roman" w:hAnsi="Times New Roman" w:hint="eastAsia"/>
          <w:sz w:val="28"/>
          <w:szCs w:val="28"/>
        </w:rPr>
        <w:t>电能</w:t>
      </w:r>
      <w:r w:rsidR="00626D30">
        <w:rPr>
          <w:rFonts w:ascii="Times New Roman" w:hAnsi="Times New Roman" w:hint="eastAsia"/>
          <w:sz w:val="28"/>
          <w:szCs w:val="28"/>
        </w:rPr>
        <w:t>近三年</w:t>
      </w:r>
      <w:r w:rsidR="002E5137">
        <w:rPr>
          <w:rFonts w:ascii="Times New Roman" w:hAnsi="Times New Roman" w:hint="eastAsia"/>
          <w:sz w:val="28"/>
          <w:szCs w:val="28"/>
        </w:rPr>
        <w:t>单耗呈逐年递减状态，</w:t>
      </w:r>
      <w:r w:rsidR="007A27E6">
        <w:rPr>
          <w:rFonts w:ascii="Times New Roman" w:hAnsi="Times New Roman" w:hint="eastAsia"/>
          <w:sz w:val="28"/>
          <w:szCs w:val="28"/>
        </w:rPr>
        <w:t>煤炭</w:t>
      </w:r>
      <w:r w:rsidR="002E5137">
        <w:rPr>
          <w:rFonts w:ascii="Times New Roman" w:hAnsi="Times New Roman" w:hint="eastAsia"/>
          <w:sz w:val="28"/>
          <w:szCs w:val="28"/>
        </w:rPr>
        <w:t>近三年单耗</w:t>
      </w:r>
      <w:r w:rsidR="007A27E6">
        <w:rPr>
          <w:rFonts w:ascii="Times New Roman" w:hAnsi="Times New Roman" w:hint="eastAsia"/>
          <w:sz w:val="28"/>
          <w:szCs w:val="28"/>
        </w:rPr>
        <w:t>保持稳定，</w:t>
      </w:r>
      <w:r w:rsidR="00626D30">
        <w:rPr>
          <w:rFonts w:ascii="Times New Roman" w:hAnsi="Times New Roman" w:hint="eastAsia"/>
          <w:sz w:val="28"/>
          <w:szCs w:val="28"/>
        </w:rPr>
        <w:t>企业</w:t>
      </w:r>
      <w:r w:rsidR="007A27E6">
        <w:rPr>
          <w:rFonts w:ascii="Times New Roman" w:hAnsi="Times New Roman" w:hint="eastAsia"/>
          <w:sz w:val="28"/>
          <w:szCs w:val="28"/>
        </w:rPr>
        <w:t>建立了锅炉安全工作制度，以</w:t>
      </w:r>
      <w:r w:rsidR="00626D30">
        <w:rPr>
          <w:rFonts w:ascii="Times New Roman" w:hAnsi="Times New Roman" w:hint="eastAsia"/>
          <w:sz w:val="28"/>
          <w:szCs w:val="28"/>
        </w:rPr>
        <w:t>加强</w:t>
      </w:r>
      <w:r w:rsidR="007A27E6">
        <w:rPr>
          <w:rFonts w:ascii="Times New Roman" w:hAnsi="Times New Roman" w:hint="eastAsia"/>
          <w:sz w:val="28"/>
          <w:szCs w:val="28"/>
        </w:rPr>
        <w:t>煤炭使用和燃煤热风炉和燃煤蒸汽锅炉</w:t>
      </w:r>
      <w:r w:rsidR="00626D30">
        <w:rPr>
          <w:rFonts w:ascii="Times New Roman" w:hAnsi="Times New Roman" w:hint="eastAsia"/>
          <w:sz w:val="28"/>
          <w:szCs w:val="28"/>
        </w:rPr>
        <w:t>的管控</w:t>
      </w:r>
      <w:r w:rsidR="007A27E6">
        <w:rPr>
          <w:rFonts w:ascii="Times New Roman" w:hAnsi="Times New Roman" w:hint="eastAsia"/>
          <w:sz w:val="28"/>
          <w:szCs w:val="28"/>
        </w:rPr>
        <w:t>，达到清洁生产的目的。</w:t>
      </w:r>
    </w:p>
    <w:p w:rsidR="008B7903" w:rsidRPr="00995F5A" w:rsidRDefault="007A27E6" w:rsidP="008B7903">
      <w:pPr>
        <w:spacing w:line="520" w:lineRule="exact"/>
        <w:ind w:firstLineChars="200" w:firstLine="560"/>
        <w:rPr>
          <w:rFonts w:ascii="Times New Roman" w:hAnsi="Times New Roman"/>
          <w:sz w:val="28"/>
          <w:szCs w:val="28"/>
        </w:rPr>
      </w:pPr>
      <w:r>
        <w:rPr>
          <w:rFonts w:ascii="Times New Roman" w:hAnsi="Times New Roman"/>
          <w:sz w:val="28"/>
          <w:szCs w:val="28"/>
        </w:rPr>
        <w:lastRenderedPageBreak/>
        <w:t>生产设备方面：企业目前选取国内先进成熟的生产设备，</w:t>
      </w:r>
      <w:r>
        <w:rPr>
          <w:rFonts w:ascii="Times New Roman" w:hAnsi="Times New Roman" w:hint="eastAsia"/>
          <w:sz w:val="28"/>
          <w:szCs w:val="28"/>
        </w:rPr>
        <w:t>并对</w:t>
      </w:r>
      <w:r>
        <w:rPr>
          <w:rFonts w:ascii="Times New Roman" w:hAnsi="Times New Roman"/>
          <w:sz w:val="28"/>
          <w:szCs w:val="28"/>
        </w:rPr>
        <w:t>车间设备</w:t>
      </w:r>
      <w:r>
        <w:rPr>
          <w:rFonts w:ascii="Times New Roman" w:hAnsi="Times New Roman" w:hint="eastAsia"/>
          <w:sz w:val="28"/>
          <w:szCs w:val="28"/>
        </w:rPr>
        <w:t>进行定期</w:t>
      </w:r>
      <w:r w:rsidR="008B7903" w:rsidRPr="00995F5A">
        <w:rPr>
          <w:rFonts w:ascii="Times New Roman" w:hAnsi="Times New Roman"/>
          <w:sz w:val="28"/>
          <w:szCs w:val="28"/>
        </w:rPr>
        <w:t>维修，为整个公司设备保持完好状况，提供了保障。</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w:t>
      </w:r>
      <w:r w:rsidR="00331E31" w:rsidRPr="00995F5A">
        <w:rPr>
          <w:rFonts w:ascii="Times New Roman" w:hAnsi="Times New Roman"/>
          <w:sz w:val="28"/>
          <w:szCs w:val="28"/>
        </w:rPr>
        <w:t>4</w:t>
      </w:r>
      <w:r w:rsidRPr="00995F5A">
        <w:rPr>
          <w:rFonts w:ascii="Times New Roman" w:hAnsi="Times New Roman"/>
          <w:sz w:val="28"/>
          <w:szCs w:val="28"/>
        </w:rPr>
        <w:t>）资源能耗综合利用率</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①</w:t>
      </w:r>
      <w:r w:rsidRPr="00995F5A">
        <w:rPr>
          <w:rFonts w:ascii="Times New Roman" w:hAnsi="Times New Roman"/>
          <w:sz w:val="28"/>
          <w:szCs w:val="28"/>
        </w:rPr>
        <w:t>根据企业近三年的运行情况来看，企业的单位产品耗电量总体呈下降趋势，说明企业用能合理。</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②</w:t>
      </w:r>
      <w:r w:rsidRPr="00995F5A">
        <w:rPr>
          <w:rFonts w:ascii="Times New Roman" w:hAnsi="Times New Roman"/>
          <w:sz w:val="28"/>
          <w:szCs w:val="28"/>
        </w:rPr>
        <w:t>单位产品取水量</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V=</w:t>
      </w:r>
      <w:r w:rsidRPr="00995F5A">
        <w:rPr>
          <w:rFonts w:ascii="Times New Roman" w:hAnsi="Times New Roman"/>
          <w:sz w:val="28"/>
          <w:szCs w:val="28"/>
        </w:rPr>
        <w:t>年取水量</w:t>
      </w:r>
      <w:r w:rsidRPr="00995F5A">
        <w:rPr>
          <w:rFonts w:ascii="Times New Roman" w:hAnsi="Times New Roman"/>
          <w:sz w:val="28"/>
          <w:szCs w:val="28"/>
        </w:rPr>
        <w:t>Q/</w:t>
      </w:r>
      <w:r w:rsidRPr="00995F5A">
        <w:rPr>
          <w:rFonts w:ascii="Times New Roman" w:hAnsi="Times New Roman"/>
          <w:sz w:val="28"/>
          <w:szCs w:val="28"/>
        </w:rPr>
        <w:t>年产量</w:t>
      </w:r>
      <w:r w:rsidRPr="00995F5A">
        <w:rPr>
          <w:rFonts w:ascii="Times New Roman" w:hAnsi="Times New Roman"/>
          <w:sz w:val="28"/>
          <w:szCs w:val="28"/>
        </w:rPr>
        <w:t xml:space="preserve">  </w:t>
      </w:r>
      <w:r w:rsidRPr="00995F5A">
        <w:rPr>
          <w:rFonts w:ascii="Times New Roman" w:hAnsi="Times New Roman"/>
          <w:sz w:val="28"/>
          <w:szCs w:val="28"/>
        </w:rPr>
        <w:t>（</w:t>
      </w:r>
      <w:r w:rsidRPr="00995F5A">
        <w:rPr>
          <w:rFonts w:ascii="Times New Roman" w:hAnsi="Times New Roman"/>
          <w:sz w:val="28"/>
          <w:szCs w:val="28"/>
        </w:rPr>
        <w:t>t/t</w:t>
      </w:r>
      <w:r w:rsidRPr="00995F5A">
        <w:rPr>
          <w:rFonts w:ascii="Times New Roman" w:hAnsi="Times New Roman"/>
          <w:sz w:val="28"/>
          <w:szCs w:val="28"/>
        </w:rPr>
        <w:t>产品）</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项目产品总计</w:t>
      </w:r>
      <w:r w:rsidR="00D47FEA" w:rsidRPr="00995F5A">
        <w:rPr>
          <w:rFonts w:ascii="Times New Roman" w:hAnsi="Times New Roman" w:hint="eastAsia"/>
          <w:sz w:val="28"/>
          <w:szCs w:val="28"/>
        </w:rPr>
        <w:t>1500</w:t>
      </w:r>
      <w:r w:rsidRPr="00995F5A">
        <w:rPr>
          <w:rFonts w:ascii="Times New Roman" w:hAnsi="Times New Roman"/>
          <w:sz w:val="28"/>
          <w:szCs w:val="28"/>
        </w:rPr>
        <w:t>t</w:t>
      </w:r>
      <w:r w:rsidRPr="00995F5A">
        <w:rPr>
          <w:rFonts w:ascii="Times New Roman" w:hAnsi="Times New Roman"/>
          <w:sz w:val="28"/>
          <w:szCs w:val="28"/>
        </w:rPr>
        <w:t>，</w:t>
      </w:r>
      <w:r w:rsidRPr="002E5137">
        <w:rPr>
          <w:rFonts w:ascii="Times New Roman" w:hAnsi="Times New Roman"/>
          <w:sz w:val="28"/>
          <w:szCs w:val="28"/>
        </w:rPr>
        <w:t>生产用水取水总量为</w:t>
      </w:r>
      <w:r w:rsidR="00D47FEA" w:rsidRPr="002E5137">
        <w:rPr>
          <w:rFonts w:ascii="Times New Roman" w:hAnsi="Times New Roman" w:hint="eastAsia"/>
          <w:sz w:val="28"/>
          <w:szCs w:val="28"/>
        </w:rPr>
        <w:t>1</w:t>
      </w:r>
      <w:r w:rsidR="007A27E6" w:rsidRPr="002E5137">
        <w:rPr>
          <w:rFonts w:ascii="Times New Roman" w:hAnsi="Times New Roman" w:hint="eastAsia"/>
          <w:sz w:val="28"/>
          <w:szCs w:val="28"/>
        </w:rPr>
        <w:t>7</w:t>
      </w:r>
      <w:r w:rsidR="00575E8B">
        <w:rPr>
          <w:rFonts w:ascii="Times New Roman" w:hAnsi="Times New Roman" w:hint="eastAsia"/>
          <w:sz w:val="28"/>
          <w:szCs w:val="28"/>
        </w:rPr>
        <w:t>0</w:t>
      </w:r>
      <w:r w:rsidR="007A27E6" w:rsidRPr="002E5137">
        <w:rPr>
          <w:rFonts w:ascii="Times New Roman" w:hAnsi="Times New Roman" w:hint="eastAsia"/>
          <w:sz w:val="28"/>
          <w:szCs w:val="28"/>
        </w:rPr>
        <w:t>00</w:t>
      </w:r>
      <w:r w:rsidRPr="002E5137">
        <w:rPr>
          <w:rFonts w:ascii="Times New Roman" w:hAnsi="Times New Roman"/>
          <w:sz w:val="28"/>
          <w:szCs w:val="28"/>
        </w:rPr>
        <w:t>t</w:t>
      </w:r>
      <w:r w:rsidRPr="002E5137">
        <w:rPr>
          <w:rFonts w:ascii="Times New Roman" w:hAnsi="Times New Roman"/>
          <w:sz w:val="28"/>
          <w:szCs w:val="28"/>
        </w:rPr>
        <w:t>，</w:t>
      </w:r>
      <w:r w:rsidRPr="00995F5A">
        <w:rPr>
          <w:rFonts w:ascii="Times New Roman" w:hAnsi="Times New Roman"/>
          <w:sz w:val="28"/>
          <w:szCs w:val="28"/>
        </w:rPr>
        <w:t>经计算项目单位产品取水量为</w:t>
      </w:r>
      <w:r w:rsidR="004573B8" w:rsidRPr="00995F5A">
        <w:rPr>
          <w:rFonts w:ascii="Times New Roman" w:hAnsi="Times New Roman" w:hint="eastAsia"/>
          <w:sz w:val="28"/>
          <w:szCs w:val="28"/>
        </w:rPr>
        <w:t>11.</w:t>
      </w:r>
      <w:r w:rsidR="002E5137">
        <w:rPr>
          <w:rFonts w:ascii="Times New Roman" w:hAnsi="Times New Roman" w:hint="eastAsia"/>
          <w:sz w:val="28"/>
          <w:szCs w:val="28"/>
        </w:rPr>
        <w:t>87</w:t>
      </w:r>
      <w:r w:rsidRPr="00995F5A">
        <w:rPr>
          <w:rFonts w:ascii="Times New Roman" w:hAnsi="Times New Roman"/>
          <w:sz w:val="28"/>
          <w:szCs w:val="28"/>
        </w:rPr>
        <w:t>t/t</w:t>
      </w:r>
      <w:r w:rsidRPr="00995F5A">
        <w:rPr>
          <w:rFonts w:ascii="Times New Roman" w:hAnsi="Times New Roman"/>
          <w:sz w:val="28"/>
          <w:szCs w:val="28"/>
        </w:rPr>
        <w:t>。</w:t>
      </w:r>
    </w:p>
    <w:p w:rsidR="008B7903" w:rsidRPr="00995F5A" w:rsidRDefault="008B7903" w:rsidP="00CB33CA">
      <w:pPr>
        <w:spacing w:line="520" w:lineRule="exact"/>
        <w:ind w:firstLineChars="200" w:firstLine="560"/>
        <w:rPr>
          <w:rFonts w:ascii="Times New Roman" w:hAnsi="Times New Roman"/>
          <w:sz w:val="28"/>
          <w:szCs w:val="28"/>
        </w:rPr>
      </w:pPr>
      <w:r w:rsidRPr="00995F5A">
        <w:rPr>
          <w:rFonts w:ascii="Times New Roman" w:hAnsi="Times New Roman"/>
          <w:sz w:val="28"/>
          <w:szCs w:val="28"/>
        </w:rPr>
        <w:t>③</w:t>
      </w:r>
      <w:r w:rsidRPr="00995F5A">
        <w:rPr>
          <w:rFonts w:ascii="Times New Roman" w:hAnsi="Times New Roman"/>
          <w:sz w:val="28"/>
          <w:szCs w:val="28"/>
        </w:rPr>
        <w:t>污水回用率</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污水回用率</w:t>
      </w:r>
      <w:r w:rsidRPr="00995F5A">
        <w:rPr>
          <w:rFonts w:ascii="Times New Roman" w:hAnsi="Times New Roman"/>
          <w:sz w:val="28"/>
          <w:szCs w:val="28"/>
        </w:rPr>
        <w:t>=</w:t>
      </w:r>
      <w:r w:rsidRPr="00995F5A">
        <w:rPr>
          <w:rFonts w:ascii="Times New Roman" w:hAnsi="Times New Roman"/>
          <w:sz w:val="28"/>
          <w:szCs w:val="28"/>
        </w:rPr>
        <w:t>污水回用量</w:t>
      </w:r>
      <w:r w:rsidRPr="00995F5A">
        <w:rPr>
          <w:rFonts w:ascii="Times New Roman" w:hAnsi="Times New Roman"/>
          <w:sz w:val="28"/>
          <w:szCs w:val="28"/>
        </w:rPr>
        <w:t>/</w:t>
      </w:r>
      <w:r w:rsidRPr="00995F5A">
        <w:rPr>
          <w:rFonts w:ascii="Times New Roman" w:hAnsi="Times New Roman"/>
          <w:sz w:val="28"/>
          <w:szCs w:val="28"/>
        </w:rPr>
        <w:t>（污水回用量</w:t>
      </w:r>
      <w:r w:rsidRPr="00995F5A">
        <w:rPr>
          <w:rFonts w:ascii="Times New Roman" w:hAnsi="Times New Roman"/>
          <w:sz w:val="28"/>
          <w:szCs w:val="28"/>
        </w:rPr>
        <w:t>+</w:t>
      </w:r>
      <w:r w:rsidRPr="00995F5A">
        <w:rPr>
          <w:rFonts w:ascii="Times New Roman" w:hAnsi="Times New Roman"/>
          <w:sz w:val="28"/>
          <w:szCs w:val="28"/>
        </w:rPr>
        <w:t>污水直接排放量）</w:t>
      </w:r>
    </w:p>
    <w:p w:rsidR="008B7903"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公司污水处理后回用量为</w:t>
      </w:r>
      <w:r w:rsidR="004573B8" w:rsidRPr="00995F5A">
        <w:rPr>
          <w:rFonts w:ascii="Times New Roman" w:hAnsi="Times New Roman" w:hint="eastAsia"/>
          <w:sz w:val="28"/>
          <w:szCs w:val="28"/>
        </w:rPr>
        <w:t>10</w:t>
      </w:r>
      <w:r w:rsidRPr="00995F5A">
        <w:rPr>
          <w:rFonts w:ascii="Times New Roman" w:hAnsi="Times New Roman"/>
          <w:sz w:val="28"/>
          <w:szCs w:val="28"/>
        </w:rPr>
        <w:t>t</w:t>
      </w:r>
      <w:r w:rsidRPr="00995F5A">
        <w:rPr>
          <w:rFonts w:ascii="Times New Roman" w:hAnsi="Times New Roman"/>
          <w:sz w:val="28"/>
          <w:szCs w:val="28"/>
        </w:rPr>
        <w:t>，</w:t>
      </w:r>
      <w:r w:rsidR="00CB33CA" w:rsidRPr="00995F5A">
        <w:rPr>
          <w:rFonts w:ascii="Times New Roman" w:hAnsi="Times New Roman"/>
          <w:sz w:val="28"/>
          <w:szCs w:val="28"/>
        </w:rPr>
        <w:t>无生产废水外排</w:t>
      </w:r>
      <w:r w:rsidRPr="00995F5A">
        <w:rPr>
          <w:rFonts w:ascii="Times New Roman" w:hAnsi="Times New Roman"/>
          <w:sz w:val="28"/>
          <w:szCs w:val="28"/>
        </w:rPr>
        <w:t>，污水回用率为</w:t>
      </w:r>
      <w:r w:rsidR="00CB33CA" w:rsidRPr="00995F5A">
        <w:rPr>
          <w:rFonts w:ascii="Times New Roman" w:hAnsi="Times New Roman"/>
          <w:sz w:val="28"/>
          <w:szCs w:val="28"/>
        </w:rPr>
        <w:t>100</w:t>
      </w:r>
      <w:r w:rsidRPr="00995F5A">
        <w:rPr>
          <w:rFonts w:ascii="Times New Roman" w:hAnsi="Times New Roman"/>
          <w:sz w:val="28"/>
          <w:szCs w:val="28"/>
        </w:rPr>
        <w:t>%</w:t>
      </w:r>
      <w:r w:rsidRPr="00995F5A">
        <w:rPr>
          <w:rFonts w:ascii="Times New Roman" w:hAnsi="Times New Roman"/>
          <w:sz w:val="28"/>
          <w:szCs w:val="28"/>
        </w:rPr>
        <w:t>。</w:t>
      </w:r>
    </w:p>
    <w:p w:rsidR="008B7903" w:rsidRPr="00995F5A" w:rsidRDefault="00CB33CA" w:rsidP="00CB33CA">
      <w:pPr>
        <w:spacing w:line="520" w:lineRule="exact"/>
        <w:ind w:firstLineChars="200" w:firstLine="560"/>
        <w:rPr>
          <w:rFonts w:ascii="Times New Roman" w:hAnsi="Times New Roman"/>
          <w:sz w:val="28"/>
          <w:szCs w:val="28"/>
        </w:rPr>
      </w:pPr>
      <w:r w:rsidRPr="00995F5A">
        <w:rPr>
          <w:rFonts w:ascii="Times New Roman" w:hAnsi="Times New Roman"/>
          <w:sz w:val="28"/>
          <w:szCs w:val="28"/>
        </w:rPr>
        <w:t>④</w:t>
      </w:r>
      <w:r w:rsidR="008B7903" w:rsidRPr="00995F5A">
        <w:rPr>
          <w:rFonts w:ascii="Times New Roman" w:hAnsi="Times New Roman"/>
          <w:sz w:val="28"/>
          <w:szCs w:val="28"/>
        </w:rPr>
        <w:t>能源方面：企业采用电</w:t>
      </w:r>
      <w:r w:rsidR="002E5137">
        <w:rPr>
          <w:rFonts w:ascii="Times New Roman" w:hAnsi="Times New Roman" w:hint="eastAsia"/>
          <w:sz w:val="28"/>
          <w:szCs w:val="28"/>
        </w:rPr>
        <w:t>和煤炭</w:t>
      </w:r>
      <w:r w:rsidR="008B7903" w:rsidRPr="00995F5A">
        <w:rPr>
          <w:rFonts w:ascii="Times New Roman" w:hAnsi="Times New Roman"/>
          <w:sz w:val="28"/>
          <w:szCs w:val="28"/>
        </w:rPr>
        <w:t>为主要能源，</w:t>
      </w:r>
      <w:r w:rsidR="002E5137">
        <w:rPr>
          <w:rFonts w:ascii="Times New Roman" w:hAnsi="Times New Roman" w:hint="eastAsia"/>
          <w:sz w:val="28"/>
          <w:szCs w:val="28"/>
        </w:rPr>
        <w:t>电能</w:t>
      </w:r>
      <w:r w:rsidR="008B7903" w:rsidRPr="00995F5A">
        <w:rPr>
          <w:rFonts w:ascii="Times New Roman" w:hAnsi="Times New Roman"/>
          <w:sz w:val="28"/>
          <w:szCs w:val="28"/>
        </w:rPr>
        <w:t>属于清洁能源</w:t>
      </w:r>
      <w:r w:rsidR="002E5137">
        <w:rPr>
          <w:rFonts w:ascii="Times New Roman" w:hAnsi="Times New Roman" w:hint="eastAsia"/>
          <w:sz w:val="28"/>
          <w:szCs w:val="28"/>
        </w:rPr>
        <w:t>，</w:t>
      </w:r>
      <w:r w:rsidR="00D766F8">
        <w:rPr>
          <w:rFonts w:ascii="Times New Roman" w:hAnsi="Times New Roman" w:hint="eastAsia"/>
          <w:sz w:val="28"/>
          <w:szCs w:val="28"/>
        </w:rPr>
        <w:t>煤炭近三年单耗稳定</w:t>
      </w:r>
      <w:r w:rsidR="008B7903" w:rsidRPr="00995F5A">
        <w:rPr>
          <w:rFonts w:ascii="Times New Roman" w:hAnsi="Times New Roman"/>
          <w:sz w:val="28"/>
          <w:szCs w:val="28"/>
        </w:rPr>
        <w:t>。</w:t>
      </w:r>
    </w:p>
    <w:p w:rsidR="007454BF" w:rsidRPr="00995F5A" w:rsidRDefault="008B7903" w:rsidP="008B7903">
      <w:pPr>
        <w:spacing w:line="520" w:lineRule="exact"/>
        <w:ind w:firstLineChars="200" w:firstLine="560"/>
        <w:rPr>
          <w:rFonts w:ascii="Times New Roman" w:hAnsi="Times New Roman"/>
          <w:sz w:val="28"/>
          <w:szCs w:val="28"/>
        </w:rPr>
      </w:pPr>
      <w:r w:rsidRPr="00995F5A">
        <w:rPr>
          <w:rFonts w:ascii="Times New Roman" w:hAnsi="Times New Roman"/>
          <w:sz w:val="28"/>
          <w:szCs w:val="28"/>
        </w:rPr>
        <w:t>综合所述，企业目前采用了国内</w:t>
      </w:r>
      <w:r w:rsidR="00D766F8">
        <w:rPr>
          <w:rFonts w:ascii="Times New Roman" w:hAnsi="Times New Roman" w:hint="eastAsia"/>
          <w:sz w:val="28"/>
          <w:szCs w:val="28"/>
        </w:rPr>
        <w:t>较好</w:t>
      </w:r>
      <w:r w:rsidR="00D766F8">
        <w:rPr>
          <w:rFonts w:ascii="Times New Roman" w:hAnsi="Times New Roman"/>
          <w:sz w:val="28"/>
          <w:szCs w:val="28"/>
        </w:rPr>
        <w:t>的技术和设备，原辅料有一定毒性，</w:t>
      </w:r>
      <w:r w:rsidR="00D766F8">
        <w:rPr>
          <w:rFonts w:ascii="Times New Roman" w:hAnsi="Times New Roman" w:hint="eastAsia"/>
          <w:sz w:val="28"/>
          <w:szCs w:val="28"/>
        </w:rPr>
        <w:t>能耗稳定，</w:t>
      </w:r>
      <w:r w:rsidR="00D766F8">
        <w:rPr>
          <w:rFonts w:ascii="Times New Roman" w:hAnsi="Times New Roman"/>
          <w:sz w:val="28"/>
          <w:szCs w:val="28"/>
        </w:rPr>
        <w:t>清洁生产达到国内</w:t>
      </w:r>
      <w:r w:rsidR="00D766F8">
        <w:rPr>
          <w:rFonts w:ascii="Times New Roman" w:hAnsi="Times New Roman" w:hint="eastAsia"/>
          <w:sz w:val="28"/>
          <w:szCs w:val="28"/>
        </w:rPr>
        <w:t>较好</w:t>
      </w:r>
      <w:r w:rsidRPr="00995F5A">
        <w:rPr>
          <w:rFonts w:ascii="Times New Roman" w:hAnsi="Times New Roman"/>
          <w:sz w:val="28"/>
          <w:szCs w:val="28"/>
        </w:rPr>
        <w:t>水平，但还有较大的潜力，应积极改造，实施清洁生产方案，争取清洁生产水平进一步提高。</w:t>
      </w:r>
    </w:p>
    <w:p w:rsidR="00474C42" w:rsidRPr="000B60BF" w:rsidRDefault="007454BF">
      <w:pPr>
        <w:keepNext/>
        <w:keepLines/>
        <w:spacing w:line="520" w:lineRule="exact"/>
        <w:outlineLvl w:val="2"/>
        <w:rPr>
          <w:rFonts w:ascii="Times New Roman" w:hAnsi="Times New Roman"/>
          <w:b/>
          <w:bCs/>
          <w:sz w:val="28"/>
          <w:szCs w:val="28"/>
        </w:rPr>
      </w:pPr>
      <w:bookmarkStart w:id="318" w:name="_Toc460932067"/>
      <w:bookmarkStart w:id="319" w:name="_Toc497203515"/>
      <w:r w:rsidRPr="000B60BF">
        <w:rPr>
          <w:rFonts w:ascii="Times New Roman" w:hAnsi="Times New Roman"/>
          <w:b/>
          <w:bCs/>
          <w:sz w:val="28"/>
          <w:szCs w:val="28"/>
        </w:rPr>
        <w:t xml:space="preserve">3.7.2 </w:t>
      </w:r>
      <w:r w:rsidRPr="000B60BF">
        <w:rPr>
          <w:rFonts w:ascii="Times New Roman" w:hAnsi="Times New Roman"/>
          <w:b/>
          <w:bCs/>
          <w:sz w:val="28"/>
          <w:szCs w:val="28"/>
        </w:rPr>
        <w:t>目前企业存在的问题</w:t>
      </w:r>
      <w:bookmarkEnd w:id="316"/>
      <w:bookmarkEnd w:id="317"/>
      <w:bookmarkEnd w:id="318"/>
      <w:bookmarkEnd w:id="319"/>
    </w:p>
    <w:p w:rsidR="00474C42" w:rsidRPr="000B60BF" w:rsidRDefault="002C3AB5">
      <w:pPr>
        <w:adjustRightInd w:val="0"/>
        <w:snapToGrid w:val="0"/>
        <w:spacing w:line="520" w:lineRule="exact"/>
        <w:ind w:firstLineChars="200" w:firstLine="560"/>
        <w:rPr>
          <w:rFonts w:ascii="Times New Roman" w:hAnsi="Times New Roman"/>
          <w:sz w:val="28"/>
          <w:szCs w:val="28"/>
        </w:rPr>
      </w:pPr>
      <w:r w:rsidRPr="000B60BF">
        <w:rPr>
          <w:rFonts w:ascii="Times New Roman" w:hAnsi="Times New Roman"/>
          <w:sz w:val="28"/>
          <w:szCs w:val="28"/>
        </w:rPr>
        <w:t>为了全面了解公司的实际情况，在全公司范围内寻求和发现清洁生产的潜力和机会，为确定审核重点作好准备工作。清洁生产审核小组结合现状调研结果，对公司生产全过程进行现场考察，发现公司目前主要存在的问题如下：</w:t>
      </w:r>
    </w:p>
    <w:p w:rsidR="00474C42" w:rsidRPr="00A47B6B" w:rsidRDefault="002E0E4A" w:rsidP="002E0E4A">
      <w:pPr>
        <w:widowControl/>
        <w:spacing w:line="520" w:lineRule="exact"/>
        <w:ind w:firstLineChars="200" w:firstLine="560"/>
        <w:textAlignment w:val="baseline"/>
        <w:rPr>
          <w:rFonts w:ascii="Times New Roman" w:hAnsi="Times New Roman"/>
          <w:kern w:val="0"/>
          <w:sz w:val="28"/>
          <w:szCs w:val="28"/>
          <w:u w:color="000000"/>
        </w:rPr>
      </w:pPr>
      <w:r w:rsidRPr="00A47B6B">
        <w:rPr>
          <w:rFonts w:ascii="Times New Roman" w:hAnsi="Times New Roman" w:hint="eastAsia"/>
          <w:sz w:val="28"/>
          <w:szCs w:val="28"/>
        </w:rPr>
        <w:lastRenderedPageBreak/>
        <w:t>①</w:t>
      </w:r>
      <w:r w:rsidR="00D766F8">
        <w:rPr>
          <w:rFonts w:ascii="Times New Roman" w:hAnsi="Times New Roman" w:hint="eastAsia"/>
          <w:sz w:val="28"/>
          <w:szCs w:val="28"/>
        </w:rPr>
        <w:t>合成</w:t>
      </w:r>
      <w:r w:rsidR="002C3AB5" w:rsidRPr="00A47B6B">
        <w:rPr>
          <w:rFonts w:ascii="Times New Roman" w:hAnsi="Times New Roman"/>
          <w:sz w:val="28"/>
          <w:szCs w:val="28"/>
        </w:rPr>
        <w:t>车间</w:t>
      </w:r>
      <w:r w:rsidR="00995F5A" w:rsidRPr="00A47B6B">
        <w:rPr>
          <w:rFonts w:ascii="Times New Roman" w:hAnsi="Times New Roman" w:hint="eastAsia"/>
          <w:sz w:val="28"/>
          <w:szCs w:val="28"/>
        </w:rPr>
        <w:t>投入大量人力来加料、维护和监督，</w:t>
      </w:r>
      <w:r w:rsidR="00995F5A" w:rsidRPr="000E65AA">
        <w:rPr>
          <w:rFonts w:ascii="Times New Roman" w:hAnsi="Times New Roman" w:hint="eastAsia"/>
          <w:sz w:val="28"/>
          <w:szCs w:val="28"/>
          <w:highlight w:val="yellow"/>
          <w:rPrChange w:id="320" w:author="user" w:date="2017-11-25T19:42:00Z">
            <w:rPr>
              <w:rFonts w:ascii="Times New Roman" w:hAnsi="Times New Roman" w:hint="eastAsia"/>
              <w:sz w:val="28"/>
              <w:szCs w:val="28"/>
            </w:rPr>
          </w:rPrChange>
        </w:rPr>
        <w:t>应加强</w:t>
      </w:r>
      <w:r w:rsidR="00D766F8" w:rsidRPr="000E65AA">
        <w:rPr>
          <w:rFonts w:ascii="Times New Roman" w:hAnsi="Times New Roman" w:hint="eastAsia"/>
          <w:sz w:val="28"/>
          <w:szCs w:val="28"/>
          <w:highlight w:val="yellow"/>
          <w:rPrChange w:id="321" w:author="user" w:date="2017-11-25T19:42:00Z">
            <w:rPr>
              <w:rFonts w:ascii="Times New Roman" w:hAnsi="Times New Roman" w:hint="eastAsia"/>
              <w:sz w:val="28"/>
              <w:szCs w:val="28"/>
            </w:rPr>
          </w:rPrChange>
        </w:rPr>
        <w:t>合成</w:t>
      </w:r>
      <w:r w:rsidR="00995F5A" w:rsidRPr="000E65AA">
        <w:rPr>
          <w:rFonts w:ascii="Times New Roman" w:hAnsi="Times New Roman" w:hint="eastAsia"/>
          <w:sz w:val="28"/>
          <w:szCs w:val="28"/>
          <w:highlight w:val="yellow"/>
          <w:rPrChange w:id="322" w:author="user" w:date="2017-11-25T19:42:00Z">
            <w:rPr>
              <w:rFonts w:ascii="Times New Roman" w:hAnsi="Times New Roman" w:hint="eastAsia"/>
              <w:sz w:val="28"/>
              <w:szCs w:val="28"/>
            </w:rPr>
          </w:rPrChange>
        </w:rPr>
        <w:t>车间</w:t>
      </w:r>
      <w:r w:rsidR="00C026D1" w:rsidRPr="000E65AA">
        <w:rPr>
          <w:rFonts w:ascii="Times New Roman" w:hAnsi="Times New Roman" w:hint="eastAsia"/>
          <w:sz w:val="28"/>
          <w:szCs w:val="28"/>
          <w:highlight w:val="yellow"/>
          <w:rPrChange w:id="323" w:author="user" w:date="2017-11-25T19:42:00Z">
            <w:rPr>
              <w:rFonts w:ascii="Times New Roman" w:hAnsi="Times New Roman" w:hint="eastAsia"/>
              <w:sz w:val="28"/>
              <w:szCs w:val="28"/>
            </w:rPr>
          </w:rPrChange>
        </w:rPr>
        <w:t>自动化</w:t>
      </w:r>
      <w:r w:rsidR="00995F5A" w:rsidRPr="000E65AA">
        <w:rPr>
          <w:rFonts w:ascii="Times New Roman" w:hAnsi="Times New Roman" w:hint="eastAsia"/>
          <w:sz w:val="28"/>
          <w:szCs w:val="28"/>
          <w:highlight w:val="yellow"/>
          <w:rPrChange w:id="324" w:author="user" w:date="2017-11-25T19:42:00Z">
            <w:rPr>
              <w:rFonts w:ascii="Times New Roman" w:hAnsi="Times New Roman" w:hint="eastAsia"/>
              <w:sz w:val="28"/>
              <w:szCs w:val="28"/>
            </w:rPr>
          </w:rPrChange>
        </w:rPr>
        <w:t>生产</w:t>
      </w:r>
      <w:r w:rsidR="002C3AB5" w:rsidRPr="000E65AA">
        <w:rPr>
          <w:rFonts w:ascii="Times New Roman" w:hAnsi="Times New Roman"/>
          <w:sz w:val="28"/>
          <w:szCs w:val="28"/>
          <w:highlight w:val="yellow"/>
          <w:rPrChange w:id="325" w:author="user" w:date="2017-11-25T19:42:00Z">
            <w:rPr>
              <w:rFonts w:ascii="Times New Roman" w:hAnsi="Times New Roman"/>
              <w:sz w:val="28"/>
              <w:szCs w:val="28"/>
            </w:rPr>
          </w:rPrChange>
        </w:rPr>
        <w:t>。</w:t>
      </w:r>
    </w:p>
    <w:p w:rsidR="00474C42" w:rsidRPr="00A47B6B" w:rsidRDefault="002E0E4A" w:rsidP="002E0E4A">
      <w:pPr>
        <w:widowControl/>
        <w:spacing w:line="520" w:lineRule="exact"/>
        <w:ind w:firstLineChars="200" w:firstLine="560"/>
        <w:textAlignment w:val="baseline"/>
        <w:rPr>
          <w:rFonts w:ascii="Times New Roman" w:hAnsi="Times New Roman"/>
          <w:sz w:val="28"/>
          <w:szCs w:val="28"/>
        </w:rPr>
      </w:pPr>
      <w:r w:rsidRPr="00A47B6B">
        <w:rPr>
          <w:rFonts w:ascii="Times New Roman" w:hAnsi="Times New Roman" w:hint="eastAsia"/>
          <w:kern w:val="0"/>
          <w:sz w:val="28"/>
          <w:szCs w:val="28"/>
          <w:u w:color="000000"/>
        </w:rPr>
        <w:t>②</w:t>
      </w:r>
      <w:r w:rsidR="002C3AB5" w:rsidRPr="00A47B6B">
        <w:rPr>
          <w:rFonts w:ascii="Times New Roman" w:hAnsi="Times New Roman"/>
          <w:sz w:val="28"/>
          <w:szCs w:val="28"/>
        </w:rPr>
        <w:t>企业</w:t>
      </w:r>
      <w:r w:rsidR="00995F5A" w:rsidRPr="00A47B6B">
        <w:rPr>
          <w:rFonts w:ascii="Times New Roman" w:hAnsi="Times New Roman" w:hint="eastAsia"/>
          <w:sz w:val="28"/>
          <w:szCs w:val="28"/>
        </w:rPr>
        <w:t>生产使用能源为</w:t>
      </w:r>
      <w:r w:rsidR="002A462A" w:rsidRPr="00A47B6B">
        <w:rPr>
          <w:rFonts w:ascii="Times New Roman" w:hAnsi="Times New Roman" w:hint="eastAsia"/>
          <w:sz w:val="28"/>
          <w:szCs w:val="28"/>
        </w:rPr>
        <w:t>煤炭，应按照产业要求和相关政策，</w:t>
      </w:r>
      <w:r w:rsidR="002A462A" w:rsidRPr="000E65AA">
        <w:rPr>
          <w:rFonts w:ascii="Times New Roman" w:hAnsi="Times New Roman" w:hint="eastAsia"/>
          <w:sz w:val="28"/>
          <w:szCs w:val="28"/>
          <w:highlight w:val="yellow"/>
          <w:rPrChange w:id="326" w:author="user" w:date="2017-11-25T19:43:00Z">
            <w:rPr>
              <w:rFonts w:ascii="Times New Roman" w:hAnsi="Times New Roman" w:hint="eastAsia"/>
              <w:sz w:val="28"/>
              <w:szCs w:val="28"/>
            </w:rPr>
          </w:rPrChange>
        </w:rPr>
        <w:t>调整企业的能源结构，减少煤炭高污染能源的使用。</w:t>
      </w:r>
    </w:p>
    <w:p w:rsidR="00474C42" w:rsidRPr="00A47B6B" w:rsidRDefault="002E0E4A" w:rsidP="002E0E4A">
      <w:pPr>
        <w:spacing w:line="520" w:lineRule="exact"/>
        <w:ind w:firstLineChars="200" w:firstLine="560"/>
        <w:rPr>
          <w:rFonts w:ascii="Times New Roman" w:hAnsi="Times New Roman"/>
          <w:sz w:val="28"/>
          <w:szCs w:val="28"/>
        </w:rPr>
      </w:pPr>
      <w:r w:rsidRPr="00A47B6B">
        <w:rPr>
          <w:rFonts w:ascii="Times New Roman" w:hAnsi="Times New Roman" w:hint="eastAsia"/>
          <w:sz w:val="28"/>
          <w:szCs w:val="28"/>
        </w:rPr>
        <w:t>③</w:t>
      </w:r>
      <w:r w:rsidR="004721E2" w:rsidRPr="00A47B6B">
        <w:rPr>
          <w:rFonts w:ascii="Times New Roman" w:hAnsi="Times New Roman"/>
          <w:sz w:val="28"/>
          <w:szCs w:val="28"/>
        </w:rPr>
        <w:t>企业生产产品</w:t>
      </w:r>
      <w:r w:rsidR="003A723C" w:rsidRPr="00A47B6B">
        <w:rPr>
          <w:rFonts w:ascii="Times New Roman" w:hAnsi="Times New Roman"/>
          <w:sz w:val="28"/>
          <w:szCs w:val="28"/>
        </w:rPr>
        <w:t>装</w:t>
      </w:r>
      <w:r w:rsidR="002C3AB5" w:rsidRPr="00A47B6B">
        <w:rPr>
          <w:rFonts w:ascii="Times New Roman" w:hAnsi="Times New Roman"/>
          <w:sz w:val="28"/>
          <w:szCs w:val="28"/>
        </w:rPr>
        <w:t>入</w:t>
      </w:r>
      <w:r w:rsidR="004721E2" w:rsidRPr="00A47B6B">
        <w:rPr>
          <w:rFonts w:ascii="Times New Roman" w:hAnsi="Times New Roman"/>
          <w:sz w:val="28"/>
          <w:szCs w:val="28"/>
        </w:rPr>
        <w:t>包装</w:t>
      </w:r>
      <w:r w:rsidR="00746042">
        <w:rPr>
          <w:rFonts w:ascii="Times New Roman" w:hAnsi="Times New Roman" w:hint="eastAsia"/>
          <w:sz w:val="28"/>
          <w:szCs w:val="28"/>
        </w:rPr>
        <w:t>纸桶</w:t>
      </w:r>
      <w:r w:rsidR="004721E2" w:rsidRPr="00A47B6B">
        <w:rPr>
          <w:rFonts w:ascii="Times New Roman" w:hAnsi="Times New Roman"/>
          <w:sz w:val="28"/>
          <w:szCs w:val="28"/>
        </w:rPr>
        <w:t>内</w:t>
      </w:r>
      <w:r w:rsidR="003A723C" w:rsidRPr="00A47B6B">
        <w:rPr>
          <w:rFonts w:ascii="Times New Roman" w:hAnsi="Times New Roman" w:hint="eastAsia"/>
          <w:sz w:val="28"/>
          <w:szCs w:val="28"/>
        </w:rPr>
        <w:t>，</w:t>
      </w:r>
      <w:r w:rsidR="003A723C" w:rsidRPr="000E65AA">
        <w:rPr>
          <w:rFonts w:ascii="Times New Roman" w:hAnsi="Times New Roman"/>
          <w:sz w:val="28"/>
          <w:szCs w:val="28"/>
          <w:highlight w:val="yellow"/>
          <w:rPrChange w:id="327" w:author="user" w:date="2017-11-25T19:43:00Z">
            <w:rPr>
              <w:rFonts w:ascii="Times New Roman" w:hAnsi="Times New Roman"/>
              <w:sz w:val="28"/>
              <w:szCs w:val="28"/>
            </w:rPr>
          </w:rPrChange>
        </w:rPr>
        <w:t>产品出口处</w:t>
      </w:r>
      <w:r w:rsidR="00141EE2" w:rsidRPr="000E65AA">
        <w:rPr>
          <w:rFonts w:ascii="Times New Roman" w:hAnsi="Times New Roman"/>
          <w:sz w:val="28"/>
          <w:szCs w:val="28"/>
          <w:highlight w:val="yellow"/>
          <w:rPrChange w:id="328" w:author="user" w:date="2017-11-25T19:43:00Z">
            <w:rPr>
              <w:rFonts w:ascii="Times New Roman" w:hAnsi="Times New Roman"/>
              <w:sz w:val="28"/>
              <w:szCs w:val="28"/>
            </w:rPr>
          </w:rPrChange>
        </w:rPr>
        <w:t>会</w:t>
      </w:r>
      <w:r w:rsidR="00CC79FB" w:rsidRPr="000E65AA">
        <w:rPr>
          <w:rFonts w:ascii="Times New Roman" w:hAnsi="Times New Roman"/>
          <w:sz w:val="28"/>
          <w:szCs w:val="28"/>
          <w:highlight w:val="yellow"/>
          <w:rPrChange w:id="329" w:author="user" w:date="2017-11-25T19:43:00Z">
            <w:rPr>
              <w:rFonts w:ascii="Times New Roman" w:hAnsi="Times New Roman"/>
              <w:sz w:val="28"/>
              <w:szCs w:val="28"/>
            </w:rPr>
          </w:rPrChange>
        </w:rPr>
        <w:t>产生</w:t>
      </w:r>
      <w:r w:rsidR="00141EE2" w:rsidRPr="000E65AA">
        <w:rPr>
          <w:rFonts w:ascii="Times New Roman" w:hAnsi="Times New Roman"/>
          <w:sz w:val="28"/>
          <w:szCs w:val="28"/>
          <w:highlight w:val="yellow"/>
          <w:rPrChange w:id="330" w:author="user" w:date="2017-11-25T19:43:00Z">
            <w:rPr>
              <w:rFonts w:ascii="Times New Roman" w:hAnsi="Times New Roman"/>
              <w:sz w:val="28"/>
              <w:szCs w:val="28"/>
            </w:rPr>
          </w:rPrChange>
        </w:rPr>
        <w:t>少量</w:t>
      </w:r>
      <w:r w:rsidR="003A723C" w:rsidRPr="000E65AA">
        <w:rPr>
          <w:rFonts w:ascii="Times New Roman" w:hAnsi="Times New Roman" w:hint="eastAsia"/>
          <w:sz w:val="28"/>
          <w:szCs w:val="28"/>
          <w:highlight w:val="yellow"/>
          <w:rPrChange w:id="331" w:author="user" w:date="2017-11-25T19:43:00Z">
            <w:rPr>
              <w:rFonts w:ascii="Times New Roman" w:hAnsi="Times New Roman" w:hint="eastAsia"/>
              <w:sz w:val="28"/>
              <w:szCs w:val="28"/>
            </w:rPr>
          </w:rPrChange>
        </w:rPr>
        <w:t>粉尘</w:t>
      </w:r>
      <w:r w:rsidR="00CC79FB" w:rsidRPr="00A47B6B">
        <w:rPr>
          <w:rFonts w:ascii="Times New Roman" w:hAnsi="Times New Roman" w:hint="eastAsia"/>
          <w:sz w:val="28"/>
          <w:szCs w:val="28"/>
        </w:rPr>
        <w:t>，在车间内无组织排放</w:t>
      </w:r>
      <w:r w:rsidR="00141EE2" w:rsidRPr="00A47B6B">
        <w:rPr>
          <w:rFonts w:ascii="Times New Roman" w:hAnsi="Times New Roman" w:hint="eastAsia"/>
          <w:sz w:val="28"/>
          <w:szCs w:val="28"/>
        </w:rPr>
        <w:t>，</w:t>
      </w:r>
      <w:r w:rsidR="00141EE2" w:rsidRPr="000E65AA">
        <w:rPr>
          <w:rFonts w:ascii="Times New Roman" w:hAnsi="Times New Roman" w:hint="eastAsia"/>
          <w:sz w:val="28"/>
          <w:szCs w:val="28"/>
          <w:highlight w:val="yellow"/>
          <w:rPrChange w:id="332" w:author="user" w:date="2017-11-25T19:43:00Z">
            <w:rPr>
              <w:rFonts w:ascii="Times New Roman" w:hAnsi="Times New Roman" w:hint="eastAsia"/>
              <w:sz w:val="28"/>
              <w:szCs w:val="28"/>
            </w:rPr>
          </w:rPrChange>
        </w:rPr>
        <w:t>应减少车间内粉尘无组织排放，</w:t>
      </w:r>
      <w:r w:rsidR="00141EE2" w:rsidRPr="00A47B6B">
        <w:rPr>
          <w:rFonts w:ascii="Times New Roman" w:hAnsi="Times New Roman" w:hint="eastAsia"/>
          <w:sz w:val="28"/>
          <w:szCs w:val="28"/>
        </w:rPr>
        <w:t>减少车间内环境危害</w:t>
      </w:r>
      <w:r w:rsidR="003A723C" w:rsidRPr="00A47B6B">
        <w:rPr>
          <w:rFonts w:ascii="Times New Roman" w:hAnsi="Times New Roman" w:hint="eastAsia"/>
          <w:sz w:val="28"/>
          <w:szCs w:val="28"/>
        </w:rPr>
        <w:t>。</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33" w:name="_Toc413045730"/>
      <w:bookmarkStart w:id="334" w:name="_Toc497203516"/>
      <w:r w:rsidRPr="000B60BF">
        <w:rPr>
          <w:rFonts w:ascii="Times New Roman" w:hAnsi="Times New Roman"/>
          <w:b/>
          <w:bCs/>
          <w:kern w:val="0"/>
          <w:sz w:val="28"/>
          <w:szCs w:val="28"/>
          <w:u w:color="000000"/>
        </w:rPr>
        <w:t xml:space="preserve">3.8 </w:t>
      </w:r>
      <w:r w:rsidRPr="000B60BF">
        <w:rPr>
          <w:rFonts w:ascii="Times New Roman" w:hAnsi="Times New Roman"/>
          <w:b/>
          <w:bCs/>
          <w:kern w:val="0"/>
          <w:sz w:val="28"/>
          <w:szCs w:val="28"/>
          <w:u w:color="000000"/>
        </w:rPr>
        <w:t>确定审核重点</w:t>
      </w:r>
      <w:bookmarkEnd w:id="333"/>
      <w:bookmarkEnd w:id="334"/>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根据清洁生产审核要求，结合公司生产的实际情况，确定审核重点时具体需要考虑以下几个方面因素。</w:t>
      </w:r>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①</w:t>
      </w:r>
      <w:r>
        <w:rPr>
          <w:rFonts w:ascii="Times New Roman" w:hAnsi="Times New Roman"/>
          <w:kern w:val="0"/>
          <w:sz w:val="28"/>
          <w:szCs w:val="28"/>
          <w:u w:color="000000"/>
        </w:rPr>
        <w:t>公司产品生产过程中污染物产生量较大的环节；</w:t>
      </w:r>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②</w:t>
      </w:r>
      <w:r>
        <w:rPr>
          <w:rFonts w:ascii="Times New Roman" w:hAnsi="Times New Roman"/>
          <w:kern w:val="0"/>
          <w:sz w:val="28"/>
          <w:szCs w:val="28"/>
          <w:u w:color="000000"/>
        </w:rPr>
        <w:t>严重影响和制约生产发展的环节；</w:t>
      </w:r>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③</w:t>
      </w:r>
      <w:r>
        <w:rPr>
          <w:rFonts w:ascii="Times New Roman" w:hAnsi="Times New Roman"/>
          <w:kern w:val="0"/>
          <w:sz w:val="28"/>
          <w:szCs w:val="28"/>
          <w:u w:color="000000"/>
        </w:rPr>
        <w:t>考虑改善区域环境质量有重大作用的环节；</w:t>
      </w:r>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④</w:t>
      </w:r>
      <w:r>
        <w:rPr>
          <w:rFonts w:ascii="Times New Roman" w:hAnsi="Times New Roman"/>
          <w:kern w:val="0"/>
          <w:sz w:val="28"/>
          <w:szCs w:val="28"/>
          <w:u w:color="000000"/>
        </w:rPr>
        <w:t>经改进能获得环境效益的环节；</w:t>
      </w:r>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⑤</w:t>
      </w:r>
      <w:r>
        <w:rPr>
          <w:rFonts w:ascii="Times New Roman" w:hAnsi="Times New Roman"/>
          <w:kern w:val="0"/>
          <w:sz w:val="28"/>
          <w:szCs w:val="28"/>
          <w:u w:color="000000"/>
        </w:rPr>
        <w:t>对工人身体健康危害较大，公众反映强烈的部位；</w:t>
      </w:r>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⑥</w:t>
      </w:r>
      <w:r>
        <w:rPr>
          <w:rFonts w:ascii="Times New Roman" w:hAnsi="Times New Roman"/>
          <w:kern w:val="0"/>
          <w:sz w:val="28"/>
          <w:szCs w:val="28"/>
          <w:u w:color="000000"/>
        </w:rPr>
        <w:t>事故多发和设备维修较多的部位；</w:t>
      </w:r>
    </w:p>
    <w:p w:rsidR="00B70E48" w:rsidRDefault="00B70E48" w:rsidP="00B70E48">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kern w:val="0"/>
          <w:sz w:val="28"/>
          <w:szCs w:val="28"/>
          <w:u w:color="000000"/>
        </w:rPr>
        <w:t>在公司生产现状调研和现场考察、测试的基础上，对收集资料的全面性进行整理分析，结合生产工序链及工段的污染物产生量、能耗量等内容作为依据，力求准确地反映公司的实际情况。</w:t>
      </w:r>
    </w:p>
    <w:p w:rsidR="00B70E48" w:rsidRDefault="00B70E48" w:rsidP="00B70E48">
      <w:pPr>
        <w:spacing w:line="520" w:lineRule="exact"/>
        <w:ind w:firstLineChars="200" w:firstLine="576"/>
        <w:rPr>
          <w:rFonts w:ascii="Times New Roman" w:hAnsi="Times New Roman"/>
          <w:spacing w:val="4"/>
          <w:sz w:val="28"/>
          <w:szCs w:val="28"/>
        </w:rPr>
      </w:pPr>
      <w:r>
        <w:rPr>
          <w:rFonts w:ascii="Times New Roman" w:hAnsi="Times New Roman"/>
          <w:spacing w:val="4"/>
          <w:sz w:val="28"/>
          <w:szCs w:val="28"/>
        </w:rPr>
        <w:t>清洁生产审核重点的确定可以采取简单的定性比较法及权重总和计分排序法。定性比较法确定审核重点的原则主要考虑原辅料消耗量大小及其毒性、废弃物毒性及排放量大小，通常把企业中存在的污染严重、原辅料消耗量大及回收率低、清洁生产机会明显的部位作为审核重点。</w:t>
      </w:r>
    </w:p>
    <w:p w:rsidR="00B70E48" w:rsidRDefault="00B70E48" w:rsidP="00B70E48">
      <w:pPr>
        <w:spacing w:line="520" w:lineRule="exact"/>
        <w:ind w:firstLineChars="200" w:firstLine="576"/>
        <w:rPr>
          <w:rFonts w:ascii="Times New Roman" w:hAnsi="Times New Roman"/>
          <w:spacing w:val="4"/>
          <w:sz w:val="28"/>
          <w:szCs w:val="28"/>
        </w:rPr>
      </w:pPr>
      <w:r>
        <w:rPr>
          <w:rFonts w:ascii="Times New Roman" w:hAnsi="Times New Roman"/>
          <w:spacing w:val="4"/>
          <w:sz w:val="28"/>
          <w:szCs w:val="28"/>
        </w:rPr>
        <w:lastRenderedPageBreak/>
        <w:t>通过预审核阶段的调查、分析，该企业存在的问题比较明晰，需要改进的方面较为明确，可以直接通过定性比较法确定审核重点。</w:t>
      </w:r>
    </w:p>
    <w:p w:rsidR="00B70E48" w:rsidRDefault="00B70E48" w:rsidP="00B70E48">
      <w:pPr>
        <w:spacing w:line="520" w:lineRule="exact"/>
        <w:ind w:firstLineChars="187" w:firstLine="524"/>
        <w:rPr>
          <w:rFonts w:ascii="Times New Roman" w:hAnsi="Times New Roman"/>
          <w:sz w:val="28"/>
          <w:szCs w:val="28"/>
        </w:rPr>
      </w:pPr>
      <w:r>
        <w:rPr>
          <w:rFonts w:ascii="Times New Roman" w:hAnsi="Times New Roman"/>
          <w:sz w:val="28"/>
          <w:szCs w:val="28"/>
        </w:rPr>
        <w:t>《江苏省清洁生产审核验收暂行办法》要求全面分析企业清洁生产潜力、根据分析结果确定清洁生产审核重点的原则是：</w:t>
      </w:r>
      <w:r>
        <w:rPr>
          <w:rFonts w:ascii="Times New Roman" w:hAnsi="Times New Roman"/>
          <w:sz w:val="28"/>
          <w:szCs w:val="28"/>
        </w:rPr>
        <w:t>①</w:t>
      </w:r>
      <w:r>
        <w:rPr>
          <w:rFonts w:ascii="Times New Roman" w:hAnsi="Times New Roman"/>
          <w:sz w:val="28"/>
          <w:szCs w:val="28"/>
        </w:rPr>
        <w:t>对符合重点性清洁生产审核要求的企业必须将污染物削减作为清洁生产审核的首要目标，污染物削减指标不得低于当地环保部门对该企业的污染物削减目标。污染控制措施应当满足当地环保部门对该企业达标排放和总量控制的要求。</w:t>
      </w:r>
      <w:r>
        <w:rPr>
          <w:rFonts w:ascii="Times New Roman" w:hAnsi="Times New Roman"/>
          <w:sz w:val="28"/>
          <w:szCs w:val="28"/>
        </w:rPr>
        <w:t>②</w:t>
      </w:r>
      <w:r>
        <w:rPr>
          <w:rFonts w:ascii="Times New Roman" w:hAnsi="Times New Roman"/>
          <w:sz w:val="28"/>
          <w:szCs w:val="28"/>
        </w:rPr>
        <w:t>对于年能源消耗量在</w:t>
      </w:r>
      <w:r>
        <w:rPr>
          <w:rFonts w:ascii="Times New Roman" w:hAnsi="Times New Roman"/>
          <w:sz w:val="28"/>
          <w:szCs w:val="28"/>
        </w:rPr>
        <w:t>5000</w:t>
      </w:r>
      <w:r>
        <w:rPr>
          <w:rFonts w:ascii="Times New Roman" w:hAnsi="Times New Roman"/>
          <w:sz w:val="28"/>
          <w:szCs w:val="28"/>
        </w:rPr>
        <w:t>吨标煤以上以及能源消耗成本占有较大比重的企业，能源消耗必须是审核重点。</w:t>
      </w:r>
    </w:p>
    <w:p w:rsidR="002E0E4A" w:rsidRDefault="002C3AB5" w:rsidP="002621C7">
      <w:pPr>
        <w:spacing w:line="520" w:lineRule="exact"/>
        <w:ind w:firstLineChars="200" w:firstLine="560"/>
        <w:jc w:val="left"/>
        <w:rPr>
          <w:rFonts w:ascii="Times New Roman" w:hAnsi="Times New Roman"/>
          <w:sz w:val="28"/>
          <w:szCs w:val="28"/>
        </w:rPr>
      </w:pPr>
      <w:r w:rsidRPr="000B60BF">
        <w:rPr>
          <w:rFonts w:ascii="Times New Roman" w:hAnsi="Times New Roman"/>
          <w:sz w:val="28"/>
          <w:szCs w:val="28"/>
        </w:rPr>
        <w:t>根据我国清洁生产的实践，在筛选审核重点时，通常考虑以下几种因素，并对各因素的重要程度，即权重值（</w:t>
      </w:r>
      <w:r w:rsidRPr="000B60BF">
        <w:rPr>
          <w:rFonts w:ascii="Times New Roman" w:hAnsi="Times New Roman"/>
          <w:sz w:val="28"/>
          <w:szCs w:val="28"/>
        </w:rPr>
        <w:t>W</w:t>
      </w:r>
      <w:r w:rsidRPr="000B60BF">
        <w:rPr>
          <w:rFonts w:ascii="Times New Roman" w:hAnsi="Times New Roman"/>
          <w:sz w:val="28"/>
          <w:szCs w:val="28"/>
        </w:rPr>
        <w:t>），可参照如下数值：</w:t>
      </w:r>
    </w:p>
    <w:p w:rsidR="00822604" w:rsidRPr="002621C7" w:rsidRDefault="00822604" w:rsidP="002621C7">
      <w:pPr>
        <w:spacing w:line="520" w:lineRule="exact"/>
        <w:ind w:firstLineChars="200" w:firstLine="560"/>
        <w:jc w:val="left"/>
        <w:rPr>
          <w:rFonts w:ascii="Times New Roman" w:hAnsi="Times New Roman"/>
          <w:sz w:val="28"/>
          <w:szCs w:val="28"/>
        </w:rPr>
      </w:pPr>
    </w:p>
    <w:p w:rsidR="00474C42" w:rsidRPr="000B60BF" w:rsidRDefault="00CE6EF1" w:rsidP="00CE6EF1">
      <w:pPr>
        <w:tabs>
          <w:tab w:val="left" w:pos="1574"/>
          <w:tab w:val="center" w:pos="4621"/>
        </w:tabs>
        <w:spacing w:line="520" w:lineRule="exact"/>
        <w:ind w:firstLineChars="250" w:firstLine="602"/>
        <w:jc w:val="left"/>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sidR="002C3AB5" w:rsidRPr="000B60BF">
        <w:rPr>
          <w:rFonts w:ascii="Times New Roman" w:hAnsi="Times New Roman"/>
          <w:b/>
          <w:sz w:val="24"/>
          <w:szCs w:val="24"/>
        </w:rPr>
        <w:t>表</w:t>
      </w:r>
      <w:r w:rsidR="002C3AB5" w:rsidRPr="000B60BF">
        <w:rPr>
          <w:rFonts w:ascii="Times New Roman" w:hAnsi="Times New Roman"/>
          <w:b/>
          <w:sz w:val="24"/>
          <w:szCs w:val="24"/>
        </w:rPr>
        <w:t xml:space="preserve">3.8-1 </w:t>
      </w:r>
      <w:r w:rsidR="002C3AB5" w:rsidRPr="000B60BF">
        <w:rPr>
          <w:rFonts w:ascii="Times New Roman" w:hAnsi="Times New Roman"/>
          <w:b/>
          <w:sz w:val="24"/>
          <w:szCs w:val="24"/>
        </w:rPr>
        <w:t>各因素的重要程度（权重值</w:t>
      </w:r>
      <w:r w:rsidR="002C3AB5" w:rsidRPr="000B60BF">
        <w:rPr>
          <w:rFonts w:ascii="Times New Roman" w:hAnsi="Times New Roman"/>
          <w:b/>
          <w:sz w:val="24"/>
          <w:szCs w:val="24"/>
        </w:rPr>
        <w:t>W</w:t>
      </w:r>
      <w:r w:rsidR="002C3AB5" w:rsidRPr="000B60BF">
        <w:rPr>
          <w:rFonts w:ascii="Times New Roman" w:hAnsi="Times New Roman"/>
          <w:b/>
          <w:sz w:val="24"/>
          <w:szCs w:val="24"/>
        </w:rPr>
        <w:t>）</w:t>
      </w:r>
    </w:p>
    <w:tbl>
      <w:tblPr>
        <w:tblW w:w="9356"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17"/>
        <w:gridCol w:w="1276"/>
        <w:gridCol w:w="1280"/>
        <w:gridCol w:w="1280"/>
        <w:gridCol w:w="1280"/>
        <w:gridCol w:w="1280"/>
        <w:gridCol w:w="1443"/>
      </w:tblGrid>
      <w:tr w:rsidR="00474C42" w:rsidRPr="000B60BF">
        <w:trPr>
          <w:trHeight w:val="411"/>
        </w:trPr>
        <w:tc>
          <w:tcPr>
            <w:tcW w:w="1517" w:type="dxa"/>
            <w:tcBorders>
              <w:top w:val="single" w:sz="12" w:space="0" w:color="auto"/>
              <w:left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因</w:t>
            </w:r>
            <w:r w:rsidRPr="000B60BF">
              <w:rPr>
                <w:rFonts w:ascii="Times New Roman" w:hAnsi="Times New Roman"/>
                <w:szCs w:val="21"/>
              </w:rPr>
              <w:t xml:space="preserve">  </w:t>
            </w:r>
            <w:r w:rsidRPr="000B60BF">
              <w:rPr>
                <w:rFonts w:ascii="Times New Roman" w:hAnsi="Times New Roman"/>
                <w:szCs w:val="21"/>
              </w:rPr>
              <w:t>素</w:t>
            </w:r>
          </w:p>
        </w:tc>
        <w:tc>
          <w:tcPr>
            <w:tcW w:w="1276" w:type="dxa"/>
            <w:tcBorders>
              <w:top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废弃物量</w:t>
            </w:r>
          </w:p>
        </w:tc>
        <w:tc>
          <w:tcPr>
            <w:tcW w:w="1280" w:type="dxa"/>
            <w:tcBorders>
              <w:top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环保费用</w:t>
            </w:r>
          </w:p>
        </w:tc>
        <w:tc>
          <w:tcPr>
            <w:tcW w:w="1280" w:type="dxa"/>
            <w:tcBorders>
              <w:top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主要消耗</w:t>
            </w:r>
          </w:p>
        </w:tc>
        <w:tc>
          <w:tcPr>
            <w:tcW w:w="1280" w:type="dxa"/>
            <w:tcBorders>
              <w:top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CP</w:t>
            </w:r>
            <w:r w:rsidRPr="000B60BF">
              <w:rPr>
                <w:rFonts w:ascii="Times New Roman" w:hAnsi="Times New Roman"/>
                <w:szCs w:val="21"/>
              </w:rPr>
              <w:t>潜力</w:t>
            </w:r>
          </w:p>
        </w:tc>
        <w:tc>
          <w:tcPr>
            <w:tcW w:w="1280" w:type="dxa"/>
            <w:tcBorders>
              <w:top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发展前景</w:t>
            </w:r>
          </w:p>
        </w:tc>
        <w:tc>
          <w:tcPr>
            <w:tcW w:w="1443" w:type="dxa"/>
            <w:tcBorders>
              <w:top w:val="single" w:sz="12" w:space="0" w:color="auto"/>
              <w:right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车间积极</w:t>
            </w:r>
          </w:p>
        </w:tc>
      </w:tr>
      <w:tr w:rsidR="00474C42" w:rsidRPr="000B60BF">
        <w:trPr>
          <w:trHeight w:val="367"/>
        </w:trPr>
        <w:tc>
          <w:tcPr>
            <w:tcW w:w="1517" w:type="dxa"/>
            <w:tcBorders>
              <w:left w:val="single" w:sz="12" w:space="0" w:color="auto"/>
              <w:bottom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权重值</w:t>
            </w:r>
            <w:r w:rsidRPr="000B60BF">
              <w:rPr>
                <w:rFonts w:ascii="Times New Roman" w:hAnsi="Times New Roman"/>
                <w:szCs w:val="21"/>
              </w:rPr>
              <w:t>W</w:t>
            </w:r>
          </w:p>
        </w:tc>
        <w:tc>
          <w:tcPr>
            <w:tcW w:w="1276" w:type="dxa"/>
            <w:tcBorders>
              <w:bottom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10</w:t>
            </w:r>
          </w:p>
        </w:tc>
        <w:tc>
          <w:tcPr>
            <w:tcW w:w="1280" w:type="dxa"/>
            <w:tcBorders>
              <w:bottom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8</w:t>
            </w:r>
          </w:p>
        </w:tc>
        <w:tc>
          <w:tcPr>
            <w:tcW w:w="1280" w:type="dxa"/>
            <w:tcBorders>
              <w:bottom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9</w:t>
            </w:r>
          </w:p>
        </w:tc>
        <w:tc>
          <w:tcPr>
            <w:tcW w:w="1280" w:type="dxa"/>
            <w:tcBorders>
              <w:bottom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6</w:t>
            </w:r>
          </w:p>
        </w:tc>
        <w:tc>
          <w:tcPr>
            <w:tcW w:w="1280" w:type="dxa"/>
            <w:tcBorders>
              <w:bottom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4</w:t>
            </w:r>
          </w:p>
        </w:tc>
        <w:tc>
          <w:tcPr>
            <w:tcW w:w="1443" w:type="dxa"/>
            <w:tcBorders>
              <w:bottom w:val="single" w:sz="12" w:space="0" w:color="auto"/>
              <w:right w:val="single" w:sz="12" w:space="0" w:color="auto"/>
            </w:tcBorders>
            <w:vAlign w:val="center"/>
          </w:tcPr>
          <w:p w:rsidR="00474C42" w:rsidRPr="000B60BF" w:rsidRDefault="002C3AB5">
            <w:pPr>
              <w:spacing w:line="360" w:lineRule="exact"/>
              <w:jc w:val="center"/>
              <w:rPr>
                <w:rFonts w:ascii="Times New Roman" w:hAnsi="Times New Roman"/>
                <w:szCs w:val="21"/>
              </w:rPr>
            </w:pPr>
            <w:r w:rsidRPr="000B60BF">
              <w:rPr>
                <w:rFonts w:ascii="Times New Roman" w:hAnsi="Times New Roman"/>
                <w:szCs w:val="21"/>
              </w:rPr>
              <w:t>2</w:t>
            </w:r>
          </w:p>
        </w:tc>
      </w:tr>
    </w:tbl>
    <w:p w:rsidR="00474C42" w:rsidRPr="000B60BF" w:rsidRDefault="002C3AB5" w:rsidP="007B0B65">
      <w:pPr>
        <w:spacing w:beforeLines="50" w:line="520" w:lineRule="exact"/>
        <w:ind w:firstLineChars="200" w:firstLine="560"/>
        <w:jc w:val="left"/>
        <w:rPr>
          <w:rFonts w:ascii="Times New Roman" w:hAnsi="Times New Roman"/>
          <w:sz w:val="28"/>
          <w:szCs w:val="28"/>
        </w:rPr>
      </w:pPr>
      <w:r w:rsidRPr="000B60BF">
        <w:rPr>
          <w:rFonts w:ascii="Times New Roman" w:hAnsi="Times New Roman"/>
          <w:sz w:val="28"/>
          <w:szCs w:val="28"/>
        </w:rPr>
        <w:t>企业审核小组和有关专家从废弃物量、环保费用、主要消耗、</w:t>
      </w:r>
      <w:r w:rsidRPr="000B60BF">
        <w:rPr>
          <w:rFonts w:ascii="Times New Roman" w:hAnsi="Times New Roman"/>
          <w:sz w:val="28"/>
          <w:szCs w:val="28"/>
        </w:rPr>
        <w:t>CP</w:t>
      </w:r>
      <w:r w:rsidRPr="000B60BF">
        <w:rPr>
          <w:rFonts w:ascii="Times New Roman" w:hAnsi="Times New Roman"/>
          <w:sz w:val="28"/>
          <w:szCs w:val="28"/>
        </w:rPr>
        <w:t>潜力、发展前景和车间积极性等</w:t>
      </w:r>
      <w:r w:rsidRPr="000B60BF">
        <w:rPr>
          <w:rFonts w:ascii="Times New Roman" w:hAnsi="Times New Roman"/>
          <w:sz w:val="28"/>
          <w:szCs w:val="28"/>
        </w:rPr>
        <w:t>6</w:t>
      </w:r>
      <w:r w:rsidRPr="000B60BF">
        <w:rPr>
          <w:rFonts w:ascii="Times New Roman" w:hAnsi="Times New Roman"/>
          <w:sz w:val="28"/>
          <w:szCs w:val="28"/>
        </w:rPr>
        <w:t>个方面对每个备选重点单位进行打分，根据总分排序，最高者即为本次审核重点。</w:t>
      </w:r>
    </w:p>
    <w:p w:rsidR="00474C42" w:rsidRPr="000B60BF" w:rsidRDefault="002C3AB5">
      <w:pPr>
        <w:autoSpaceDE w:val="0"/>
        <w:autoSpaceDN w:val="0"/>
        <w:adjustRightInd w:val="0"/>
        <w:snapToGrid w:val="0"/>
        <w:spacing w:line="520" w:lineRule="exact"/>
        <w:ind w:firstLineChars="200" w:firstLine="560"/>
        <w:rPr>
          <w:rFonts w:ascii="Times New Roman" w:hAnsi="Times New Roman"/>
          <w:sz w:val="28"/>
          <w:szCs w:val="28"/>
        </w:rPr>
      </w:pPr>
      <w:r w:rsidRPr="000B60BF">
        <w:rPr>
          <w:rFonts w:ascii="Times New Roman" w:hAnsi="Times New Roman"/>
          <w:sz w:val="28"/>
          <w:szCs w:val="28"/>
        </w:rPr>
        <w:t>经现场调查分析，反应区的污染物产生量较多，危害也较大。</w:t>
      </w:r>
    </w:p>
    <w:p w:rsidR="00474C42" w:rsidRPr="00D1759A" w:rsidRDefault="0094620A">
      <w:pPr>
        <w:adjustRightInd w:val="0"/>
        <w:snapToGrid w:val="0"/>
        <w:spacing w:line="520" w:lineRule="exact"/>
        <w:ind w:firstLineChars="200" w:firstLine="560"/>
        <w:rPr>
          <w:rFonts w:ascii="Times New Roman" w:hAnsi="Times New Roman"/>
          <w:sz w:val="28"/>
          <w:szCs w:val="28"/>
        </w:rPr>
      </w:pPr>
      <w:r w:rsidRPr="00D1759A">
        <w:rPr>
          <w:rFonts w:ascii="Times New Roman" w:hAnsi="Times New Roman"/>
          <w:sz w:val="28"/>
          <w:szCs w:val="28"/>
          <w:u w:val="thick"/>
        </w:rPr>
        <w:t>合成</w:t>
      </w:r>
      <w:r w:rsidR="002C3AB5" w:rsidRPr="00D1759A">
        <w:rPr>
          <w:rFonts w:ascii="Times New Roman" w:hAnsi="Times New Roman"/>
          <w:sz w:val="28"/>
          <w:szCs w:val="28"/>
          <w:u w:val="thick"/>
        </w:rPr>
        <w:t>车间</w:t>
      </w:r>
      <w:r w:rsidR="00D766F8" w:rsidRPr="00D1759A">
        <w:rPr>
          <w:rFonts w:ascii="Times New Roman" w:hAnsi="Times New Roman"/>
          <w:sz w:val="28"/>
          <w:szCs w:val="28"/>
        </w:rPr>
        <w:t>：</w:t>
      </w:r>
      <w:r w:rsidR="00D766F8" w:rsidRPr="00D1759A">
        <w:rPr>
          <w:rFonts w:ascii="Times New Roman" w:hAnsi="Times New Roman" w:hint="eastAsia"/>
          <w:sz w:val="28"/>
          <w:szCs w:val="28"/>
        </w:rPr>
        <w:t>合成</w:t>
      </w:r>
      <w:r w:rsidR="00C90BBB" w:rsidRPr="00D1759A">
        <w:rPr>
          <w:rFonts w:ascii="Times New Roman" w:hAnsi="Times New Roman"/>
          <w:sz w:val="28"/>
          <w:szCs w:val="28"/>
        </w:rPr>
        <w:t>车间设备</w:t>
      </w:r>
      <w:r w:rsidR="00D766F8" w:rsidRPr="00D1759A">
        <w:rPr>
          <w:rFonts w:ascii="Times New Roman" w:hAnsi="Times New Roman" w:hint="eastAsia"/>
          <w:sz w:val="28"/>
          <w:szCs w:val="28"/>
        </w:rPr>
        <w:t>耗电</w:t>
      </w:r>
      <w:r w:rsidR="00D766F8" w:rsidRPr="00D1759A">
        <w:rPr>
          <w:rFonts w:ascii="Times New Roman" w:hAnsi="Times New Roman" w:hint="eastAsia"/>
          <w:sz w:val="28"/>
          <w:szCs w:val="28"/>
        </w:rPr>
        <w:t>180000kW</w:t>
      </w:r>
      <w:r w:rsidR="00D766F8" w:rsidRPr="00D1759A">
        <w:rPr>
          <w:rFonts w:ascii="Times New Roman" w:hAnsi="Times New Roman" w:hint="eastAsia"/>
          <w:sz w:val="28"/>
          <w:szCs w:val="28"/>
        </w:rPr>
        <w:t>·</w:t>
      </w:r>
      <w:r w:rsidR="00D766F8" w:rsidRPr="00D1759A">
        <w:rPr>
          <w:rFonts w:ascii="Times New Roman" w:hAnsi="Times New Roman" w:hint="eastAsia"/>
          <w:sz w:val="28"/>
          <w:szCs w:val="28"/>
        </w:rPr>
        <w:t>h/a</w:t>
      </w:r>
      <w:r w:rsidR="006708B5" w:rsidRPr="00D1759A">
        <w:rPr>
          <w:rFonts w:ascii="Times New Roman" w:hAnsi="Times New Roman"/>
          <w:sz w:val="28"/>
          <w:szCs w:val="28"/>
        </w:rPr>
        <w:t>，</w:t>
      </w:r>
      <w:r w:rsidR="00D1759A" w:rsidRPr="00D1759A">
        <w:rPr>
          <w:rFonts w:ascii="Times New Roman" w:hAnsi="Times New Roman" w:hint="eastAsia"/>
          <w:sz w:val="28"/>
          <w:szCs w:val="28"/>
        </w:rPr>
        <w:t>折合标煤</w:t>
      </w:r>
      <w:r w:rsidR="00D1759A" w:rsidRPr="00D1759A">
        <w:rPr>
          <w:rFonts w:ascii="Times New Roman" w:hAnsi="Times New Roman" w:hint="eastAsia"/>
          <w:sz w:val="28"/>
          <w:szCs w:val="28"/>
        </w:rPr>
        <w:t>22.12t</w:t>
      </w:r>
      <w:r w:rsidR="00D1759A" w:rsidRPr="00D1759A">
        <w:rPr>
          <w:rFonts w:ascii="Times New Roman" w:hAnsi="Times New Roman" w:hint="eastAsia"/>
          <w:sz w:val="28"/>
          <w:szCs w:val="28"/>
        </w:rPr>
        <w:t>，</w:t>
      </w:r>
      <w:r w:rsidR="006708B5" w:rsidRPr="00D1759A">
        <w:rPr>
          <w:rFonts w:ascii="Times New Roman" w:hAnsi="Times New Roman"/>
          <w:sz w:val="28"/>
          <w:szCs w:val="28"/>
        </w:rPr>
        <w:t>原辅料消耗量较大</w:t>
      </w:r>
      <w:r w:rsidR="006708B5" w:rsidRPr="00D1759A">
        <w:rPr>
          <w:rFonts w:ascii="Times New Roman" w:hAnsi="Times New Roman" w:hint="eastAsia"/>
          <w:sz w:val="28"/>
          <w:szCs w:val="28"/>
        </w:rPr>
        <w:t>，</w:t>
      </w:r>
      <w:r w:rsidR="006708B5" w:rsidRPr="00D1759A">
        <w:rPr>
          <w:rFonts w:ascii="Times New Roman" w:hAnsi="Times New Roman"/>
          <w:sz w:val="28"/>
          <w:szCs w:val="28"/>
        </w:rPr>
        <w:t>原辅料</w:t>
      </w:r>
      <w:r w:rsidR="00575E8B">
        <w:rPr>
          <w:rFonts w:ascii="Times New Roman" w:hAnsi="Times New Roman" w:hint="eastAsia"/>
          <w:sz w:val="28"/>
          <w:szCs w:val="28"/>
        </w:rPr>
        <w:t>具有一定的腐蚀性和毒性</w:t>
      </w:r>
      <w:r w:rsidR="00B93041" w:rsidRPr="00D1759A">
        <w:rPr>
          <w:rFonts w:ascii="Times New Roman" w:hAnsi="Times New Roman" w:hint="eastAsia"/>
          <w:sz w:val="28"/>
          <w:szCs w:val="28"/>
        </w:rPr>
        <w:t>，</w:t>
      </w:r>
      <w:r w:rsidR="00D1759A">
        <w:rPr>
          <w:rFonts w:ascii="Times New Roman" w:hAnsi="Times New Roman" w:hint="eastAsia"/>
          <w:sz w:val="28"/>
          <w:szCs w:val="28"/>
        </w:rPr>
        <w:t>且有无组织排放有机废气产生，有一定的</w:t>
      </w:r>
      <w:r w:rsidR="002C3AB5" w:rsidRPr="00D1759A">
        <w:rPr>
          <w:rFonts w:ascii="Times New Roman" w:hAnsi="Times New Roman"/>
          <w:sz w:val="28"/>
          <w:szCs w:val="28"/>
        </w:rPr>
        <w:t>环境影响</w:t>
      </w:r>
      <w:r w:rsidR="006708B5" w:rsidRPr="00D1759A">
        <w:rPr>
          <w:rFonts w:ascii="Times New Roman" w:hAnsi="Times New Roman"/>
          <w:sz w:val="28"/>
          <w:szCs w:val="28"/>
        </w:rPr>
        <w:t>风险</w:t>
      </w:r>
      <w:r w:rsidR="002C3AB5" w:rsidRPr="00D1759A">
        <w:rPr>
          <w:rFonts w:ascii="Times New Roman" w:hAnsi="Times New Roman"/>
          <w:sz w:val="28"/>
          <w:szCs w:val="28"/>
        </w:rPr>
        <w:t>。</w:t>
      </w:r>
    </w:p>
    <w:p w:rsidR="00D766F8" w:rsidRPr="00D1759A" w:rsidRDefault="00C90BBB" w:rsidP="00D766F8">
      <w:pPr>
        <w:spacing w:line="520" w:lineRule="exact"/>
        <w:ind w:firstLine="578"/>
        <w:rPr>
          <w:rFonts w:ascii="Times New Roman" w:hAnsi="Times New Roman"/>
          <w:sz w:val="28"/>
          <w:szCs w:val="28"/>
        </w:rPr>
      </w:pPr>
      <w:r w:rsidRPr="00D1759A">
        <w:rPr>
          <w:rFonts w:ascii="Times New Roman" w:hAnsi="Times New Roman"/>
          <w:sz w:val="28"/>
          <w:szCs w:val="28"/>
          <w:u w:val="thick"/>
        </w:rPr>
        <w:t>干燥车间</w:t>
      </w:r>
      <w:r w:rsidR="00B93041" w:rsidRPr="00D1759A">
        <w:rPr>
          <w:rFonts w:ascii="Times New Roman" w:hAnsi="Times New Roman"/>
          <w:sz w:val="28"/>
          <w:szCs w:val="28"/>
        </w:rPr>
        <w:t>：</w:t>
      </w:r>
      <w:r w:rsidRPr="00D1759A">
        <w:rPr>
          <w:rFonts w:ascii="Times New Roman" w:hAnsi="Times New Roman"/>
          <w:sz w:val="28"/>
          <w:szCs w:val="28"/>
        </w:rPr>
        <w:t>干燥车间</w:t>
      </w:r>
      <w:r w:rsidRPr="00D1759A">
        <w:rPr>
          <w:rFonts w:ascii="Times New Roman" w:hAnsi="Times New Roman" w:hint="eastAsia"/>
          <w:sz w:val="28"/>
          <w:szCs w:val="28"/>
        </w:rPr>
        <w:t>设备</w:t>
      </w:r>
      <w:r w:rsidR="00D766F8" w:rsidRPr="00D1759A">
        <w:rPr>
          <w:rFonts w:ascii="Times New Roman" w:hAnsi="Times New Roman" w:hint="eastAsia"/>
          <w:sz w:val="28"/>
          <w:szCs w:val="28"/>
        </w:rPr>
        <w:t>耗电</w:t>
      </w:r>
      <w:r w:rsidR="00D766F8" w:rsidRPr="00D1759A">
        <w:rPr>
          <w:rFonts w:ascii="Times New Roman" w:hAnsi="Times New Roman" w:hint="eastAsia"/>
          <w:sz w:val="28"/>
          <w:szCs w:val="28"/>
        </w:rPr>
        <w:t>256500kW</w:t>
      </w:r>
      <w:r w:rsidR="00D766F8" w:rsidRPr="00D1759A">
        <w:rPr>
          <w:rFonts w:ascii="Times New Roman" w:hAnsi="Times New Roman" w:hint="eastAsia"/>
          <w:sz w:val="28"/>
          <w:szCs w:val="28"/>
        </w:rPr>
        <w:t>•</w:t>
      </w:r>
      <w:r w:rsidR="00D766F8" w:rsidRPr="00D1759A">
        <w:rPr>
          <w:rFonts w:ascii="Times New Roman" w:hAnsi="Times New Roman" w:hint="eastAsia"/>
          <w:sz w:val="28"/>
          <w:szCs w:val="28"/>
        </w:rPr>
        <w:t>h/a</w:t>
      </w:r>
      <w:r w:rsidR="00D766F8" w:rsidRPr="00D1759A">
        <w:rPr>
          <w:rFonts w:ascii="Times New Roman" w:hAnsi="Times New Roman" w:hint="eastAsia"/>
          <w:sz w:val="28"/>
          <w:szCs w:val="28"/>
        </w:rPr>
        <w:t>，</w:t>
      </w:r>
      <w:r w:rsidR="00D1759A" w:rsidRPr="00D1759A">
        <w:rPr>
          <w:rFonts w:ascii="Times New Roman" w:hAnsi="Times New Roman" w:hint="eastAsia"/>
          <w:sz w:val="28"/>
          <w:szCs w:val="28"/>
        </w:rPr>
        <w:t>折合标煤</w:t>
      </w:r>
      <w:r w:rsidR="00D1759A" w:rsidRPr="00D1759A">
        <w:rPr>
          <w:rFonts w:ascii="Times New Roman" w:hAnsi="Times New Roman" w:hint="eastAsia"/>
          <w:sz w:val="28"/>
          <w:szCs w:val="28"/>
        </w:rPr>
        <w:t>31.52t</w:t>
      </w:r>
      <w:r w:rsidR="00D1759A" w:rsidRPr="00D1759A">
        <w:rPr>
          <w:rFonts w:ascii="Times New Roman" w:hAnsi="Times New Roman" w:hint="eastAsia"/>
          <w:sz w:val="28"/>
          <w:szCs w:val="28"/>
        </w:rPr>
        <w:t>，无</w:t>
      </w:r>
      <w:r w:rsidR="00D766F8" w:rsidRPr="00D1759A">
        <w:rPr>
          <w:rFonts w:ascii="Times New Roman" w:hAnsi="Times New Roman" w:hint="eastAsia"/>
          <w:sz w:val="28"/>
          <w:szCs w:val="28"/>
        </w:rPr>
        <w:t>原辅料</w:t>
      </w:r>
      <w:r w:rsidR="00D1759A" w:rsidRPr="00D1759A">
        <w:rPr>
          <w:rFonts w:ascii="Times New Roman" w:hAnsi="Times New Roman" w:hint="eastAsia"/>
          <w:sz w:val="28"/>
          <w:szCs w:val="28"/>
        </w:rPr>
        <w:t>消耗</w:t>
      </w:r>
      <w:r w:rsidR="00D766F8" w:rsidRPr="00D1759A">
        <w:rPr>
          <w:rFonts w:ascii="Times New Roman" w:hAnsi="Times New Roman" w:hint="eastAsia"/>
          <w:sz w:val="28"/>
          <w:szCs w:val="28"/>
        </w:rPr>
        <w:t>，喷粉塔和混粉机有含粉尘废气排放，产生环境影响风险较大。</w:t>
      </w:r>
    </w:p>
    <w:p w:rsidR="00D766F8" w:rsidRPr="00D1759A" w:rsidRDefault="00D1759A">
      <w:pPr>
        <w:spacing w:line="520" w:lineRule="exact"/>
        <w:ind w:firstLine="578"/>
        <w:rPr>
          <w:rFonts w:ascii="Times New Roman" w:hAnsi="Times New Roman"/>
          <w:sz w:val="28"/>
          <w:szCs w:val="28"/>
        </w:rPr>
      </w:pPr>
      <w:r>
        <w:rPr>
          <w:rFonts w:ascii="Times New Roman" w:hAnsi="Times New Roman" w:hint="eastAsia"/>
          <w:sz w:val="28"/>
          <w:szCs w:val="28"/>
          <w:u w:val="thick"/>
        </w:rPr>
        <w:lastRenderedPageBreak/>
        <w:t>燃煤供能设备</w:t>
      </w:r>
      <w:r w:rsidR="00D766F8" w:rsidRPr="00D1759A">
        <w:rPr>
          <w:rFonts w:ascii="Times New Roman" w:hAnsi="Times New Roman" w:hint="eastAsia"/>
          <w:sz w:val="28"/>
          <w:szCs w:val="28"/>
        </w:rPr>
        <w:t>：</w:t>
      </w:r>
      <w:r>
        <w:rPr>
          <w:rFonts w:ascii="Times New Roman" w:hAnsi="Times New Roman" w:hint="eastAsia"/>
          <w:sz w:val="28"/>
          <w:szCs w:val="28"/>
        </w:rPr>
        <w:t>企业燃煤供能</w:t>
      </w:r>
      <w:r w:rsidR="00D766F8" w:rsidRPr="00D1759A">
        <w:rPr>
          <w:rFonts w:ascii="Times New Roman" w:hAnsi="Times New Roman" w:hint="eastAsia"/>
          <w:sz w:val="28"/>
          <w:szCs w:val="28"/>
        </w:rPr>
        <w:t>设备主要为两台燃煤热风炉和一台燃煤蒸汽锅炉，其中一台燃煤热风炉位于西侧干燥车间，一台燃煤热风炉和燃煤蒸汽锅炉位于锅炉房，</w:t>
      </w:r>
      <w:r w:rsidR="00D766F8" w:rsidRPr="00D1759A">
        <w:rPr>
          <w:rFonts w:ascii="Times New Roman" w:hAnsi="Times New Roman" w:hint="eastAsia"/>
          <w:sz w:val="28"/>
          <w:szCs w:val="28"/>
        </w:rPr>
        <w:t>2</w:t>
      </w:r>
      <w:r w:rsidR="00D766F8" w:rsidRPr="00D1759A">
        <w:rPr>
          <w:rFonts w:ascii="Times New Roman" w:hAnsi="Times New Roman" w:hint="eastAsia"/>
          <w:sz w:val="28"/>
          <w:szCs w:val="28"/>
        </w:rPr>
        <w:t>台燃煤热风炉分别供能给两个干燥车间，一台燃煤蒸汽锅炉供能给合成车间</w:t>
      </w:r>
      <w:r>
        <w:rPr>
          <w:rFonts w:ascii="Times New Roman" w:hAnsi="Times New Roman" w:hint="eastAsia"/>
          <w:sz w:val="28"/>
          <w:szCs w:val="28"/>
        </w:rPr>
        <w:t>，</w:t>
      </w:r>
      <w:r w:rsidR="00D766F8" w:rsidRPr="00D1759A">
        <w:rPr>
          <w:rFonts w:ascii="Times New Roman" w:hAnsi="Times New Roman" w:hint="eastAsia"/>
          <w:sz w:val="28"/>
          <w:szCs w:val="28"/>
        </w:rPr>
        <w:t>共使用煤炭</w:t>
      </w:r>
      <w:r w:rsidR="00D766F8" w:rsidRPr="00D1759A">
        <w:rPr>
          <w:rFonts w:ascii="Times New Roman" w:hAnsi="Times New Roman" w:hint="eastAsia"/>
          <w:sz w:val="28"/>
          <w:szCs w:val="28"/>
        </w:rPr>
        <w:t>1413t/a</w:t>
      </w:r>
      <w:r w:rsidR="00D766F8" w:rsidRPr="00D1759A">
        <w:rPr>
          <w:rFonts w:ascii="Times New Roman" w:hAnsi="Times New Roman" w:hint="eastAsia"/>
          <w:sz w:val="28"/>
          <w:szCs w:val="28"/>
        </w:rPr>
        <w:t>，折合标煤</w:t>
      </w:r>
      <w:r w:rsidRPr="00D1759A">
        <w:rPr>
          <w:rFonts w:ascii="Times New Roman" w:hAnsi="Times New Roman" w:hint="eastAsia"/>
          <w:sz w:val="28"/>
          <w:szCs w:val="28"/>
        </w:rPr>
        <w:t>1009.3t</w:t>
      </w:r>
      <w:r>
        <w:rPr>
          <w:rFonts w:ascii="Times New Roman" w:hAnsi="Times New Roman" w:hint="eastAsia"/>
          <w:sz w:val="28"/>
          <w:szCs w:val="28"/>
        </w:rPr>
        <w:t>，燃煤锅炉产生燃煤废气。</w:t>
      </w:r>
    </w:p>
    <w:p w:rsidR="00822604" w:rsidRPr="00D1759A" w:rsidRDefault="002C3AB5" w:rsidP="000F1D54">
      <w:pPr>
        <w:spacing w:line="520" w:lineRule="exact"/>
        <w:ind w:firstLineChars="200" w:firstLine="560"/>
        <w:rPr>
          <w:rFonts w:ascii="Times New Roman" w:hAnsi="Times New Roman"/>
          <w:sz w:val="28"/>
          <w:szCs w:val="28"/>
        </w:rPr>
      </w:pPr>
      <w:r w:rsidRPr="00D1759A">
        <w:rPr>
          <w:rFonts w:ascii="Times New Roman" w:hAnsi="Times New Roman"/>
          <w:sz w:val="28"/>
          <w:szCs w:val="28"/>
        </w:rPr>
        <w:t>结合企业以上分析，备选重点车间具体情况见表</w:t>
      </w:r>
      <w:r w:rsidRPr="00D1759A">
        <w:rPr>
          <w:rFonts w:ascii="Times New Roman" w:hAnsi="Times New Roman"/>
          <w:sz w:val="28"/>
          <w:szCs w:val="28"/>
        </w:rPr>
        <w:t>3.8-2</w:t>
      </w:r>
      <w:r w:rsidRPr="00D1759A">
        <w:rPr>
          <w:rFonts w:ascii="Times New Roman" w:hAnsi="Times New Roman"/>
          <w:sz w:val="28"/>
          <w:szCs w:val="28"/>
        </w:rPr>
        <w:t>。</w:t>
      </w:r>
    </w:p>
    <w:p w:rsidR="00474C42" w:rsidRPr="000B60BF" w:rsidRDefault="002C3AB5" w:rsidP="00D82750">
      <w:pPr>
        <w:spacing w:line="520" w:lineRule="exact"/>
        <w:ind w:firstLineChars="250" w:firstLine="602"/>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3.8-2</w:t>
      </w:r>
      <w:r w:rsidR="00145ED2" w:rsidRPr="000B60BF">
        <w:rPr>
          <w:rFonts w:ascii="Times New Roman" w:hAnsi="Times New Roman"/>
          <w:b/>
          <w:sz w:val="24"/>
          <w:szCs w:val="24"/>
        </w:rPr>
        <w:t xml:space="preserve"> </w:t>
      </w:r>
      <w:r w:rsidRPr="000B60BF">
        <w:rPr>
          <w:rFonts w:ascii="Times New Roman" w:hAnsi="Times New Roman"/>
          <w:b/>
          <w:sz w:val="24"/>
          <w:szCs w:val="24"/>
        </w:rPr>
        <w:t>权重总和计分排序法确定审核重点表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ayout w:type="fixed"/>
        <w:tblLook w:val="04A0"/>
      </w:tblPr>
      <w:tblGrid>
        <w:gridCol w:w="2114"/>
        <w:gridCol w:w="1204"/>
        <w:gridCol w:w="1092"/>
        <w:gridCol w:w="921"/>
        <w:gridCol w:w="1006"/>
        <w:gridCol w:w="1006"/>
        <w:gridCol w:w="919"/>
        <w:gridCol w:w="1094"/>
      </w:tblGrid>
      <w:tr w:rsidR="00575E8B" w:rsidRPr="000B60BF" w:rsidTr="00421D8A">
        <w:trPr>
          <w:trHeight w:hRule="exact" w:val="340"/>
          <w:jc w:val="center"/>
        </w:trPr>
        <w:tc>
          <w:tcPr>
            <w:tcW w:w="2114" w:type="dxa"/>
            <w:vMerge w:val="restart"/>
            <w:vAlign w:val="center"/>
          </w:tcPr>
          <w:p w:rsidR="00575E8B" w:rsidRPr="000B60BF" w:rsidRDefault="00575E8B">
            <w:pPr>
              <w:jc w:val="center"/>
              <w:rPr>
                <w:rFonts w:ascii="Times New Roman" w:hAnsi="Times New Roman"/>
                <w:szCs w:val="21"/>
              </w:rPr>
            </w:pPr>
            <w:r w:rsidRPr="000B60BF">
              <w:rPr>
                <w:rFonts w:ascii="Times New Roman" w:hAnsi="Times New Roman"/>
                <w:szCs w:val="21"/>
              </w:rPr>
              <w:t>因素</w:t>
            </w:r>
          </w:p>
        </w:tc>
        <w:tc>
          <w:tcPr>
            <w:tcW w:w="1204" w:type="dxa"/>
            <w:vMerge w:val="restart"/>
            <w:vAlign w:val="center"/>
          </w:tcPr>
          <w:p w:rsidR="00575E8B" w:rsidRPr="000B60BF" w:rsidRDefault="00575E8B">
            <w:pPr>
              <w:jc w:val="center"/>
              <w:rPr>
                <w:rFonts w:ascii="Times New Roman" w:hAnsi="Times New Roman"/>
                <w:szCs w:val="21"/>
              </w:rPr>
            </w:pPr>
            <w:r w:rsidRPr="000B60BF">
              <w:rPr>
                <w:rFonts w:ascii="Times New Roman" w:hAnsi="Times New Roman"/>
                <w:szCs w:val="21"/>
              </w:rPr>
              <w:t>权重</w:t>
            </w:r>
            <w:r w:rsidRPr="000B60BF">
              <w:rPr>
                <w:rFonts w:ascii="Times New Roman" w:hAnsi="Times New Roman"/>
                <w:szCs w:val="21"/>
              </w:rPr>
              <w:t>W(1-10)</w:t>
            </w:r>
          </w:p>
        </w:tc>
        <w:tc>
          <w:tcPr>
            <w:tcW w:w="6038" w:type="dxa"/>
            <w:gridSpan w:val="6"/>
          </w:tcPr>
          <w:p w:rsidR="00575E8B" w:rsidRPr="000B60BF" w:rsidRDefault="00575E8B">
            <w:pPr>
              <w:jc w:val="center"/>
              <w:rPr>
                <w:rFonts w:ascii="Times New Roman" w:hAnsi="Times New Roman"/>
                <w:szCs w:val="21"/>
              </w:rPr>
            </w:pPr>
            <w:r w:rsidRPr="000B60BF">
              <w:rPr>
                <w:rFonts w:ascii="Times New Roman" w:hAnsi="Times New Roman"/>
                <w:szCs w:val="21"/>
              </w:rPr>
              <w:t>备选审核重点</w:t>
            </w:r>
          </w:p>
        </w:tc>
      </w:tr>
      <w:tr w:rsidR="00D1759A" w:rsidRPr="000B60BF" w:rsidTr="00D1759A">
        <w:trPr>
          <w:trHeight w:hRule="exact" w:val="340"/>
          <w:jc w:val="center"/>
        </w:trPr>
        <w:tc>
          <w:tcPr>
            <w:tcW w:w="2114" w:type="dxa"/>
            <w:vMerge/>
            <w:vAlign w:val="center"/>
          </w:tcPr>
          <w:p w:rsidR="00D1759A" w:rsidRPr="000B60BF" w:rsidRDefault="00D1759A">
            <w:pPr>
              <w:jc w:val="center"/>
              <w:rPr>
                <w:rFonts w:ascii="Times New Roman" w:hAnsi="Times New Roman"/>
                <w:szCs w:val="21"/>
              </w:rPr>
            </w:pPr>
          </w:p>
        </w:tc>
        <w:tc>
          <w:tcPr>
            <w:tcW w:w="1204" w:type="dxa"/>
            <w:vMerge/>
            <w:vAlign w:val="center"/>
          </w:tcPr>
          <w:p w:rsidR="00D1759A" w:rsidRPr="000B60BF" w:rsidRDefault="00D1759A">
            <w:pPr>
              <w:jc w:val="center"/>
              <w:rPr>
                <w:rFonts w:ascii="Times New Roman" w:hAnsi="Times New Roman"/>
                <w:szCs w:val="21"/>
              </w:rPr>
            </w:pPr>
          </w:p>
        </w:tc>
        <w:tc>
          <w:tcPr>
            <w:tcW w:w="2013" w:type="dxa"/>
            <w:gridSpan w:val="2"/>
            <w:vAlign w:val="center"/>
          </w:tcPr>
          <w:p w:rsidR="00D1759A" w:rsidRPr="000B60BF" w:rsidRDefault="00D1759A">
            <w:pPr>
              <w:jc w:val="center"/>
              <w:rPr>
                <w:rFonts w:ascii="Times New Roman" w:hAnsi="Times New Roman"/>
                <w:szCs w:val="21"/>
              </w:rPr>
            </w:pPr>
            <w:r>
              <w:rPr>
                <w:rFonts w:ascii="Times New Roman" w:hAnsi="Times New Roman" w:hint="eastAsia"/>
                <w:szCs w:val="21"/>
              </w:rPr>
              <w:t>合成车间</w:t>
            </w:r>
          </w:p>
        </w:tc>
        <w:tc>
          <w:tcPr>
            <w:tcW w:w="2012" w:type="dxa"/>
            <w:gridSpan w:val="2"/>
          </w:tcPr>
          <w:p w:rsidR="00D1759A" w:rsidRPr="00C90BBB" w:rsidRDefault="00D1759A">
            <w:pPr>
              <w:jc w:val="center"/>
              <w:rPr>
                <w:rFonts w:ascii="Times New Roman" w:hAnsi="Times New Roman"/>
                <w:szCs w:val="21"/>
              </w:rPr>
            </w:pPr>
            <w:r w:rsidRPr="00C90BBB">
              <w:rPr>
                <w:rFonts w:ascii="Times New Roman" w:hAnsi="Times New Roman" w:hint="eastAsia"/>
                <w:szCs w:val="21"/>
              </w:rPr>
              <w:t>干燥车间</w:t>
            </w:r>
          </w:p>
        </w:tc>
        <w:tc>
          <w:tcPr>
            <w:tcW w:w="2013" w:type="dxa"/>
            <w:gridSpan w:val="2"/>
            <w:vAlign w:val="center"/>
          </w:tcPr>
          <w:p w:rsidR="00D1759A" w:rsidRPr="000B60BF" w:rsidRDefault="00D1759A">
            <w:pPr>
              <w:jc w:val="center"/>
              <w:rPr>
                <w:rFonts w:ascii="Times New Roman" w:hAnsi="Times New Roman"/>
                <w:szCs w:val="21"/>
              </w:rPr>
            </w:pPr>
            <w:r>
              <w:rPr>
                <w:rFonts w:ascii="Times New Roman" w:hAnsi="Times New Roman" w:hint="eastAsia"/>
                <w:szCs w:val="21"/>
              </w:rPr>
              <w:t>燃煤供能设备</w:t>
            </w:r>
          </w:p>
        </w:tc>
      </w:tr>
      <w:tr w:rsidR="00D1759A" w:rsidRPr="000B60BF" w:rsidTr="00D1759A">
        <w:trPr>
          <w:trHeight w:hRule="exact" w:val="340"/>
          <w:jc w:val="center"/>
        </w:trPr>
        <w:tc>
          <w:tcPr>
            <w:tcW w:w="2114" w:type="dxa"/>
            <w:vMerge/>
            <w:vAlign w:val="center"/>
          </w:tcPr>
          <w:p w:rsidR="00D1759A" w:rsidRPr="000B60BF" w:rsidRDefault="00D1759A">
            <w:pPr>
              <w:jc w:val="center"/>
              <w:rPr>
                <w:rFonts w:ascii="Times New Roman" w:hAnsi="Times New Roman"/>
                <w:szCs w:val="21"/>
              </w:rPr>
            </w:pPr>
          </w:p>
        </w:tc>
        <w:tc>
          <w:tcPr>
            <w:tcW w:w="1204" w:type="dxa"/>
            <w:vMerge/>
            <w:vAlign w:val="center"/>
          </w:tcPr>
          <w:p w:rsidR="00D1759A" w:rsidRPr="000B60BF" w:rsidRDefault="00D1759A">
            <w:pPr>
              <w:jc w:val="center"/>
              <w:rPr>
                <w:rFonts w:ascii="Times New Roman" w:hAnsi="Times New Roman"/>
                <w:szCs w:val="21"/>
              </w:rPr>
            </w:pPr>
          </w:p>
        </w:tc>
        <w:tc>
          <w:tcPr>
            <w:tcW w:w="1092"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R</w:t>
            </w:r>
          </w:p>
        </w:tc>
        <w:tc>
          <w:tcPr>
            <w:tcW w:w="921"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RW</w:t>
            </w:r>
          </w:p>
        </w:tc>
        <w:tc>
          <w:tcPr>
            <w:tcW w:w="1006" w:type="dxa"/>
            <w:vAlign w:val="center"/>
          </w:tcPr>
          <w:p w:rsidR="00D1759A" w:rsidRPr="000B60BF" w:rsidRDefault="00D1759A" w:rsidP="00217DB9">
            <w:pPr>
              <w:jc w:val="center"/>
              <w:rPr>
                <w:rFonts w:ascii="Times New Roman" w:hAnsi="Times New Roman"/>
                <w:szCs w:val="21"/>
              </w:rPr>
            </w:pPr>
            <w:r w:rsidRPr="000B60BF">
              <w:rPr>
                <w:rFonts w:ascii="Times New Roman" w:hAnsi="Times New Roman"/>
                <w:szCs w:val="21"/>
              </w:rPr>
              <w:t>R</w:t>
            </w:r>
          </w:p>
        </w:tc>
        <w:tc>
          <w:tcPr>
            <w:tcW w:w="1006" w:type="dxa"/>
            <w:vAlign w:val="center"/>
          </w:tcPr>
          <w:p w:rsidR="00D1759A" w:rsidRPr="000B60BF" w:rsidRDefault="00D1759A" w:rsidP="00217DB9">
            <w:pPr>
              <w:jc w:val="center"/>
              <w:rPr>
                <w:rFonts w:ascii="Times New Roman" w:hAnsi="Times New Roman"/>
                <w:szCs w:val="21"/>
              </w:rPr>
            </w:pPr>
            <w:r w:rsidRPr="000B60BF">
              <w:rPr>
                <w:rFonts w:ascii="Times New Roman" w:hAnsi="Times New Roman"/>
                <w:szCs w:val="21"/>
              </w:rPr>
              <w:t>RW</w:t>
            </w:r>
          </w:p>
        </w:tc>
        <w:tc>
          <w:tcPr>
            <w:tcW w:w="919" w:type="dxa"/>
            <w:vAlign w:val="center"/>
          </w:tcPr>
          <w:p w:rsidR="00D1759A" w:rsidRPr="000B60BF" w:rsidRDefault="00D1759A" w:rsidP="00217DB9">
            <w:pPr>
              <w:jc w:val="center"/>
              <w:rPr>
                <w:rFonts w:ascii="Times New Roman" w:hAnsi="Times New Roman"/>
                <w:szCs w:val="21"/>
              </w:rPr>
            </w:pPr>
            <w:r w:rsidRPr="000B60BF">
              <w:rPr>
                <w:rFonts w:ascii="Times New Roman" w:hAnsi="Times New Roman"/>
                <w:szCs w:val="21"/>
              </w:rPr>
              <w:t>R</w:t>
            </w:r>
          </w:p>
        </w:tc>
        <w:tc>
          <w:tcPr>
            <w:tcW w:w="1094" w:type="dxa"/>
            <w:vAlign w:val="center"/>
          </w:tcPr>
          <w:p w:rsidR="00D1759A" w:rsidRPr="000B60BF" w:rsidRDefault="00D1759A" w:rsidP="00217DB9">
            <w:pPr>
              <w:jc w:val="center"/>
              <w:rPr>
                <w:rFonts w:ascii="Times New Roman" w:hAnsi="Times New Roman"/>
                <w:szCs w:val="21"/>
              </w:rPr>
            </w:pPr>
            <w:r w:rsidRPr="000B60BF">
              <w:rPr>
                <w:rFonts w:ascii="Times New Roman" w:hAnsi="Times New Roman"/>
                <w:szCs w:val="21"/>
              </w:rPr>
              <w:t>RW</w:t>
            </w:r>
          </w:p>
        </w:tc>
      </w:tr>
      <w:tr w:rsidR="00D1759A" w:rsidRPr="000B60BF" w:rsidTr="00D1759A">
        <w:trPr>
          <w:trHeight w:hRule="exact" w:val="340"/>
          <w:jc w:val="center"/>
        </w:trPr>
        <w:tc>
          <w:tcPr>
            <w:tcW w:w="211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废弃物量</w:t>
            </w:r>
          </w:p>
        </w:tc>
        <w:tc>
          <w:tcPr>
            <w:tcW w:w="120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10</w:t>
            </w:r>
          </w:p>
        </w:tc>
        <w:tc>
          <w:tcPr>
            <w:tcW w:w="1092"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4</w:t>
            </w:r>
          </w:p>
        </w:tc>
        <w:tc>
          <w:tcPr>
            <w:tcW w:w="921"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20</w:t>
            </w:r>
          </w:p>
        </w:tc>
        <w:tc>
          <w:tcPr>
            <w:tcW w:w="1006" w:type="dxa"/>
            <w:vAlign w:val="center"/>
          </w:tcPr>
          <w:p w:rsidR="00D1759A" w:rsidRPr="00ED0D7B" w:rsidRDefault="00D1759A" w:rsidP="00217DB9">
            <w:pPr>
              <w:jc w:val="center"/>
              <w:rPr>
                <w:rFonts w:ascii="Times New Roman" w:hAnsi="Times New Roman"/>
                <w:szCs w:val="21"/>
              </w:rPr>
            </w:pPr>
            <w:r>
              <w:rPr>
                <w:rFonts w:ascii="Times New Roman" w:hAnsi="Times New Roman" w:hint="eastAsia"/>
                <w:szCs w:val="21"/>
              </w:rPr>
              <w:t>9</w:t>
            </w:r>
          </w:p>
        </w:tc>
        <w:tc>
          <w:tcPr>
            <w:tcW w:w="1006" w:type="dxa"/>
            <w:vAlign w:val="center"/>
          </w:tcPr>
          <w:p w:rsidR="00D1759A" w:rsidRPr="00ED0D7B" w:rsidRDefault="00D1759A" w:rsidP="00217DB9">
            <w:pPr>
              <w:jc w:val="center"/>
              <w:rPr>
                <w:rFonts w:ascii="Times New Roman" w:hAnsi="Times New Roman"/>
                <w:szCs w:val="21"/>
              </w:rPr>
            </w:pPr>
            <w:r>
              <w:rPr>
                <w:rFonts w:ascii="Times New Roman" w:hAnsi="Times New Roman" w:hint="eastAsia"/>
                <w:szCs w:val="21"/>
              </w:rPr>
              <w:t>9</w:t>
            </w:r>
            <w:r w:rsidRPr="00ED0D7B">
              <w:rPr>
                <w:rFonts w:ascii="Times New Roman" w:hAnsi="Times New Roman"/>
                <w:szCs w:val="21"/>
              </w:rPr>
              <w:t>0</w:t>
            </w:r>
          </w:p>
        </w:tc>
        <w:tc>
          <w:tcPr>
            <w:tcW w:w="919"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9</w:t>
            </w:r>
          </w:p>
        </w:tc>
        <w:tc>
          <w:tcPr>
            <w:tcW w:w="1094"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90</w:t>
            </w:r>
          </w:p>
        </w:tc>
      </w:tr>
      <w:tr w:rsidR="00D1759A" w:rsidRPr="000B60BF" w:rsidTr="00D1759A">
        <w:trPr>
          <w:trHeight w:hRule="exact" w:val="340"/>
          <w:jc w:val="center"/>
        </w:trPr>
        <w:tc>
          <w:tcPr>
            <w:tcW w:w="211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主要消耗</w:t>
            </w:r>
          </w:p>
        </w:tc>
        <w:tc>
          <w:tcPr>
            <w:tcW w:w="120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9</w:t>
            </w:r>
          </w:p>
        </w:tc>
        <w:tc>
          <w:tcPr>
            <w:tcW w:w="1092"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9</w:t>
            </w:r>
          </w:p>
        </w:tc>
        <w:tc>
          <w:tcPr>
            <w:tcW w:w="921"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81</w:t>
            </w:r>
          </w:p>
        </w:tc>
        <w:tc>
          <w:tcPr>
            <w:tcW w:w="1006" w:type="dxa"/>
            <w:vAlign w:val="center"/>
          </w:tcPr>
          <w:p w:rsidR="00D1759A" w:rsidRPr="00ED0D7B" w:rsidRDefault="00D1759A" w:rsidP="00217DB9">
            <w:pPr>
              <w:jc w:val="center"/>
              <w:rPr>
                <w:rFonts w:ascii="Times New Roman" w:hAnsi="Times New Roman"/>
                <w:szCs w:val="21"/>
              </w:rPr>
            </w:pPr>
            <w:r w:rsidRPr="00ED0D7B">
              <w:rPr>
                <w:rFonts w:ascii="Times New Roman" w:hAnsi="Times New Roman" w:hint="eastAsia"/>
                <w:szCs w:val="21"/>
              </w:rPr>
              <w:t>5</w:t>
            </w:r>
          </w:p>
        </w:tc>
        <w:tc>
          <w:tcPr>
            <w:tcW w:w="1006" w:type="dxa"/>
            <w:vAlign w:val="center"/>
          </w:tcPr>
          <w:p w:rsidR="00D1759A" w:rsidRPr="00ED0D7B" w:rsidRDefault="00D1759A" w:rsidP="00217DB9">
            <w:pPr>
              <w:jc w:val="center"/>
              <w:rPr>
                <w:rFonts w:ascii="Times New Roman" w:hAnsi="Times New Roman"/>
                <w:szCs w:val="21"/>
              </w:rPr>
            </w:pPr>
            <w:r w:rsidRPr="00ED0D7B">
              <w:rPr>
                <w:rFonts w:ascii="Times New Roman" w:hAnsi="Times New Roman" w:hint="eastAsia"/>
                <w:szCs w:val="21"/>
              </w:rPr>
              <w:t>45</w:t>
            </w:r>
          </w:p>
        </w:tc>
        <w:tc>
          <w:tcPr>
            <w:tcW w:w="919"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9</w:t>
            </w:r>
          </w:p>
        </w:tc>
        <w:tc>
          <w:tcPr>
            <w:tcW w:w="1094"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81</w:t>
            </w:r>
          </w:p>
        </w:tc>
      </w:tr>
      <w:tr w:rsidR="00D1759A" w:rsidRPr="000B60BF" w:rsidTr="00D1759A">
        <w:trPr>
          <w:trHeight w:hRule="exact" w:val="340"/>
          <w:jc w:val="center"/>
        </w:trPr>
        <w:tc>
          <w:tcPr>
            <w:tcW w:w="211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环保费用</w:t>
            </w:r>
          </w:p>
        </w:tc>
        <w:tc>
          <w:tcPr>
            <w:tcW w:w="120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8</w:t>
            </w:r>
          </w:p>
        </w:tc>
        <w:tc>
          <w:tcPr>
            <w:tcW w:w="1092"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2</w:t>
            </w:r>
          </w:p>
        </w:tc>
        <w:tc>
          <w:tcPr>
            <w:tcW w:w="921"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16</w:t>
            </w:r>
          </w:p>
        </w:tc>
        <w:tc>
          <w:tcPr>
            <w:tcW w:w="1006" w:type="dxa"/>
            <w:vAlign w:val="center"/>
          </w:tcPr>
          <w:p w:rsidR="00D1759A" w:rsidRPr="00ED0D7B" w:rsidRDefault="00D1759A" w:rsidP="00217DB9">
            <w:pPr>
              <w:jc w:val="center"/>
              <w:rPr>
                <w:rFonts w:ascii="Times New Roman" w:hAnsi="Times New Roman"/>
                <w:szCs w:val="21"/>
              </w:rPr>
            </w:pPr>
            <w:r>
              <w:rPr>
                <w:rFonts w:ascii="Times New Roman" w:hAnsi="Times New Roman" w:hint="eastAsia"/>
                <w:szCs w:val="21"/>
              </w:rPr>
              <w:t>9</w:t>
            </w:r>
          </w:p>
        </w:tc>
        <w:tc>
          <w:tcPr>
            <w:tcW w:w="1006" w:type="dxa"/>
            <w:vAlign w:val="center"/>
          </w:tcPr>
          <w:p w:rsidR="00D1759A" w:rsidRPr="00ED0D7B" w:rsidRDefault="00D1759A" w:rsidP="00217DB9">
            <w:pPr>
              <w:jc w:val="center"/>
              <w:rPr>
                <w:rFonts w:ascii="Times New Roman" w:hAnsi="Times New Roman"/>
                <w:szCs w:val="21"/>
              </w:rPr>
            </w:pPr>
            <w:r>
              <w:rPr>
                <w:rFonts w:ascii="Times New Roman" w:hAnsi="Times New Roman" w:hint="eastAsia"/>
                <w:szCs w:val="21"/>
              </w:rPr>
              <w:t>72</w:t>
            </w:r>
          </w:p>
        </w:tc>
        <w:tc>
          <w:tcPr>
            <w:tcW w:w="919"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8</w:t>
            </w:r>
          </w:p>
        </w:tc>
        <w:tc>
          <w:tcPr>
            <w:tcW w:w="1094"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64</w:t>
            </w:r>
          </w:p>
        </w:tc>
      </w:tr>
      <w:tr w:rsidR="00D1759A" w:rsidRPr="000B60BF" w:rsidTr="00D1759A">
        <w:trPr>
          <w:trHeight w:hRule="exact" w:val="340"/>
          <w:jc w:val="center"/>
        </w:trPr>
        <w:tc>
          <w:tcPr>
            <w:tcW w:w="211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CP</w:t>
            </w:r>
            <w:r w:rsidRPr="000B60BF">
              <w:rPr>
                <w:rFonts w:ascii="Times New Roman" w:hAnsi="Times New Roman"/>
                <w:szCs w:val="21"/>
              </w:rPr>
              <w:t>潜力</w:t>
            </w:r>
          </w:p>
        </w:tc>
        <w:tc>
          <w:tcPr>
            <w:tcW w:w="120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6</w:t>
            </w:r>
          </w:p>
        </w:tc>
        <w:tc>
          <w:tcPr>
            <w:tcW w:w="1092" w:type="dxa"/>
            <w:vAlign w:val="center"/>
          </w:tcPr>
          <w:p w:rsidR="00D1759A" w:rsidRPr="00ED0D7B" w:rsidRDefault="00D1759A">
            <w:pPr>
              <w:jc w:val="center"/>
              <w:rPr>
                <w:rFonts w:ascii="Times New Roman" w:hAnsi="Times New Roman"/>
                <w:szCs w:val="21"/>
              </w:rPr>
            </w:pPr>
            <w:r w:rsidRPr="00ED0D7B">
              <w:rPr>
                <w:rFonts w:ascii="Times New Roman" w:hAnsi="Times New Roman" w:hint="eastAsia"/>
                <w:szCs w:val="21"/>
              </w:rPr>
              <w:t>8</w:t>
            </w:r>
          </w:p>
        </w:tc>
        <w:tc>
          <w:tcPr>
            <w:tcW w:w="921" w:type="dxa"/>
            <w:vAlign w:val="center"/>
          </w:tcPr>
          <w:p w:rsidR="00D1759A" w:rsidRPr="00ED0D7B" w:rsidRDefault="00D1759A">
            <w:pPr>
              <w:jc w:val="center"/>
              <w:rPr>
                <w:rFonts w:ascii="Times New Roman" w:hAnsi="Times New Roman"/>
                <w:szCs w:val="21"/>
              </w:rPr>
            </w:pPr>
            <w:r w:rsidRPr="00ED0D7B">
              <w:rPr>
                <w:rFonts w:ascii="Times New Roman" w:hAnsi="Times New Roman" w:hint="eastAsia"/>
                <w:szCs w:val="21"/>
              </w:rPr>
              <w:t>48</w:t>
            </w:r>
          </w:p>
        </w:tc>
        <w:tc>
          <w:tcPr>
            <w:tcW w:w="1006" w:type="dxa"/>
            <w:vAlign w:val="center"/>
          </w:tcPr>
          <w:p w:rsidR="00D1759A" w:rsidRPr="00ED0D7B" w:rsidRDefault="00D1759A" w:rsidP="00217DB9">
            <w:pPr>
              <w:jc w:val="center"/>
              <w:rPr>
                <w:rFonts w:ascii="Times New Roman" w:hAnsi="Times New Roman"/>
                <w:szCs w:val="21"/>
              </w:rPr>
            </w:pPr>
            <w:r>
              <w:rPr>
                <w:rFonts w:ascii="Times New Roman" w:hAnsi="Times New Roman" w:hint="eastAsia"/>
                <w:szCs w:val="21"/>
              </w:rPr>
              <w:t>7</w:t>
            </w:r>
          </w:p>
        </w:tc>
        <w:tc>
          <w:tcPr>
            <w:tcW w:w="1006" w:type="dxa"/>
            <w:vAlign w:val="center"/>
          </w:tcPr>
          <w:p w:rsidR="00D1759A" w:rsidRPr="00ED0D7B" w:rsidRDefault="00D1759A" w:rsidP="00217DB9">
            <w:pPr>
              <w:jc w:val="center"/>
              <w:rPr>
                <w:rFonts w:ascii="Times New Roman" w:hAnsi="Times New Roman"/>
                <w:szCs w:val="21"/>
              </w:rPr>
            </w:pPr>
            <w:r>
              <w:rPr>
                <w:rFonts w:ascii="Times New Roman" w:hAnsi="Times New Roman" w:hint="eastAsia"/>
                <w:szCs w:val="21"/>
              </w:rPr>
              <w:t>28</w:t>
            </w:r>
          </w:p>
        </w:tc>
        <w:tc>
          <w:tcPr>
            <w:tcW w:w="919"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10</w:t>
            </w:r>
          </w:p>
        </w:tc>
        <w:tc>
          <w:tcPr>
            <w:tcW w:w="1094"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60</w:t>
            </w:r>
          </w:p>
        </w:tc>
      </w:tr>
      <w:tr w:rsidR="00D1759A" w:rsidRPr="000B60BF" w:rsidTr="00D1759A">
        <w:trPr>
          <w:trHeight w:hRule="exact" w:val="340"/>
          <w:jc w:val="center"/>
        </w:trPr>
        <w:tc>
          <w:tcPr>
            <w:tcW w:w="211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发展前景</w:t>
            </w:r>
          </w:p>
        </w:tc>
        <w:tc>
          <w:tcPr>
            <w:tcW w:w="120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4</w:t>
            </w:r>
          </w:p>
        </w:tc>
        <w:tc>
          <w:tcPr>
            <w:tcW w:w="1092" w:type="dxa"/>
            <w:vAlign w:val="center"/>
          </w:tcPr>
          <w:p w:rsidR="00D1759A" w:rsidRPr="00ED0D7B" w:rsidRDefault="00D1759A">
            <w:pPr>
              <w:jc w:val="center"/>
              <w:rPr>
                <w:rFonts w:ascii="Times New Roman" w:hAnsi="Times New Roman"/>
                <w:szCs w:val="21"/>
              </w:rPr>
            </w:pPr>
            <w:r w:rsidRPr="00ED0D7B">
              <w:rPr>
                <w:rFonts w:ascii="Times New Roman" w:hAnsi="Times New Roman" w:hint="eastAsia"/>
                <w:szCs w:val="21"/>
              </w:rPr>
              <w:t>8</w:t>
            </w:r>
          </w:p>
        </w:tc>
        <w:tc>
          <w:tcPr>
            <w:tcW w:w="921" w:type="dxa"/>
            <w:vAlign w:val="center"/>
          </w:tcPr>
          <w:p w:rsidR="00D1759A" w:rsidRPr="00ED0D7B" w:rsidRDefault="00D1759A">
            <w:pPr>
              <w:jc w:val="center"/>
              <w:rPr>
                <w:rFonts w:ascii="Times New Roman" w:hAnsi="Times New Roman"/>
                <w:szCs w:val="21"/>
              </w:rPr>
            </w:pPr>
            <w:r w:rsidRPr="00ED0D7B">
              <w:rPr>
                <w:rFonts w:ascii="Times New Roman" w:hAnsi="Times New Roman" w:hint="eastAsia"/>
                <w:szCs w:val="21"/>
              </w:rPr>
              <w:t>32</w:t>
            </w:r>
          </w:p>
        </w:tc>
        <w:tc>
          <w:tcPr>
            <w:tcW w:w="1006" w:type="dxa"/>
            <w:vAlign w:val="center"/>
          </w:tcPr>
          <w:p w:rsidR="00D1759A" w:rsidRPr="00ED0D7B" w:rsidRDefault="00D1759A" w:rsidP="00217DB9">
            <w:pPr>
              <w:jc w:val="center"/>
              <w:rPr>
                <w:rFonts w:ascii="Times New Roman" w:hAnsi="Times New Roman"/>
                <w:szCs w:val="21"/>
              </w:rPr>
            </w:pPr>
            <w:r>
              <w:rPr>
                <w:rFonts w:ascii="Times New Roman" w:hAnsi="Times New Roman" w:hint="eastAsia"/>
                <w:szCs w:val="21"/>
              </w:rPr>
              <w:t>7</w:t>
            </w:r>
          </w:p>
        </w:tc>
        <w:tc>
          <w:tcPr>
            <w:tcW w:w="1006" w:type="dxa"/>
            <w:vAlign w:val="center"/>
          </w:tcPr>
          <w:p w:rsidR="00D1759A" w:rsidRPr="00ED0D7B" w:rsidRDefault="00D1759A" w:rsidP="00217DB9">
            <w:pPr>
              <w:jc w:val="center"/>
              <w:rPr>
                <w:rFonts w:ascii="Times New Roman" w:hAnsi="Times New Roman"/>
                <w:szCs w:val="21"/>
              </w:rPr>
            </w:pPr>
            <w:r w:rsidRPr="00ED0D7B">
              <w:rPr>
                <w:rFonts w:ascii="Times New Roman" w:hAnsi="Times New Roman" w:hint="eastAsia"/>
                <w:szCs w:val="21"/>
              </w:rPr>
              <w:t>24</w:t>
            </w:r>
          </w:p>
        </w:tc>
        <w:tc>
          <w:tcPr>
            <w:tcW w:w="919"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9</w:t>
            </w:r>
          </w:p>
        </w:tc>
        <w:tc>
          <w:tcPr>
            <w:tcW w:w="1094"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36</w:t>
            </w:r>
          </w:p>
        </w:tc>
      </w:tr>
      <w:tr w:rsidR="00D1759A" w:rsidRPr="000B60BF" w:rsidTr="00D1759A">
        <w:trPr>
          <w:trHeight w:hRule="exact" w:val="340"/>
          <w:jc w:val="center"/>
        </w:trPr>
        <w:tc>
          <w:tcPr>
            <w:tcW w:w="211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车间积极</w:t>
            </w:r>
          </w:p>
        </w:tc>
        <w:tc>
          <w:tcPr>
            <w:tcW w:w="1204" w:type="dxa"/>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2</w:t>
            </w:r>
          </w:p>
        </w:tc>
        <w:tc>
          <w:tcPr>
            <w:tcW w:w="1092" w:type="dxa"/>
            <w:vAlign w:val="center"/>
          </w:tcPr>
          <w:p w:rsidR="00D1759A" w:rsidRPr="00ED0D7B" w:rsidRDefault="00D1759A">
            <w:pPr>
              <w:jc w:val="center"/>
              <w:rPr>
                <w:rFonts w:ascii="Times New Roman" w:hAnsi="Times New Roman"/>
                <w:szCs w:val="21"/>
              </w:rPr>
            </w:pPr>
            <w:r w:rsidRPr="00ED0D7B">
              <w:rPr>
                <w:rFonts w:ascii="Times New Roman" w:hAnsi="Times New Roman" w:hint="eastAsia"/>
                <w:szCs w:val="21"/>
              </w:rPr>
              <w:t>8</w:t>
            </w:r>
          </w:p>
        </w:tc>
        <w:tc>
          <w:tcPr>
            <w:tcW w:w="921" w:type="dxa"/>
            <w:vAlign w:val="center"/>
          </w:tcPr>
          <w:p w:rsidR="00D1759A" w:rsidRPr="00ED0D7B" w:rsidRDefault="00D1759A">
            <w:pPr>
              <w:jc w:val="center"/>
              <w:rPr>
                <w:rFonts w:ascii="Times New Roman" w:hAnsi="Times New Roman"/>
                <w:szCs w:val="21"/>
              </w:rPr>
            </w:pPr>
            <w:r w:rsidRPr="00ED0D7B">
              <w:rPr>
                <w:rFonts w:ascii="Times New Roman" w:hAnsi="Times New Roman" w:hint="eastAsia"/>
                <w:szCs w:val="21"/>
              </w:rPr>
              <w:t>16</w:t>
            </w:r>
          </w:p>
        </w:tc>
        <w:tc>
          <w:tcPr>
            <w:tcW w:w="1006" w:type="dxa"/>
            <w:vAlign w:val="center"/>
          </w:tcPr>
          <w:p w:rsidR="00D1759A" w:rsidRPr="00ED0D7B" w:rsidRDefault="00D1759A" w:rsidP="00217DB9">
            <w:pPr>
              <w:jc w:val="center"/>
              <w:rPr>
                <w:rFonts w:ascii="Times New Roman" w:hAnsi="Times New Roman"/>
                <w:szCs w:val="21"/>
              </w:rPr>
            </w:pPr>
            <w:r w:rsidRPr="00ED0D7B">
              <w:rPr>
                <w:rFonts w:ascii="Times New Roman" w:hAnsi="Times New Roman" w:hint="eastAsia"/>
                <w:szCs w:val="21"/>
              </w:rPr>
              <w:t>7</w:t>
            </w:r>
          </w:p>
        </w:tc>
        <w:tc>
          <w:tcPr>
            <w:tcW w:w="1006" w:type="dxa"/>
            <w:vAlign w:val="center"/>
          </w:tcPr>
          <w:p w:rsidR="00D1759A" w:rsidRPr="00ED0D7B" w:rsidRDefault="00D1759A" w:rsidP="00217DB9">
            <w:pPr>
              <w:jc w:val="center"/>
              <w:rPr>
                <w:rFonts w:ascii="Times New Roman" w:hAnsi="Times New Roman"/>
                <w:szCs w:val="21"/>
              </w:rPr>
            </w:pPr>
            <w:r w:rsidRPr="00ED0D7B">
              <w:rPr>
                <w:rFonts w:ascii="Times New Roman" w:hAnsi="Times New Roman" w:hint="eastAsia"/>
                <w:szCs w:val="21"/>
              </w:rPr>
              <w:t>14</w:t>
            </w:r>
          </w:p>
        </w:tc>
        <w:tc>
          <w:tcPr>
            <w:tcW w:w="919"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5</w:t>
            </w:r>
          </w:p>
        </w:tc>
        <w:tc>
          <w:tcPr>
            <w:tcW w:w="1094" w:type="dxa"/>
            <w:vAlign w:val="center"/>
          </w:tcPr>
          <w:p w:rsidR="00D1759A" w:rsidRPr="00ED0D7B" w:rsidRDefault="00D1759A">
            <w:pPr>
              <w:jc w:val="center"/>
              <w:rPr>
                <w:rFonts w:ascii="Times New Roman" w:hAnsi="Times New Roman"/>
                <w:szCs w:val="21"/>
              </w:rPr>
            </w:pPr>
            <w:r>
              <w:rPr>
                <w:rFonts w:ascii="Times New Roman" w:hAnsi="Times New Roman" w:hint="eastAsia"/>
                <w:szCs w:val="21"/>
              </w:rPr>
              <w:t>10</w:t>
            </w:r>
          </w:p>
        </w:tc>
      </w:tr>
      <w:tr w:rsidR="00D1759A" w:rsidRPr="000B60BF" w:rsidTr="00217DB9">
        <w:trPr>
          <w:trHeight w:hRule="exact" w:val="340"/>
          <w:jc w:val="center"/>
        </w:trPr>
        <w:tc>
          <w:tcPr>
            <w:tcW w:w="3318" w:type="dxa"/>
            <w:gridSpan w:val="2"/>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总分（</w:t>
            </w:r>
            <w:r w:rsidRPr="000B60BF">
              <w:rPr>
                <w:rFonts w:ascii="Times New Roman" w:hAnsi="Times New Roman"/>
                <w:szCs w:val="21"/>
              </w:rPr>
              <w:t>ΣR×W</w:t>
            </w:r>
            <w:r w:rsidRPr="000B60BF">
              <w:rPr>
                <w:rFonts w:ascii="Times New Roman" w:hAnsi="Times New Roman"/>
                <w:szCs w:val="21"/>
              </w:rPr>
              <w:t>）</w:t>
            </w:r>
          </w:p>
        </w:tc>
        <w:tc>
          <w:tcPr>
            <w:tcW w:w="2013" w:type="dxa"/>
            <w:gridSpan w:val="2"/>
            <w:vAlign w:val="center"/>
          </w:tcPr>
          <w:p w:rsidR="00D1759A" w:rsidRPr="00ED0D7B" w:rsidRDefault="00D1759A" w:rsidP="00D1759A">
            <w:pPr>
              <w:jc w:val="center"/>
              <w:rPr>
                <w:rFonts w:ascii="Times New Roman" w:hAnsi="Times New Roman"/>
                <w:szCs w:val="21"/>
              </w:rPr>
            </w:pPr>
            <w:r w:rsidRPr="00ED0D7B">
              <w:rPr>
                <w:rFonts w:ascii="Times New Roman" w:hAnsi="Times New Roman" w:hint="eastAsia"/>
                <w:szCs w:val="21"/>
              </w:rPr>
              <w:t>2</w:t>
            </w:r>
            <w:r>
              <w:rPr>
                <w:rFonts w:ascii="Times New Roman" w:hAnsi="Times New Roman" w:hint="eastAsia"/>
                <w:szCs w:val="21"/>
              </w:rPr>
              <w:t>33</w:t>
            </w:r>
          </w:p>
        </w:tc>
        <w:tc>
          <w:tcPr>
            <w:tcW w:w="2012" w:type="dxa"/>
            <w:gridSpan w:val="2"/>
            <w:vAlign w:val="center"/>
          </w:tcPr>
          <w:p w:rsidR="00D1759A" w:rsidRPr="00ED0D7B" w:rsidRDefault="00D1759A" w:rsidP="00D1759A">
            <w:pPr>
              <w:jc w:val="center"/>
              <w:rPr>
                <w:rFonts w:ascii="Times New Roman" w:hAnsi="Times New Roman"/>
                <w:szCs w:val="21"/>
              </w:rPr>
            </w:pPr>
            <w:r w:rsidRPr="00ED0D7B">
              <w:rPr>
                <w:rFonts w:ascii="Times New Roman" w:hAnsi="Times New Roman" w:hint="eastAsia"/>
                <w:szCs w:val="21"/>
              </w:rPr>
              <w:t>2</w:t>
            </w:r>
            <w:r>
              <w:rPr>
                <w:rFonts w:ascii="Times New Roman" w:hAnsi="Times New Roman" w:hint="eastAsia"/>
                <w:szCs w:val="21"/>
              </w:rPr>
              <w:t>91</w:t>
            </w:r>
          </w:p>
        </w:tc>
        <w:tc>
          <w:tcPr>
            <w:tcW w:w="2013" w:type="dxa"/>
            <w:gridSpan w:val="2"/>
            <w:vAlign w:val="center"/>
          </w:tcPr>
          <w:p w:rsidR="00D1759A" w:rsidRPr="00ED0D7B" w:rsidRDefault="00D1759A" w:rsidP="00913AD4">
            <w:pPr>
              <w:jc w:val="center"/>
              <w:rPr>
                <w:rFonts w:ascii="Times New Roman" w:hAnsi="Times New Roman"/>
                <w:szCs w:val="21"/>
              </w:rPr>
            </w:pPr>
            <w:r>
              <w:rPr>
                <w:rFonts w:ascii="Times New Roman" w:hAnsi="Times New Roman" w:hint="eastAsia"/>
                <w:szCs w:val="21"/>
              </w:rPr>
              <w:t>341</w:t>
            </w:r>
          </w:p>
        </w:tc>
      </w:tr>
      <w:tr w:rsidR="00D1759A" w:rsidRPr="000B60BF" w:rsidTr="00217DB9">
        <w:trPr>
          <w:trHeight w:hRule="exact" w:val="340"/>
          <w:jc w:val="center"/>
        </w:trPr>
        <w:tc>
          <w:tcPr>
            <w:tcW w:w="3318" w:type="dxa"/>
            <w:gridSpan w:val="2"/>
            <w:vAlign w:val="center"/>
          </w:tcPr>
          <w:p w:rsidR="00D1759A" w:rsidRPr="000B60BF" w:rsidRDefault="00D1759A">
            <w:pPr>
              <w:jc w:val="center"/>
              <w:rPr>
                <w:rFonts w:ascii="Times New Roman" w:hAnsi="Times New Roman"/>
                <w:szCs w:val="21"/>
              </w:rPr>
            </w:pPr>
            <w:r w:rsidRPr="000B60BF">
              <w:rPr>
                <w:rFonts w:ascii="Times New Roman" w:hAnsi="Times New Roman"/>
                <w:szCs w:val="21"/>
              </w:rPr>
              <w:t>排序</w:t>
            </w:r>
          </w:p>
        </w:tc>
        <w:tc>
          <w:tcPr>
            <w:tcW w:w="2013" w:type="dxa"/>
            <w:gridSpan w:val="2"/>
            <w:vAlign w:val="center"/>
          </w:tcPr>
          <w:p w:rsidR="00D1759A" w:rsidRPr="00ED0D7B" w:rsidRDefault="00D1759A">
            <w:pPr>
              <w:jc w:val="center"/>
              <w:rPr>
                <w:rFonts w:ascii="Times New Roman" w:hAnsi="Times New Roman"/>
                <w:szCs w:val="21"/>
              </w:rPr>
            </w:pPr>
            <w:r>
              <w:rPr>
                <w:rFonts w:ascii="Times New Roman" w:hAnsi="Times New Roman" w:hint="eastAsia"/>
                <w:szCs w:val="21"/>
              </w:rPr>
              <w:t>3</w:t>
            </w:r>
          </w:p>
        </w:tc>
        <w:tc>
          <w:tcPr>
            <w:tcW w:w="2012" w:type="dxa"/>
            <w:gridSpan w:val="2"/>
            <w:vAlign w:val="center"/>
          </w:tcPr>
          <w:p w:rsidR="00D1759A" w:rsidRPr="00ED0D7B" w:rsidRDefault="00D1759A" w:rsidP="00217DB9">
            <w:pPr>
              <w:jc w:val="center"/>
              <w:rPr>
                <w:rFonts w:ascii="Times New Roman" w:hAnsi="Times New Roman"/>
                <w:szCs w:val="21"/>
              </w:rPr>
            </w:pPr>
            <w:r w:rsidRPr="00ED0D7B">
              <w:rPr>
                <w:rFonts w:ascii="Times New Roman" w:hAnsi="Times New Roman"/>
                <w:szCs w:val="21"/>
              </w:rPr>
              <w:t>2</w:t>
            </w:r>
          </w:p>
        </w:tc>
        <w:tc>
          <w:tcPr>
            <w:tcW w:w="2013" w:type="dxa"/>
            <w:gridSpan w:val="2"/>
            <w:vAlign w:val="center"/>
          </w:tcPr>
          <w:p w:rsidR="00D1759A" w:rsidRPr="00ED0D7B" w:rsidRDefault="00D1759A">
            <w:pPr>
              <w:jc w:val="center"/>
              <w:rPr>
                <w:rFonts w:ascii="Times New Roman" w:hAnsi="Times New Roman"/>
                <w:szCs w:val="21"/>
              </w:rPr>
            </w:pPr>
            <w:r>
              <w:rPr>
                <w:rFonts w:ascii="Times New Roman" w:hAnsi="Times New Roman" w:hint="eastAsia"/>
                <w:szCs w:val="21"/>
              </w:rPr>
              <w:t>1</w:t>
            </w:r>
          </w:p>
        </w:tc>
      </w:tr>
    </w:tbl>
    <w:p w:rsidR="00474C42" w:rsidRPr="00D1759A" w:rsidRDefault="00ED0D7B" w:rsidP="007B0B65">
      <w:pPr>
        <w:spacing w:beforeLines="50" w:line="520" w:lineRule="exact"/>
        <w:ind w:firstLineChars="200" w:firstLine="560"/>
        <w:jc w:val="left"/>
        <w:rPr>
          <w:rFonts w:ascii="Times New Roman" w:hAnsi="Times New Roman"/>
          <w:sz w:val="28"/>
          <w:szCs w:val="28"/>
        </w:rPr>
      </w:pPr>
      <w:r w:rsidRPr="00D1759A">
        <w:rPr>
          <w:rFonts w:ascii="Times New Roman" w:hAnsi="Times New Roman"/>
          <w:sz w:val="28"/>
          <w:szCs w:val="28"/>
        </w:rPr>
        <w:t>因为</w:t>
      </w:r>
      <w:r w:rsidR="00D1759A" w:rsidRPr="00D1759A">
        <w:rPr>
          <w:rFonts w:ascii="Times New Roman" w:hAnsi="Times New Roman" w:hint="eastAsia"/>
          <w:sz w:val="28"/>
          <w:szCs w:val="28"/>
        </w:rPr>
        <w:t>燃煤供能设备</w:t>
      </w:r>
      <w:r w:rsidR="007916D0" w:rsidRPr="00D1759A">
        <w:rPr>
          <w:rFonts w:ascii="Times New Roman" w:hAnsi="Times New Roman"/>
          <w:sz w:val="28"/>
          <w:szCs w:val="28"/>
        </w:rPr>
        <w:t>能耗</w:t>
      </w:r>
      <w:r w:rsidR="002C3AB5" w:rsidRPr="00D1759A">
        <w:rPr>
          <w:rFonts w:ascii="Times New Roman" w:hAnsi="Times New Roman"/>
          <w:sz w:val="28"/>
          <w:szCs w:val="28"/>
        </w:rPr>
        <w:t>较大，</w:t>
      </w:r>
      <w:r w:rsidR="00D1759A" w:rsidRPr="00D1759A">
        <w:rPr>
          <w:rFonts w:ascii="Times New Roman" w:hAnsi="Times New Roman" w:hint="eastAsia"/>
          <w:sz w:val="28"/>
          <w:szCs w:val="28"/>
        </w:rPr>
        <w:t>产生污染物较多</w:t>
      </w:r>
      <w:r w:rsidR="002C3AB5" w:rsidRPr="00D1759A">
        <w:rPr>
          <w:rFonts w:ascii="Times New Roman" w:hAnsi="Times New Roman"/>
          <w:sz w:val="28"/>
          <w:szCs w:val="28"/>
        </w:rPr>
        <w:t>，清洁生产机会较大。因此，本轮清洁生产</w:t>
      </w:r>
      <w:commentRangeStart w:id="335"/>
      <w:r w:rsidR="002C3AB5" w:rsidRPr="00E076E2">
        <w:rPr>
          <w:rFonts w:ascii="Times New Roman" w:hAnsi="Times New Roman"/>
          <w:sz w:val="28"/>
          <w:szCs w:val="28"/>
          <w:highlight w:val="yellow"/>
          <w:rPrChange w:id="336" w:author="user" w:date="2017-11-25T19:57:00Z">
            <w:rPr>
              <w:rFonts w:ascii="Times New Roman" w:hAnsi="Times New Roman"/>
              <w:sz w:val="28"/>
              <w:szCs w:val="28"/>
            </w:rPr>
          </w:rPrChange>
        </w:rPr>
        <w:t>确定</w:t>
      </w:r>
      <w:r w:rsidR="00D1759A" w:rsidRPr="00E076E2">
        <w:rPr>
          <w:rFonts w:ascii="Times New Roman" w:hAnsi="Times New Roman" w:hint="eastAsia"/>
          <w:sz w:val="28"/>
          <w:szCs w:val="28"/>
          <w:highlight w:val="yellow"/>
          <w:rPrChange w:id="337" w:author="user" w:date="2017-11-25T19:57:00Z">
            <w:rPr>
              <w:rFonts w:ascii="Times New Roman" w:hAnsi="Times New Roman" w:hint="eastAsia"/>
              <w:sz w:val="28"/>
              <w:szCs w:val="28"/>
            </w:rPr>
          </w:rPrChange>
        </w:rPr>
        <w:t>燃煤供能设备</w:t>
      </w:r>
      <w:r w:rsidR="002C3AB5" w:rsidRPr="00E076E2">
        <w:rPr>
          <w:rFonts w:ascii="Times New Roman" w:hAnsi="Times New Roman"/>
          <w:sz w:val="28"/>
          <w:szCs w:val="28"/>
          <w:highlight w:val="yellow"/>
          <w:rPrChange w:id="338" w:author="user" w:date="2017-11-25T19:57:00Z">
            <w:rPr>
              <w:rFonts w:ascii="Times New Roman" w:hAnsi="Times New Roman"/>
              <w:sz w:val="28"/>
              <w:szCs w:val="28"/>
            </w:rPr>
          </w:rPrChange>
        </w:rPr>
        <w:t>为本轮清洁生产审核重点</w:t>
      </w:r>
      <w:commentRangeEnd w:id="335"/>
      <w:r w:rsidR="001360CA">
        <w:rPr>
          <w:rStyle w:val="afe"/>
          <w:rFonts w:ascii="宋体" w:eastAsia="全真楷書" w:hAnsi="Times New Roman"/>
          <w:color w:val="000000"/>
          <w:kern w:val="0"/>
          <w:u w:color="000000"/>
        </w:rPr>
        <w:commentReference w:id="335"/>
      </w:r>
      <w:r w:rsidR="002C3AB5" w:rsidRPr="00D1759A">
        <w:rPr>
          <w:rFonts w:ascii="Times New Roman" w:hAnsi="Times New Roman"/>
          <w:sz w:val="28"/>
          <w:szCs w:val="28"/>
        </w:rPr>
        <w:t>。</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39" w:name="_Toc413045731"/>
      <w:bookmarkStart w:id="340" w:name="_Toc497203517"/>
      <w:r w:rsidRPr="000B60BF">
        <w:rPr>
          <w:rFonts w:ascii="Times New Roman" w:hAnsi="Times New Roman"/>
          <w:b/>
          <w:bCs/>
          <w:kern w:val="0"/>
          <w:sz w:val="28"/>
          <w:szCs w:val="28"/>
          <w:u w:color="000000"/>
        </w:rPr>
        <w:t xml:space="preserve">3.9 </w:t>
      </w:r>
      <w:r w:rsidRPr="000B60BF">
        <w:rPr>
          <w:rFonts w:ascii="Times New Roman" w:hAnsi="Times New Roman"/>
          <w:b/>
          <w:bCs/>
          <w:kern w:val="0"/>
          <w:sz w:val="28"/>
          <w:szCs w:val="28"/>
          <w:u w:color="000000"/>
        </w:rPr>
        <w:t>设置审核目标</w:t>
      </w:r>
      <w:bookmarkEnd w:id="339"/>
      <w:bookmarkEnd w:id="340"/>
    </w:p>
    <w:p w:rsidR="00474C42" w:rsidRPr="000B60BF" w:rsidRDefault="002C3AB5">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根据外部的环境管理要求，结合企业的发展战略和审核重点的实际情况，审核小组在广泛征求意见的基础上，经过充分酝酿，对审核重点提出了具有激励作用的清洁生产目标，包括资源、能源利用指标、污染物产生及排放指标、环境管理指标等，具体指标列于表</w:t>
      </w:r>
      <w:r w:rsidRPr="000B60BF">
        <w:rPr>
          <w:rFonts w:ascii="Times New Roman" w:hAnsi="Times New Roman"/>
          <w:kern w:val="0"/>
          <w:sz w:val="28"/>
          <w:szCs w:val="28"/>
          <w:u w:color="000000"/>
        </w:rPr>
        <w:t>3.9-1</w:t>
      </w:r>
      <w:r w:rsidRPr="000B60BF">
        <w:rPr>
          <w:rFonts w:ascii="Times New Roman" w:hAnsi="Times New Roman"/>
          <w:kern w:val="0"/>
          <w:sz w:val="28"/>
          <w:szCs w:val="28"/>
          <w:u w:color="000000"/>
        </w:rPr>
        <w:t>。</w:t>
      </w:r>
    </w:p>
    <w:p w:rsidR="000F1D54" w:rsidRDefault="000F1D54">
      <w:pPr>
        <w:widowControl/>
        <w:jc w:val="center"/>
        <w:rPr>
          <w:rFonts w:ascii="Times New Roman" w:hAnsi="Times New Roman"/>
          <w:b/>
          <w:sz w:val="24"/>
          <w:szCs w:val="24"/>
        </w:rPr>
      </w:pPr>
    </w:p>
    <w:p w:rsidR="000F1D54" w:rsidRDefault="000F1D54">
      <w:pPr>
        <w:widowControl/>
        <w:jc w:val="center"/>
        <w:rPr>
          <w:rFonts w:ascii="Times New Roman" w:hAnsi="Times New Roman"/>
          <w:b/>
          <w:sz w:val="24"/>
          <w:szCs w:val="24"/>
        </w:rPr>
      </w:pPr>
    </w:p>
    <w:p w:rsidR="000F1D54" w:rsidRDefault="000F1D54">
      <w:pPr>
        <w:widowControl/>
        <w:jc w:val="center"/>
        <w:rPr>
          <w:rFonts w:ascii="Times New Roman" w:hAnsi="Times New Roman"/>
          <w:b/>
          <w:sz w:val="24"/>
          <w:szCs w:val="24"/>
        </w:rPr>
      </w:pPr>
    </w:p>
    <w:p w:rsidR="000F1D54" w:rsidRDefault="000F1D54">
      <w:pPr>
        <w:widowControl/>
        <w:jc w:val="center"/>
        <w:rPr>
          <w:rFonts w:ascii="Times New Roman" w:hAnsi="Times New Roman"/>
          <w:b/>
          <w:sz w:val="24"/>
          <w:szCs w:val="24"/>
        </w:rPr>
      </w:pPr>
    </w:p>
    <w:p w:rsidR="000F1D54" w:rsidRDefault="000F1D54">
      <w:pPr>
        <w:widowControl/>
        <w:jc w:val="center"/>
        <w:rPr>
          <w:rFonts w:ascii="Times New Roman" w:hAnsi="Times New Roman"/>
          <w:b/>
          <w:sz w:val="24"/>
          <w:szCs w:val="24"/>
        </w:rPr>
      </w:pPr>
    </w:p>
    <w:p w:rsidR="000F1D54" w:rsidRDefault="000F1D54">
      <w:pPr>
        <w:widowControl/>
        <w:jc w:val="center"/>
        <w:rPr>
          <w:rFonts w:ascii="Times New Roman" w:hAnsi="Times New Roman"/>
          <w:b/>
          <w:sz w:val="24"/>
          <w:szCs w:val="24"/>
        </w:rPr>
      </w:pPr>
    </w:p>
    <w:p w:rsidR="00474C42" w:rsidRPr="000B60BF" w:rsidRDefault="002C3AB5">
      <w:pPr>
        <w:widowControl/>
        <w:jc w:val="center"/>
        <w:rPr>
          <w:rFonts w:ascii="Times New Roman" w:hAnsi="Times New Roman"/>
          <w:b/>
          <w:sz w:val="24"/>
          <w:szCs w:val="24"/>
        </w:rPr>
      </w:pPr>
      <w:r w:rsidRPr="000B60BF">
        <w:rPr>
          <w:rFonts w:ascii="Times New Roman" w:hAnsi="Times New Roman"/>
          <w:b/>
          <w:sz w:val="24"/>
          <w:szCs w:val="24"/>
        </w:rPr>
        <w:lastRenderedPageBreak/>
        <w:t>表</w:t>
      </w:r>
      <w:r w:rsidRPr="000B60BF">
        <w:rPr>
          <w:rFonts w:ascii="Times New Roman" w:hAnsi="Times New Roman"/>
          <w:b/>
          <w:sz w:val="24"/>
          <w:szCs w:val="24"/>
        </w:rPr>
        <w:t>3.9-1</w:t>
      </w:r>
      <w:commentRangeStart w:id="341"/>
      <w:r w:rsidRPr="000B60BF">
        <w:rPr>
          <w:rFonts w:ascii="Times New Roman" w:hAnsi="Times New Roman"/>
          <w:b/>
          <w:sz w:val="24"/>
          <w:szCs w:val="24"/>
        </w:rPr>
        <w:t>清洁生产目标</w:t>
      </w:r>
      <w:commentRangeEnd w:id="341"/>
      <w:r w:rsidR="00FB67CB">
        <w:rPr>
          <w:rStyle w:val="afe"/>
          <w:rFonts w:ascii="宋体" w:eastAsia="全真楷書" w:hAnsi="Times New Roman"/>
          <w:color w:val="000000"/>
          <w:kern w:val="0"/>
          <w:u w:color="000000"/>
        </w:rPr>
        <w:commentReference w:id="341"/>
      </w:r>
    </w:p>
    <w:tbl>
      <w:tblPr>
        <w:tblW w:w="9356" w:type="dxa"/>
        <w:jc w:val="center"/>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Look w:val="04A0"/>
      </w:tblPr>
      <w:tblGrid>
        <w:gridCol w:w="864"/>
        <w:gridCol w:w="2379"/>
        <w:gridCol w:w="1214"/>
        <w:gridCol w:w="1214"/>
        <w:gridCol w:w="1171"/>
        <w:gridCol w:w="1214"/>
        <w:gridCol w:w="1300"/>
      </w:tblGrid>
      <w:tr w:rsidR="00474C42" w:rsidRPr="002455E2">
        <w:trPr>
          <w:cantSplit/>
          <w:trHeight w:val="178"/>
          <w:jc w:val="center"/>
        </w:trPr>
        <w:tc>
          <w:tcPr>
            <w:tcW w:w="864" w:type="dxa"/>
            <w:vMerge w:val="restart"/>
            <w:tcBorders>
              <w:top w:val="single" w:sz="12" w:space="0" w:color="auto"/>
              <w:left w:val="single" w:sz="12" w:space="0" w:color="auto"/>
              <w:bottom w:val="single" w:sz="4" w:space="0" w:color="auto"/>
            </w:tcBorders>
            <w:vAlign w:val="center"/>
          </w:tcPr>
          <w:p w:rsidR="00474C42" w:rsidRPr="002455E2" w:rsidRDefault="002C3AB5">
            <w:pPr>
              <w:spacing w:line="320" w:lineRule="exact"/>
              <w:jc w:val="center"/>
              <w:rPr>
                <w:rFonts w:ascii="Times New Roman" w:hAnsi="Times New Roman"/>
                <w:szCs w:val="21"/>
              </w:rPr>
            </w:pPr>
            <w:r w:rsidRPr="002455E2">
              <w:rPr>
                <w:rFonts w:ascii="Times New Roman" w:hAnsi="Times New Roman"/>
                <w:szCs w:val="21"/>
              </w:rPr>
              <w:t>类别</w:t>
            </w:r>
          </w:p>
        </w:tc>
        <w:tc>
          <w:tcPr>
            <w:tcW w:w="2379" w:type="dxa"/>
            <w:vMerge w:val="restart"/>
            <w:tcBorders>
              <w:top w:val="single" w:sz="12" w:space="0" w:color="auto"/>
              <w:bottom w:val="single" w:sz="4" w:space="0" w:color="auto"/>
            </w:tcBorders>
            <w:vAlign w:val="center"/>
          </w:tcPr>
          <w:p w:rsidR="00474C42" w:rsidRPr="002455E2" w:rsidRDefault="002C3AB5">
            <w:pPr>
              <w:spacing w:line="320" w:lineRule="exact"/>
              <w:jc w:val="center"/>
              <w:rPr>
                <w:rFonts w:ascii="Times New Roman" w:hAnsi="Times New Roman"/>
                <w:szCs w:val="21"/>
              </w:rPr>
            </w:pPr>
            <w:r w:rsidRPr="002455E2">
              <w:rPr>
                <w:rFonts w:ascii="Times New Roman" w:hAnsi="Times New Roman"/>
                <w:szCs w:val="21"/>
              </w:rPr>
              <w:t>项目</w:t>
            </w:r>
          </w:p>
        </w:tc>
        <w:tc>
          <w:tcPr>
            <w:tcW w:w="1214" w:type="dxa"/>
            <w:vMerge w:val="restart"/>
            <w:tcBorders>
              <w:top w:val="single" w:sz="12" w:space="0" w:color="auto"/>
              <w:bottom w:val="single" w:sz="4" w:space="0" w:color="auto"/>
            </w:tcBorders>
            <w:vAlign w:val="center"/>
          </w:tcPr>
          <w:p w:rsidR="00474C42" w:rsidRPr="004630E4" w:rsidRDefault="002C3AB5">
            <w:pPr>
              <w:snapToGrid w:val="0"/>
              <w:jc w:val="center"/>
              <w:rPr>
                <w:rFonts w:ascii="Times New Roman" w:hAnsi="Times New Roman"/>
                <w:szCs w:val="21"/>
              </w:rPr>
            </w:pPr>
            <w:r w:rsidRPr="004630E4">
              <w:rPr>
                <w:rFonts w:ascii="Times New Roman" w:hAnsi="Times New Roman"/>
                <w:szCs w:val="21"/>
              </w:rPr>
              <w:t>现状</w:t>
            </w:r>
          </w:p>
        </w:tc>
        <w:tc>
          <w:tcPr>
            <w:tcW w:w="2385" w:type="dxa"/>
            <w:gridSpan w:val="2"/>
            <w:tcBorders>
              <w:top w:val="single" w:sz="12" w:space="0" w:color="auto"/>
              <w:bottom w:val="single" w:sz="4" w:space="0" w:color="auto"/>
            </w:tcBorders>
            <w:vAlign w:val="center"/>
          </w:tcPr>
          <w:p w:rsidR="00474C42" w:rsidRPr="004630E4" w:rsidRDefault="002C3AB5">
            <w:pPr>
              <w:spacing w:line="320" w:lineRule="exact"/>
              <w:jc w:val="center"/>
              <w:rPr>
                <w:rFonts w:ascii="Times New Roman" w:hAnsi="Times New Roman"/>
                <w:szCs w:val="21"/>
              </w:rPr>
            </w:pPr>
            <w:r w:rsidRPr="004630E4">
              <w:rPr>
                <w:rFonts w:ascii="Times New Roman" w:hAnsi="Times New Roman"/>
                <w:szCs w:val="21"/>
              </w:rPr>
              <w:t>近期目标</w:t>
            </w:r>
            <w:r w:rsidRPr="004630E4">
              <w:rPr>
                <w:rFonts w:ascii="Times New Roman" w:hAnsi="Times New Roman"/>
                <w:szCs w:val="21"/>
              </w:rPr>
              <w:t>(</w:t>
            </w:r>
            <w:r w:rsidR="00C46A10" w:rsidRPr="004630E4">
              <w:rPr>
                <w:rFonts w:ascii="Times New Roman" w:hAnsi="Times New Roman"/>
                <w:szCs w:val="21"/>
              </w:rPr>
              <w:t>201</w:t>
            </w:r>
            <w:r w:rsidR="00C46A10" w:rsidRPr="004630E4">
              <w:rPr>
                <w:rFonts w:ascii="Times New Roman" w:hAnsi="Times New Roman" w:hint="eastAsia"/>
                <w:szCs w:val="21"/>
              </w:rPr>
              <w:t>8</w:t>
            </w:r>
            <w:r w:rsidRPr="004630E4">
              <w:rPr>
                <w:rFonts w:ascii="Times New Roman" w:hAnsi="Times New Roman"/>
                <w:szCs w:val="21"/>
              </w:rPr>
              <w:t>年底</w:t>
            </w:r>
            <w:r w:rsidRPr="004630E4">
              <w:rPr>
                <w:rFonts w:ascii="Times New Roman" w:hAnsi="Times New Roman"/>
                <w:szCs w:val="21"/>
              </w:rPr>
              <w:t>)</w:t>
            </w:r>
          </w:p>
        </w:tc>
        <w:tc>
          <w:tcPr>
            <w:tcW w:w="2514" w:type="dxa"/>
            <w:gridSpan w:val="2"/>
            <w:tcBorders>
              <w:top w:val="single" w:sz="12" w:space="0" w:color="auto"/>
              <w:bottom w:val="single" w:sz="4" w:space="0" w:color="auto"/>
              <w:right w:val="single" w:sz="12" w:space="0" w:color="auto"/>
            </w:tcBorders>
            <w:vAlign w:val="center"/>
          </w:tcPr>
          <w:p w:rsidR="00474C42" w:rsidRPr="004630E4" w:rsidRDefault="002C3AB5">
            <w:pPr>
              <w:spacing w:line="320" w:lineRule="exact"/>
              <w:jc w:val="center"/>
              <w:rPr>
                <w:rFonts w:ascii="Times New Roman" w:hAnsi="Times New Roman"/>
                <w:szCs w:val="21"/>
              </w:rPr>
            </w:pPr>
            <w:r w:rsidRPr="004630E4">
              <w:rPr>
                <w:rFonts w:ascii="Times New Roman" w:hAnsi="Times New Roman"/>
                <w:szCs w:val="21"/>
              </w:rPr>
              <w:t>中期目标</w:t>
            </w:r>
            <w:r w:rsidR="00C46A10" w:rsidRPr="004630E4">
              <w:rPr>
                <w:rFonts w:ascii="Times New Roman" w:hAnsi="Times New Roman"/>
                <w:szCs w:val="21"/>
              </w:rPr>
              <w:t>(20</w:t>
            </w:r>
            <w:r w:rsidR="00C46A10" w:rsidRPr="004630E4">
              <w:rPr>
                <w:rFonts w:ascii="Times New Roman" w:hAnsi="Times New Roman" w:hint="eastAsia"/>
                <w:szCs w:val="21"/>
              </w:rPr>
              <w:t>20</w:t>
            </w:r>
            <w:r w:rsidRPr="004630E4">
              <w:rPr>
                <w:rFonts w:ascii="Times New Roman" w:hAnsi="Times New Roman"/>
                <w:szCs w:val="21"/>
              </w:rPr>
              <w:t>年底</w:t>
            </w:r>
            <w:r w:rsidRPr="004630E4">
              <w:rPr>
                <w:rFonts w:ascii="Times New Roman" w:hAnsi="Times New Roman"/>
                <w:szCs w:val="21"/>
              </w:rPr>
              <w:t>)</w:t>
            </w:r>
          </w:p>
        </w:tc>
      </w:tr>
      <w:tr w:rsidR="00474C42" w:rsidRPr="002455E2">
        <w:trPr>
          <w:cantSplit/>
          <w:trHeight w:val="70"/>
          <w:jc w:val="center"/>
        </w:trPr>
        <w:tc>
          <w:tcPr>
            <w:tcW w:w="864" w:type="dxa"/>
            <w:vMerge/>
            <w:tcBorders>
              <w:top w:val="single" w:sz="4" w:space="0" w:color="auto"/>
              <w:left w:val="single" w:sz="12" w:space="0" w:color="auto"/>
              <w:bottom w:val="single" w:sz="4" w:space="0" w:color="auto"/>
            </w:tcBorders>
            <w:vAlign w:val="center"/>
          </w:tcPr>
          <w:p w:rsidR="00474C42" w:rsidRPr="002455E2" w:rsidRDefault="00474C42">
            <w:pPr>
              <w:spacing w:line="320" w:lineRule="exact"/>
              <w:jc w:val="center"/>
              <w:rPr>
                <w:rFonts w:ascii="Times New Roman" w:hAnsi="Times New Roman"/>
                <w:szCs w:val="21"/>
              </w:rPr>
            </w:pPr>
          </w:p>
        </w:tc>
        <w:tc>
          <w:tcPr>
            <w:tcW w:w="2379" w:type="dxa"/>
            <w:vMerge/>
            <w:tcBorders>
              <w:top w:val="single" w:sz="4" w:space="0" w:color="auto"/>
              <w:bottom w:val="single" w:sz="4" w:space="0" w:color="auto"/>
            </w:tcBorders>
            <w:vAlign w:val="center"/>
          </w:tcPr>
          <w:p w:rsidR="00474C42" w:rsidRPr="002455E2" w:rsidRDefault="00474C42">
            <w:pPr>
              <w:spacing w:line="320" w:lineRule="exact"/>
              <w:jc w:val="center"/>
              <w:rPr>
                <w:rFonts w:ascii="Times New Roman" w:hAnsi="Times New Roman"/>
                <w:szCs w:val="21"/>
              </w:rPr>
            </w:pPr>
          </w:p>
        </w:tc>
        <w:tc>
          <w:tcPr>
            <w:tcW w:w="1214" w:type="dxa"/>
            <w:vMerge/>
            <w:tcBorders>
              <w:top w:val="single" w:sz="4" w:space="0" w:color="auto"/>
              <w:bottom w:val="single" w:sz="4" w:space="0" w:color="auto"/>
            </w:tcBorders>
            <w:vAlign w:val="center"/>
          </w:tcPr>
          <w:p w:rsidR="00474C42" w:rsidRPr="004630E4" w:rsidRDefault="00474C42">
            <w:pPr>
              <w:snapToGrid w:val="0"/>
              <w:jc w:val="center"/>
              <w:rPr>
                <w:rFonts w:ascii="Times New Roman" w:hAnsi="Times New Roman"/>
                <w:szCs w:val="21"/>
              </w:rPr>
            </w:pPr>
          </w:p>
        </w:tc>
        <w:tc>
          <w:tcPr>
            <w:tcW w:w="1214" w:type="dxa"/>
            <w:tcBorders>
              <w:top w:val="single" w:sz="4" w:space="0" w:color="auto"/>
              <w:bottom w:val="single" w:sz="4" w:space="0" w:color="auto"/>
            </w:tcBorders>
            <w:vAlign w:val="center"/>
          </w:tcPr>
          <w:p w:rsidR="00474C42" w:rsidRPr="004630E4" w:rsidRDefault="002C3AB5">
            <w:pPr>
              <w:widowControl/>
              <w:spacing w:line="320" w:lineRule="exact"/>
              <w:jc w:val="center"/>
              <w:textAlignment w:val="baseline"/>
              <w:rPr>
                <w:rFonts w:ascii="Times New Roman" w:hAnsi="Times New Roman"/>
                <w:kern w:val="0"/>
                <w:szCs w:val="21"/>
                <w:u w:color="000000"/>
              </w:rPr>
            </w:pPr>
            <w:r w:rsidRPr="004630E4">
              <w:rPr>
                <w:rFonts w:ascii="Times New Roman" w:hAnsi="Times New Roman"/>
                <w:kern w:val="0"/>
                <w:szCs w:val="21"/>
                <w:u w:color="000000"/>
              </w:rPr>
              <w:t>绝对量</w:t>
            </w:r>
          </w:p>
        </w:tc>
        <w:tc>
          <w:tcPr>
            <w:tcW w:w="1171" w:type="dxa"/>
            <w:tcBorders>
              <w:top w:val="single" w:sz="4" w:space="0" w:color="auto"/>
              <w:bottom w:val="single" w:sz="4" w:space="0" w:color="auto"/>
            </w:tcBorders>
            <w:vAlign w:val="center"/>
          </w:tcPr>
          <w:p w:rsidR="00474C42" w:rsidRPr="004630E4" w:rsidRDefault="002C3AB5">
            <w:pPr>
              <w:widowControl/>
              <w:spacing w:line="320" w:lineRule="exact"/>
              <w:jc w:val="center"/>
              <w:textAlignment w:val="baseline"/>
              <w:rPr>
                <w:rFonts w:ascii="Times New Roman" w:hAnsi="Times New Roman"/>
                <w:kern w:val="0"/>
                <w:szCs w:val="21"/>
                <w:u w:color="000000"/>
              </w:rPr>
            </w:pPr>
            <w:r w:rsidRPr="004630E4">
              <w:rPr>
                <w:rFonts w:ascii="Times New Roman" w:hAnsi="Times New Roman"/>
                <w:kern w:val="0"/>
                <w:szCs w:val="21"/>
                <w:u w:color="000000"/>
              </w:rPr>
              <w:t>相对量</w:t>
            </w:r>
            <w:r w:rsidRPr="004630E4">
              <w:rPr>
                <w:rFonts w:ascii="Times New Roman" w:hAnsi="Times New Roman"/>
                <w:kern w:val="0"/>
                <w:szCs w:val="21"/>
                <w:u w:color="000000"/>
              </w:rPr>
              <w:t>(%)</w:t>
            </w:r>
          </w:p>
        </w:tc>
        <w:tc>
          <w:tcPr>
            <w:tcW w:w="1214" w:type="dxa"/>
            <w:tcBorders>
              <w:top w:val="single" w:sz="4" w:space="0" w:color="auto"/>
              <w:bottom w:val="single" w:sz="4" w:space="0" w:color="auto"/>
            </w:tcBorders>
            <w:vAlign w:val="center"/>
          </w:tcPr>
          <w:p w:rsidR="00474C42" w:rsidRPr="004630E4" w:rsidRDefault="002C3AB5">
            <w:pPr>
              <w:widowControl/>
              <w:spacing w:line="320" w:lineRule="exact"/>
              <w:jc w:val="center"/>
              <w:textAlignment w:val="baseline"/>
              <w:rPr>
                <w:rFonts w:ascii="Times New Roman" w:hAnsi="Times New Roman"/>
                <w:kern w:val="0"/>
                <w:szCs w:val="21"/>
                <w:u w:color="000000"/>
              </w:rPr>
            </w:pPr>
            <w:r w:rsidRPr="004630E4">
              <w:rPr>
                <w:rFonts w:ascii="Times New Roman" w:hAnsi="Times New Roman"/>
                <w:kern w:val="0"/>
                <w:szCs w:val="21"/>
                <w:u w:color="000000"/>
              </w:rPr>
              <w:t>绝对量</w:t>
            </w:r>
          </w:p>
        </w:tc>
        <w:tc>
          <w:tcPr>
            <w:tcW w:w="1300" w:type="dxa"/>
            <w:tcBorders>
              <w:top w:val="single" w:sz="4" w:space="0" w:color="auto"/>
              <w:bottom w:val="single" w:sz="4" w:space="0" w:color="auto"/>
              <w:right w:val="single" w:sz="12" w:space="0" w:color="auto"/>
            </w:tcBorders>
            <w:vAlign w:val="center"/>
          </w:tcPr>
          <w:p w:rsidR="00474C42" w:rsidRPr="004630E4" w:rsidRDefault="002C3AB5">
            <w:pPr>
              <w:widowControl/>
              <w:spacing w:line="320" w:lineRule="exact"/>
              <w:jc w:val="center"/>
              <w:textAlignment w:val="baseline"/>
              <w:rPr>
                <w:rFonts w:ascii="Times New Roman" w:hAnsi="Times New Roman"/>
                <w:kern w:val="0"/>
                <w:szCs w:val="21"/>
                <w:u w:color="000000"/>
              </w:rPr>
            </w:pPr>
            <w:r w:rsidRPr="004630E4">
              <w:rPr>
                <w:rFonts w:ascii="Times New Roman" w:hAnsi="Times New Roman"/>
                <w:kern w:val="0"/>
                <w:szCs w:val="21"/>
                <w:u w:color="000000"/>
              </w:rPr>
              <w:t>相对量</w:t>
            </w:r>
            <w:r w:rsidRPr="004630E4">
              <w:rPr>
                <w:rFonts w:ascii="Times New Roman" w:hAnsi="Times New Roman"/>
                <w:kern w:val="0"/>
                <w:szCs w:val="21"/>
                <w:u w:color="000000"/>
              </w:rPr>
              <w:t>(%)</w:t>
            </w:r>
          </w:p>
        </w:tc>
      </w:tr>
      <w:tr w:rsidR="000930C6" w:rsidRPr="002455E2" w:rsidTr="007132C7">
        <w:trPr>
          <w:cantSplit/>
          <w:trHeight w:val="354"/>
          <w:jc w:val="center"/>
        </w:trPr>
        <w:tc>
          <w:tcPr>
            <w:tcW w:w="864" w:type="dxa"/>
            <w:vMerge w:val="restart"/>
            <w:tcBorders>
              <w:top w:val="single" w:sz="4" w:space="0" w:color="auto"/>
              <w:left w:val="single" w:sz="12" w:space="0" w:color="auto"/>
            </w:tcBorders>
            <w:vAlign w:val="center"/>
          </w:tcPr>
          <w:p w:rsidR="000930C6" w:rsidRPr="002455E2" w:rsidRDefault="000930C6">
            <w:pPr>
              <w:spacing w:line="320" w:lineRule="exact"/>
              <w:ind w:leftChars="-51" w:left="-107"/>
              <w:jc w:val="center"/>
              <w:rPr>
                <w:rFonts w:ascii="Times New Roman" w:hAnsi="Times New Roman"/>
                <w:szCs w:val="21"/>
              </w:rPr>
            </w:pPr>
            <w:r w:rsidRPr="002455E2">
              <w:rPr>
                <w:rFonts w:ascii="Times New Roman" w:hAnsi="Times New Roman"/>
                <w:szCs w:val="21"/>
              </w:rPr>
              <w:t>能源、资源利用指标</w:t>
            </w:r>
          </w:p>
        </w:tc>
        <w:tc>
          <w:tcPr>
            <w:tcW w:w="2379" w:type="dxa"/>
            <w:tcBorders>
              <w:top w:val="single" w:sz="4" w:space="0" w:color="auto"/>
              <w:bottom w:val="single" w:sz="4" w:space="0" w:color="auto"/>
            </w:tcBorders>
            <w:vAlign w:val="center"/>
          </w:tcPr>
          <w:p w:rsidR="000930C6" w:rsidRPr="000930C6" w:rsidRDefault="000930C6">
            <w:pPr>
              <w:spacing w:line="320" w:lineRule="exact"/>
              <w:jc w:val="center"/>
              <w:rPr>
                <w:rFonts w:ascii="Times New Roman" w:hAnsi="Times New Roman"/>
                <w:szCs w:val="21"/>
              </w:rPr>
            </w:pPr>
            <w:r w:rsidRPr="000930C6">
              <w:rPr>
                <w:rFonts w:ascii="Times New Roman" w:hAnsi="Times New Roman"/>
                <w:szCs w:val="21"/>
              </w:rPr>
              <w:t>耗电量</w:t>
            </w:r>
            <w:r w:rsidRPr="000930C6">
              <w:rPr>
                <w:rFonts w:ascii="Times New Roman" w:hAnsi="Times New Roman"/>
                <w:szCs w:val="21"/>
              </w:rPr>
              <w:t>(</w:t>
            </w:r>
            <w:r w:rsidRPr="000930C6">
              <w:rPr>
                <w:rFonts w:ascii="Times New Roman" w:hAnsi="Times New Roman" w:hint="eastAsia"/>
                <w:szCs w:val="21"/>
              </w:rPr>
              <w:t>万</w:t>
            </w:r>
            <w:r w:rsidRPr="000930C6">
              <w:rPr>
                <w:rFonts w:ascii="Times New Roman" w:hAnsi="Times New Roman"/>
                <w:szCs w:val="21"/>
              </w:rPr>
              <w:t>kw</w:t>
            </w:r>
            <w:r w:rsidRPr="000930C6">
              <w:rPr>
                <w:rFonts w:ascii="Times New Roman" w:hAnsi="Times New Roman" w:hint="eastAsia"/>
                <w:szCs w:val="21"/>
              </w:rPr>
              <w:t>·</w:t>
            </w:r>
            <w:r w:rsidRPr="000930C6">
              <w:rPr>
                <w:rFonts w:ascii="Times New Roman" w:hAnsi="Times New Roman"/>
                <w:szCs w:val="21"/>
              </w:rPr>
              <w:t>h)</w:t>
            </w:r>
          </w:p>
        </w:tc>
        <w:tc>
          <w:tcPr>
            <w:tcW w:w="1214" w:type="dxa"/>
            <w:tcBorders>
              <w:top w:val="single" w:sz="4" w:space="0" w:color="auto"/>
              <w:bottom w:val="single" w:sz="4" w:space="0" w:color="auto"/>
            </w:tcBorders>
            <w:vAlign w:val="center"/>
          </w:tcPr>
          <w:p w:rsidR="000930C6" w:rsidRPr="004630E4" w:rsidRDefault="000930C6">
            <w:pPr>
              <w:snapToGrid w:val="0"/>
              <w:jc w:val="center"/>
              <w:rPr>
                <w:rFonts w:ascii="Times New Roman" w:hAnsi="Times New Roman"/>
                <w:szCs w:val="21"/>
              </w:rPr>
            </w:pPr>
            <w:r w:rsidRPr="004630E4">
              <w:rPr>
                <w:rFonts w:ascii="Times New Roman" w:hAnsi="Times New Roman"/>
                <w:szCs w:val="21"/>
              </w:rPr>
              <w:t>54.01</w:t>
            </w:r>
          </w:p>
        </w:tc>
        <w:tc>
          <w:tcPr>
            <w:tcW w:w="1214" w:type="dxa"/>
            <w:tcBorders>
              <w:top w:val="single" w:sz="4" w:space="0" w:color="auto"/>
              <w:bottom w:val="single" w:sz="4" w:space="0" w:color="auto"/>
            </w:tcBorders>
            <w:vAlign w:val="center"/>
          </w:tcPr>
          <w:p w:rsidR="000930C6" w:rsidRPr="004630E4" w:rsidRDefault="000930C6" w:rsidP="000930C6">
            <w:pPr>
              <w:snapToGrid w:val="0"/>
              <w:jc w:val="center"/>
              <w:rPr>
                <w:rFonts w:ascii="Times New Roman" w:hAnsi="Times New Roman"/>
                <w:szCs w:val="21"/>
              </w:rPr>
            </w:pPr>
            <w:r w:rsidRPr="004630E4">
              <w:rPr>
                <w:rFonts w:ascii="Times New Roman" w:hAnsi="Times New Roman"/>
                <w:szCs w:val="21"/>
              </w:rPr>
              <w:t>消减</w:t>
            </w:r>
            <w:r w:rsidRPr="004630E4">
              <w:rPr>
                <w:rFonts w:ascii="Times New Roman" w:hAnsi="Times New Roman" w:hint="eastAsia"/>
                <w:szCs w:val="21"/>
              </w:rPr>
              <w:t>1</w:t>
            </w:r>
          </w:p>
        </w:tc>
        <w:tc>
          <w:tcPr>
            <w:tcW w:w="1171" w:type="dxa"/>
            <w:tcBorders>
              <w:top w:val="single" w:sz="4" w:space="0" w:color="auto"/>
              <w:bottom w:val="single" w:sz="4" w:space="0" w:color="auto"/>
            </w:tcBorders>
            <w:vAlign w:val="center"/>
          </w:tcPr>
          <w:p w:rsidR="000930C6" w:rsidRPr="004630E4" w:rsidRDefault="000930C6" w:rsidP="004630E4">
            <w:pPr>
              <w:spacing w:line="320" w:lineRule="exact"/>
              <w:jc w:val="center"/>
              <w:rPr>
                <w:rFonts w:ascii="Times New Roman" w:hAnsi="Times New Roman"/>
                <w:szCs w:val="21"/>
              </w:rPr>
            </w:pPr>
            <w:r w:rsidRPr="004630E4">
              <w:rPr>
                <w:rFonts w:ascii="Times New Roman" w:hAnsi="Times New Roman"/>
                <w:szCs w:val="21"/>
              </w:rPr>
              <w:t>消减</w:t>
            </w:r>
            <w:r w:rsidR="004630E4">
              <w:rPr>
                <w:rFonts w:ascii="Times New Roman" w:hAnsi="Times New Roman" w:hint="eastAsia"/>
                <w:szCs w:val="21"/>
              </w:rPr>
              <w:t>1.85</w:t>
            </w:r>
          </w:p>
        </w:tc>
        <w:tc>
          <w:tcPr>
            <w:tcW w:w="1214" w:type="dxa"/>
            <w:tcBorders>
              <w:top w:val="single" w:sz="4" w:space="0" w:color="auto"/>
              <w:bottom w:val="single" w:sz="4" w:space="0" w:color="auto"/>
            </w:tcBorders>
            <w:vAlign w:val="center"/>
          </w:tcPr>
          <w:p w:rsidR="000930C6" w:rsidRPr="004630E4" w:rsidRDefault="000930C6" w:rsidP="000930C6">
            <w:pPr>
              <w:snapToGrid w:val="0"/>
              <w:jc w:val="center"/>
              <w:rPr>
                <w:rFonts w:ascii="Times New Roman" w:hAnsi="Times New Roman"/>
                <w:szCs w:val="21"/>
              </w:rPr>
            </w:pPr>
            <w:r w:rsidRPr="004630E4">
              <w:rPr>
                <w:rFonts w:ascii="Times New Roman" w:hAnsi="Times New Roman"/>
                <w:szCs w:val="21"/>
              </w:rPr>
              <w:t>消减</w:t>
            </w:r>
            <w:r w:rsidRPr="004630E4">
              <w:rPr>
                <w:rFonts w:ascii="Times New Roman" w:hAnsi="Times New Roman" w:hint="eastAsia"/>
                <w:szCs w:val="21"/>
              </w:rPr>
              <w:t>1.5</w:t>
            </w:r>
          </w:p>
        </w:tc>
        <w:tc>
          <w:tcPr>
            <w:tcW w:w="1300" w:type="dxa"/>
            <w:tcBorders>
              <w:top w:val="single" w:sz="4" w:space="0" w:color="auto"/>
              <w:bottom w:val="single" w:sz="4" w:space="0" w:color="auto"/>
              <w:right w:val="single" w:sz="12" w:space="0" w:color="auto"/>
            </w:tcBorders>
            <w:vAlign w:val="center"/>
          </w:tcPr>
          <w:p w:rsidR="000930C6" w:rsidRPr="004630E4" w:rsidRDefault="000930C6" w:rsidP="004630E4">
            <w:pPr>
              <w:spacing w:line="320" w:lineRule="exact"/>
              <w:jc w:val="center"/>
              <w:rPr>
                <w:rFonts w:ascii="Times New Roman" w:hAnsi="Times New Roman"/>
                <w:szCs w:val="21"/>
              </w:rPr>
            </w:pPr>
            <w:r w:rsidRPr="004630E4">
              <w:rPr>
                <w:rFonts w:ascii="Times New Roman" w:hAnsi="Times New Roman"/>
                <w:szCs w:val="21"/>
              </w:rPr>
              <w:t>消减</w:t>
            </w:r>
            <w:r w:rsidR="004630E4">
              <w:rPr>
                <w:rFonts w:ascii="Times New Roman" w:hAnsi="Times New Roman" w:hint="eastAsia"/>
                <w:szCs w:val="21"/>
              </w:rPr>
              <w:t>2.8</w:t>
            </w:r>
          </w:p>
        </w:tc>
      </w:tr>
      <w:tr w:rsidR="000930C6" w:rsidRPr="002455E2" w:rsidTr="005B568D">
        <w:trPr>
          <w:cantSplit/>
          <w:trHeight w:val="445"/>
          <w:jc w:val="center"/>
        </w:trPr>
        <w:tc>
          <w:tcPr>
            <w:tcW w:w="864" w:type="dxa"/>
            <w:vMerge/>
            <w:tcBorders>
              <w:left w:val="single" w:sz="12" w:space="0" w:color="auto"/>
            </w:tcBorders>
            <w:vAlign w:val="center"/>
          </w:tcPr>
          <w:p w:rsidR="000930C6" w:rsidRPr="002455E2" w:rsidRDefault="000930C6">
            <w:pPr>
              <w:spacing w:line="320" w:lineRule="exact"/>
              <w:ind w:leftChars="-51" w:left="-107"/>
              <w:jc w:val="center"/>
              <w:rPr>
                <w:rFonts w:ascii="Times New Roman" w:hAnsi="Times New Roman"/>
                <w:szCs w:val="21"/>
              </w:rPr>
            </w:pPr>
          </w:p>
        </w:tc>
        <w:tc>
          <w:tcPr>
            <w:tcW w:w="2379" w:type="dxa"/>
            <w:tcBorders>
              <w:top w:val="single" w:sz="4" w:space="0" w:color="auto"/>
              <w:bottom w:val="single" w:sz="4" w:space="0" w:color="auto"/>
            </w:tcBorders>
            <w:vAlign w:val="center"/>
          </w:tcPr>
          <w:p w:rsidR="000930C6" w:rsidRPr="002455E2" w:rsidRDefault="000930C6">
            <w:pPr>
              <w:spacing w:line="320" w:lineRule="exact"/>
              <w:jc w:val="center"/>
              <w:rPr>
                <w:rFonts w:ascii="Times New Roman" w:hAnsi="Times New Roman"/>
                <w:szCs w:val="21"/>
              </w:rPr>
            </w:pPr>
            <w:r>
              <w:rPr>
                <w:rFonts w:ascii="Times New Roman" w:hAnsi="Times New Roman" w:hint="eastAsia"/>
                <w:szCs w:val="21"/>
              </w:rPr>
              <w:t>煤（</w:t>
            </w:r>
            <w:r>
              <w:rPr>
                <w:rFonts w:ascii="Times New Roman" w:hAnsi="Times New Roman" w:hint="eastAsia"/>
                <w:szCs w:val="21"/>
              </w:rPr>
              <w:t>t</w:t>
            </w:r>
            <w:r>
              <w:rPr>
                <w:rFonts w:ascii="Times New Roman" w:hAnsi="Times New Roman" w:hint="eastAsia"/>
                <w:szCs w:val="21"/>
              </w:rPr>
              <w:t>）</w:t>
            </w:r>
          </w:p>
        </w:tc>
        <w:tc>
          <w:tcPr>
            <w:tcW w:w="1214" w:type="dxa"/>
            <w:tcBorders>
              <w:top w:val="single" w:sz="4" w:space="0" w:color="auto"/>
              <w:bottom w:val="single" w:sz="4" w:space="0" w:color="auto"/>
            </w:tcBorders>
            <w:vAlign w:val="center"/>
          </w:tcPr>
          <w:p w:rsidR="000930C6" w:rsidRPr="004630E4" w:rsidRDefault="000930C6">
            <w:pPr>
              <w:snapToGrid w:val="0"/>
              <w:jc w:val="center"/>
              <w:rPr>
                <w:rFonts w:ascii="Times New Roman" w:hAnsi="Times New Roman"/>
                <w:bCs/>
              </w:rPr>
            </w:pPr>
            <w:r w:rsidRPr="004630E4">
              <w:rPr>
                <w:rFonts w:ascii="Times New Roman" w:hAnsi="Times New Roman"/>
                <w:szCs w:val="21"/>
              </w:rPr>
              <w:t>1413</w:t>
            </w:r>
          </w:p>
        </w:tc>
        <w:tc>
          <w:tcPr>
            <w:tcW w:w="1214" w:type="dxa"/>
            <w:tcBorders>
              <w:top w:val="single" w:sz="4" w:space="0" w:color="auto"/>
              <w:bottom w:val="single" w:sz="4" w:space="0" w:color="auto"/>
            </w:tcBorders>
            <w:vAlign w:val="center"/>
          </w:tcPr>
          <w:p w:rsidR="000930C6" w:rsidRPr="004630E4" w:rsidRDefault="000930C6" w:rsidP="002650A3">
            <w:pPr>
              <w:snapToGrid w:val="0"/>
              <w:jc w:val="center"/>
              <w:rPr>
                <w:rFonts w:ascii="Times New Roman" w:hAnsi="Times New Roman"/>
                <w:szCs w:val="21"/>
              </w:rPr>
            </w:pPr>
            <w:r w:rsidRPr="004630E4">
              <w:rPr>
                <w:rFonts w:ascii="Times New Roman" w:hAnsi="Times New Roman"/>
                <w:szCs w:val="21"/>
              </w:rPr>
              <w:t>消减</w:t>
            </w:r>
            <w:r w:rsidRPr="004630E4">
              <w:rPr>
                <w:rFonts w:ascii="Times New Roman" w:hAnsi="Times New Roman"/>
                <w:szCs w:val="21"/>
              </w:rPr>
              <w:t>1413</w:t>
            </w:r>
          </w:p>
        </w:tc>
        <w:tc>
          <w:tcPr>
            <w:tcW w:w="1171" w:type="dxa"/>
            <w:tcBorders>
              <w:top w:val="single" w:sz="4" w:space="0" w:color="auto"/>
              <w:bottom w:val="single" w:sz="4" w:space="0" w:color="auto"/>
            </w:tcBorders>
            <w:vAlign w:val="center"/>
          </w:tcPr>
          <w:p w:rsidR="000930C6" w:rsidRPr="004630E4" w:rsidRDefault="000930C6" w:rsidP="002650A3">
            <w:pPr>
              <w:spacing w:line="320" w:lineRule="exact"/>
              <w:jc w:val="center"/>
              <w:rPr>
                <w:rFonts w:ascii="Times New Roman" w:hAnsi="Times New Roman"/>
                <w:szCs w:val="21"/>
              </w:rPr>
            </w:pPr>
            <w:r w:rsidRPr="004630E4">
              <w:rPr>
                <w:rFonts w:ascii="Times New Roman" w:hAnsi="Times New Roman"/>
                <w:szCs w:val="21"/>
              </w:rPr>
              <w:t>消减</w:t>
            </w:r>
            <w:r w:rsidRPr="004630E4">
              <w:rPr>
                <w:rFonts w:ascii="Times New Roman" w:hAnsi="Times New Roman" w:hint="eastAsia"/>
                <w:szCs w:val="21"/>
              </w:rPr>
              <w:t>100%</w:t>
            </w:r>
          </w:p>
        </w:tc>
        <w:tc>
          <w:tcPr>
            <w:tcW w:w="1214" w:type="dxa"/>
            <w:tcBorders>
              <w:top w:val="single" w:sz="4" w:space="0" w:color="auto"/>
              <w:bottom w:val="single" w:sz="4" w:space="0" w:color="auto"/>
            </w:tcBorders>
            <w:vAlign w:val="center"/>
          </w:tcPr>
          <w:p w:rsidR="000930C6" w:rsidRPr="004630E4" w:rsidRDefault="000930C6">
            <w:pPr>
              <w:snapToGrid w:val="0"/>
              <w:jc w:val="center"/>
              <w:rPr>
                <w:rFonts w:ascii="Times New Roman" w:hAnsi="Times New Roman"/>
                <w:szCs w:val="21"/>
              </w:rPr>
            </w:pPr>
            <w:r w:rsidRPr="004630E4">
              <w:rPr>
                <w:rFonts w:ascii="Times New Roman" w:hAnsi="Times New Roman" w:hint="eastAsia"/>
                <w:szCs w:val="21"/>
              </w:rPr>
              <w:t>—</w:t>
            </w:r>
          </w:p>
        </w:tc>
        <w:tc>
          <w:tcPr>
            <w:tcW w:w="1300" w:type="dxa"/>
            <w:tcBorders>
              <w:top w:val="single" w:sz="4" w:space="0" w:color="auto"/>
              <w:bottom w:val="single" w:sz="4" w:space="0" w:color="auto"/>
              <w:right w:val="single" w:sz="12" w:space="0" w:color="auto"/>
            </w:tcBorders>
            <w:vAlign w:val="center"/>
          </w:tcPr>
          <w:p w:rsidR="000930C6" w:rsidRPr="004630E4" w:rsidRDefault="000930C6" w:rsidP="002650A3">
            <w:pPr>
              <w:spacing w:line="320" w:lineRule="exact"/>
              <w:jc w:val="center"/>
              <w:rPr>
                <w:rFonts w:ascii="Times New Roman" w:hAnsi="Times New Roman"/>
                <w:szCs w:val="21"/>
              </w:rPr>
            </w:pPr>
            <w:r w:rsidRPr="004630E4">
              <w:rPr>
                <w:rFonts w:ascii="Times New Roman" w:hAnsi="Times New Roman" w:hint="eastAsia"/>
                <w:szCs w:val="21"/>
              </w:rPr>
              <w:t>—</w:t>
            </w:r>
          </w:p>
        </w:tc>
      </w:tr>
      <w:tr w:rsidR="000930C6" w:rsidRPr="002455E2" w:rsidTr="008B08A4">
        <w:trPr>
          <w:cantSplit/>
          <w:trHeight w:val="445"/>
          <w:jc w:val="center"/>
        </w:trPr>
        <w:tc>
          <w:tcPr>
            <w:tcW w:w="864" w:type="dxa"/>
            <w:vMerge/>
            <w:tcBorders>
              <w:left w:val="single" w:sz="12" w:space="0" w:color="auto"/>
              <w:bottom w:val="single" w:sz="4" w:space="0" w:color="auto"/>
            </w:tcBorders>
            <w:vAlign w:val="center"/>
          </w:tcPr>
          <w:p w:rsidR="000930C6" w:rsidRPr="002455E2" w:rsidRDefault="000930C6">
            <w:pPr>
              <w:spacing w:line="320" w:lineRule="exact"/>
              <w:ind w:leftChars="-51" w:left="-107"/>
              <w:jc w:val="center"/>
              <w:rPr>
                <w:rFonts w:ascii="Times New Roman" w:hAnsi="Times New Roman"/>
                <w:szCs w:val="21"/>
              </w:rPr>
            </w:pPr>
          </w:p>
        </w:tc>
        <w:tc>
          <w:tcPr>
            <w:tcW w:w="2379" w:type="dxa"/>
            <w:tcBorders>
              <w:top w:val="single" w:sz="4" w:space="0" w:color="auto"/>
              <w:bottom w:val="single" w:sz="4" w:space="0" w:color="auto"/>
            </w:tcBorders>
            <w:vAlign w:val="center"/>
          </w:tcPr>
          <w:p w:rsidR="000930C6" w:rsidRPr="004630E4" w:rsidRDefault="000930C6">
            <w:pPr>
              <w:spacing w:line="320" w:lineRule="exact"/>
              <w:jc w:val="center"/>
              <w:rPr>
                <w:rFonts w:ascii="Times New Roman" w:hAnsi="Times New Roman"/>
                <w:szCs w:val="21"/>
              </w:rPr>
            </w:pPr>
            <w:r w:rsidRPr="004630E4">
              <w:rPr>
                <w:rFonts w:ascii="Times New Roman" w:hAnsi="Times New Roman" w:hint="eastAsia"/>
                <w:szCs w:val="21"/>
              </w:rPr>
              <w:t>水（</w:t>
            </w:r>
            <w:r w:rsidRPr="004630E4">
              <w:rPr>
                <w:rFonts w:ascii="Times New Roman" w:hAnsi="Times New Roman" w:hint="eastAsia"/>
                <w:szCs w:val="21"/>
              </w:rPr>
              <w:t>t</w:t>
            </w:r>
            <w:r w:rsidRPr="004630E4">
              <w:rPr>
                <w:rFonts w:ascii="Times New Roman" w:hAnsi="Times New Roman" w:hint="eastAsia"/>
                <w:szCs w:val="21"/>
              </w:rPr>
              <w:t>）</w:t>
            </w:r>
          </w:p>
        </w:tc>
        <w:tc>
          <w:tcPr>
            <w:tcW w:w="1214" w:type="dxa"/>
            <w:tcBorders>
              <w:top w:val="single" w:sz="4" w:space="0" w:color="auto"/>
              <w:bottom w:val="single" w:sz="4" w:space="0" w:color="auto"/>
            </w:tcBorders>
            <w:vAlign w:val="center"/>
          </w:tcPr>
          <w:p w:rsidR="000930C6" w:rsidRPr="004630E4" w:rsidRDefault="000930C6">
            <w:pPr>
              <w:snapToGrid w:val="0"/>
              <w:jc w:val="center"/>
              <w:rPr>
                <w:rFonts w:ascii="Times New Roman" w:hAnsi="Times New Roman"/>
                <w:szCs w:val="21"/>
              </w:rPr>
            </w:pPr>
            <w:r w:rsidRPr="004630E4">
              <w:rPr>
                <w:rFonts w:ascii="Times New Roman" w:hAnsi="Times New Roman" w:hint="eastAsia"/>
                <w:szCs w:val="21"/>
              </w:rPr>
              <w:t>17800</w:t>
            </w:r>
          </w:p>
        </w:tc>
        <w:tc>
          <w:tcPr>
            <w:tcW w:w="1214" w:type="dxa"/>
            <w:tcBorders>
              <w:top w:val="single" w:sz="4" w:space="0" w:color="auto"/>
              <w:bottom w:val="single" w:sz="4" w:space="0" w:color="auto"/>
            </w:tcBorders>
            <w:vAlign w:val="center"/>
          </w:tcPr>
          <w:p w:rsidR="000930C6" w:rsidRPr="004630E4" w:rsidRDefault="000930C6" w:rsidP="00B85AC2">
            <w:pPr>
              <w:snapToGrid w:val="0"/>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2000</w:t>
            </w:r>
          </w:p>
        </w:tc>
        <w:tc>
          <w:tcPr>
            <w:tcW w:w="1171" w:type="dxa"/>
            <w:tcBorders>
              <w:top w:val="single" w:sz="4" w:space="0" w:color="auto"/>
              <w:bottom w:val="single" w:sz="4" w:space="0" w:color="auto"/>
            </w:tcBorders>
            <w:vAlign w:val="center"/>
          </w:tcPr>
          <w:p w:rsidR="000930C6" w:rsidRPr="004630E4" w:rsidRDefault="000930C6" w:rsidP="00B85AC2">
            <w:pPr>
              <w:spacing w:line="320" w:lineRule="exact"/>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11.23%</w:t>
            </w:r>
          </w:p>
        </w:tc>
        <w:tc>
          <w:tcPr>
            <w:tcW w:w="1214" w:type="dxa"/>
            <w:tcBorders>
              <w:top w:val="single" w:sz="4" w:space="0" w:color="auto"/>
              <w:bottom w:val="single" w:sz="4" w:space="0" w:color="auto"/>
            </w:tcBorders>
            <w:vAlign w:val="center"/>
          </w:tcPr>
          <w:p w:rsidR="000930C6" w:rsidRPr="004630E4" w:rsidRDefault="00B85AC2">
            <w:pPr>
              <w:snapToGrid w:val="0"/>
              <w:jc w:val="center"/>
              <w:rPr>
                <w:rFonts w:ascii="Times New Roman" w:hAnsi="Times New Roman"/>
                <w:szCs w:val="21"/>
              </w:rPr>
            </w:pPr>
            <w:r w:rsidRPr="004630E4">
              <w:rPr>
                <w:rFonts w:ascii="Times New Roman" w:hAnsi="Times New Roman" w:hint="eastAsia"/>
                <w:szCs w:val="21"/>
              </w:rPr>
              <w:t>削减</w:t>
            </w:r>
            <w:r w:rsidRPr="004630E4">
              <w:rPr>
                <w:rFonts w:ascii="Times New Roman" w:hAnsi="Times New Roman" w:hint="eastAsia"/>
                <w:szCs w:val="21"/>
              </w:rPr>
              <w:t>3000</w:t>
            </w:r>
          </w:p>
        </w:tc>
        <w:tc>
          <w:tcPr>
            <w:tcW w:w="1300" w:type="dxa"/>
            <w:tcBorders>
              <w:top w:val="single" w:sz="4" w:space="0" w:color="auto"/>
              <w:bottom w:val="single" w:sz="4" w:space="0" w:color="auto"/>
              <w:right w:val="single" w:sz="12" w:space="0" w:color="auto"/>
            </w:tcBorders>
            <w:vAlign w:val="center"/>
          </w:tcPr>
          <w:p w:rsidR="000930C6" w:rsidRPr="004630E4" w:rsidRDefault="00B85AC2" w:rsidP="00B85AC2">
            <w:pPr>
              <w:spacing w:line="320" w:lineRule="exact"/>
              <w:jc w:val="center"/>
              <w:rPr>
                <w:rFonts w:ascii="Times New Roman" w:hAnsi="Times New Roman"/>
                <w:szCs w:val="21"/>
              </w:rPr>
            </w:pPr>
            <w:r w:rsidRPr="004630E4">
              <w:rPr>
                <w:rFonts w:ascii="Times New Roman" w:hAnsi="Times New Roman"/>
                <w:szCs w:val="21"/>
              </w:rPr>
              <w:t>消减</w:t>
            </w:r>
            <w:r w:rsidRPr="004630E4">
              <w:rPr>
                <w:rFonts w:ascii="Times New Roman" w:hAnsi="Times New Roman" w:hint="eastAsia"/>
                <w:szCs w:val="21"/>
              </w:rPr>
              <w:t>16.85%</w:t>
            </w:r>
          </w:p>
        </w:tc>
      </w:tr>
      <w:tr w:rsidR="008B08A4" w:rsidRPr="002455E2" w:rsidTr="007132C7">
        <w:trPr>
          <w:cantSplit/>
          <w:trHeight w:val="354"/>
          <w:jc w:val="center"/>
        </w:trPr>
        <w:tc>
          <w:tcPr>
            <w:tcW w:w="864" w:type="dxa"/>
            <w:vMerge w:val="restart"/>
            <w:tcBorders>
              <w:top w:val="single" w:sz="4" w:space="0" w:color="auto"/>
              <w:left w:val="single" w:sz="12" w:space="0" w:color="auto"/>
            </w:tcBorders>
            <w:vAlign w:val="center"/>
          </w:tcPr>
          <w:p w:rsidR="008B08A4" w:rsidRPr="002455E2" w:rsidRDefault="008B08A4">
            <w:pPr>
              <w:spacing w:line="320" w:lineRule="exact"/>
              <w:ind w:leftChars="-51" w:left="-107"/>
              <w:jc w:val="center"/>
              <w:rPr>
                <w:rFonts w:ascii="Times New Roman" w:hAnsi="Times New Roman"/>
                <w:szCs w:val="21"/>
              </w:rPr>
            </w:pPr>
            <w:r w:rsidRPr="009718F3">
              <w:rPr>
                <w:rFonts w:ascii="Times New Roman" w:hAnsi="Times New Roman"/>
                <w:szCs w:val="21"/>
              </w:rPr>
              <w:t>污染物排放指标</w:t>
            </w:r>
          </w:p>
        </w:tc>
        <w:tc>
          <w:tcPr>
            <w:tcW w:w="2379" w:type="dxa"/>
            <w:tcBorders>
              <w:top w:val="single" w:sz="4" w:space="0" w:color="auto"/>
              <w:bottom w:val="single" w:sz="4" w:space="0" w:color="auto"/>
            </w:tcBorders>
            <w:vAlign w:val="center"/>
          </w:tcPr>
          <w:p w:rsidR="008B08A4" w:rsidRPr="004630E4" w:rsidRDefault="008B08A4">
            <w:pPr>
              <w:spacing w:line="320" w:lineRule="exact"/>
              <w:jc w:val="center"/>
              <w:rPr>
                <w:rFonts w:ascii="Times New Roman" w:hAnsi="Times New Roman"/>
                <w:szCs w:val="21"/>
              </w:rPr>
            </w:pPr>
            <w:r w:rsidRPr="004630E4">
              <w:rPr>
                <w:rFonts w:ascii="Times New Roman" w:hAnsi="Times New Roman" w:hint="eastAsia"/>
                <w:szCs w:val="21"/>
              </w:rPr>
              <w:t>SO</w:t>
            </w:r>
            <w:r w:rsidRPr="004630E4">
              <w:rPr>
                <w:rFonts w:ascii="Times New Roman" w:hAnsi="Times New Roman" w:hint="eastAsia"/>
                <w:szCs w:val="21"/>
                <w:vertAlign w:val="subscript"/>
              </w:rPr>
              <w:t>2</w:t>
            </w:r>
          </w:p>
        </w:tc>
        <w:tc>
          <w:tcPr>
            <w:tcW w:w="1214" w:type="dxa"/>
            <w:tcBorders>
              <w:top w:val="single" w:sz="4" w:space="0" w:color="auto"/>
              <w:bottom w:val="single" w:sz="4" w:space="0" w:color="auto"/>
            </w:tcBorders>
            <w:vAlign w:val="center"/>
          </w:tcPr>
          <w:p w:rsidR="008B08A4" w:rsidRPr="004630E4" w:rsidRDefault="008B08A4" w:rsidP="004630E4">
            <w:pPr>
              <w:snapToGrid w:val="0"/>
              <w:jc w:val="center"/>
              <w:rPr>
                <w:rFonts w:ascii="Times New Roman" w:hAnsi="Times New Roman"/>
                <w:bCs/>
              </w:rPr>
            </w:pPr>
            <w:r w:rsidRPr="004630E4">
              <w:rPr>
                <w:rFonts w:ascii="Times New Roman" w:hAnsi="Times New Roman" w:hint="eastAsia"/>
                <w:bCs/>
              </w:rPr>
              <w:t>28.</w:t>
            </w:r>
            <w:r w:rsidR="004630E4" w:rsidRPr="004630E4">
              <w:rPr>
                <w:rFonts w:ascii="Times New Roman" w:hAnsi="Times New Roman" w:hint="eastAsia"/>
                <w:bCs/>
              </w:rPr>
              <w:t>7</w:t>
            </w:r>
          </w:p>
        </w:tc>
        <w:tc>
          <w:tcPr>
            <w:tcW w:w="1214" w:type="dxa"/>
            <w:tcBorders>
              <w:top w:val="single" w:sz="4" w:space="0" w:color="auto"/>
              <w:bottom w:val="single" w:sz="4" w:space="0" w:color="auto"/>
            </w:tcBorders>
            <w:vAlign w:val="center"/>
          </w:tcPr>
          <w:p w:rsidR="008B08A4" w:rsidRPr="004630E4" w:rsidRDefault="008B08A4" w:rsidP="002650A3">
            <w:pPr>
              <w:snapToGrid w:val="0"/>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10</w:t>
            </w:r>
          </w:p>
        </w:tc>
        <w:tc>
          <w:tcPr>
            <w:tcW w:w="1171" w:type="dxa"/>
            <w:tcBorders>
              <w:top w:val="single" w:sz="4" w:space="0" w:color="auto"/>
              <w:bottom w:val="single" w:sz="4" w:space="0" w:color="auto"/>
            </w:tcBorders>
            <w:vAlign w:val="center"/>
          </w:tcPr>
          <w:p w:rsidR="008B08A4" w:rsidRPr="004630E4" w:rsidRDefault="008B08A4" w:rsidP="004630E4">
            <w:pPr>
              <w:snapToGrid w:val="0"/>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3</w:t>
            </w:r>
            <w:r w:rsidRPr="004630E4">
              <w:rPr>
                <w:rFonts w:ascii="Times New Roman" w:hAnsi="Times New Roman" w:hint="eastAsia"/>
                <w:szCs w:val="21"/>
              </w:rPr>
              <w:t>4.</w:t>
            </w:r>
            <w:r w:rsidR="004630E4" w:rsidRPr="004630E4">
              <w:rPr>
                <w:rFonts w:ascii="Times New Roman" w:hAnsi="Times New Roman" w:hint="eastAsia"/>
                <w:szCs w:val="21"/>
              </w:rPr>
              <w:t>84</w:t>
            </w:r>
            <w:r w:rsidRPr="004630E4">
              <w:rPr>
                <w:rFonts w:ascii="Times New Roman" w:hAnsi="Times New Roman" w:hint="eastAsia"/>
                <w:szCs w:val="21"/>
              </w:rPr>
              <w:t>%</w:t>
            </w:r>
          </w:p>
        </w:tc>
        <w:tc>
          <w:tcPr>
            <w:tcW w:w="1214" w:type="dxa"/>
            <w:tcBorders>
              <w:top w:val="single" w:sz="4" w:space="0" w:color="auto"/>
              <w:bottom w:val="single" w:sz="4" w:space="0" w:color="auto"/>
            </w:tcBorders>
            <w:vAlign w:val="center"/>
          </w:tcPr>
          <w:p w:rsidR="008B08A4" w:rsidRPr="004630E4" w:rsidRDefault="008B08A4" w:rsidP="00B85AC2">
            <w:pPr>
              <w:snapToGrid w:val="0"/>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20</w:t>
            </w:r>
          </w:p>
        </w:tc>
        <w:tc>
          <w:tcPr>
            <w:tcW w:w="1300" w:type="dxa"/>
            <w:tcBorders>
              <w:top w:val="single" w:sz="4" w:space="0" w:color="auto"/>
              <w:bottom w:val="single" w:sz="4" w:space="0" w:color="auto"/>
              <w:right w:val="single" w:sz="12" w:space="0" w:color="auto"/>
            </w:tcBorders>
            <w:vAlign w:val="center"/>
          </w:tcPr>
          <w:p w:rsidR="008B08A4" w:rsidRPr="004630E4" w:rsidRDefault="008B08A4" w:rsidP="004630E4">
            <w:pPr>
              <w:spacing w:line="320" w:lineRule="exact"/>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69.</w:t>
            </w:r>
            <w:r w:rsidR="004630E4" w:rsidRPr="004630E4">
              <w:rPr>
                <w:rFonts w:ascii="Times New Roman" w:hAnsi="Times New Roman" w:hint="eastAsia"/>
                <w:szCs w:val="21"/>
              </w:rPr>
              <w:t>69</w:t>
            </w:r>
            <w:r w:rsidRPr="004630E4">
              <w:rPr>
                <w:rFonts w:ascii="Times New Roman" w:hAnsi="Times New Roman" w:hint="eastAsia"/>
                <w:szCs w:val="21"/>
              </w:rPr>
              <w:t>%</w:t>
            </w:r>
          </w:p>
        </w:tc>
      </w:tr>
      <w:tr w:rsidR="008B08A4" w:rsidRPr="002455E2" w:rsidTr="007132C7">
        <w:trPr>
          <w:cantSplit/>
          <w:trHeight w:val="354"/>
          <w:jc w:val="center"/>
        </w:trPr>
        <w:tc>
          <w:tcPr>
            <w:tcW w:w="864" w:type="dxa"/>
            <w:vMerge/>
            <w:tcBorders>
              <w:left w:val="single" w:sz="12" w:space="0" w:color="auto"/>
            </w:tcBorders>
            <w:vAlign w:val="center"/>
          </w:tcPr>
          <w:p w:rsidR="008B08A4" w:rsidRPr="009718F3" w:rsidRDefault="008B08A4">
            <w:pPr>
              <w:spacing w:line="320" w:lineRule="exact"/>
              <w:ind w:leftChars="-51" w:left="-107"/>
              <w:jc w:val="center"/>
              <w:rPr>
                <w:rFonts w:ascii="Times New Roman" w:hAnsi="Times New Roman"/>
                <w:szCs w:val="21"/>
              </w:rPr>
            </w:pPr>
          </w:p>
        </w:tc>
        <w:tc>
          <w:tcPr>
            <w:tcW w:w="2379" w:type="dxa"/>
            <w:tcBorders>
              <w:top w:val="single" w:sz="4" w:space="0" w:color="auto"/>
              <w:bottom w:val="single" w:sz="4" w:space="0" w:color="auto"/>
            </w:tcBorders>
            <w:vAlign w:val="center"/>
          </w:tcPr>
          <w:p w:rsidR="008B08A4" w:rsidRPr="004630E4" w:rsidRDefault="008B08A4">
            <w:pPr>
              <w:spacing w:line="320" w:lineRule="exact"/>
              <w:jc w:val="center"/>
              <w:rPr>
                <w:rFonts w:ascii="Times New Roman" w:hAnsi="Times New Roman"/>
                <w:szCs w:val="21"/>
              </w:rPr>
            </w:pPr>
            <w:r w:rsidRPr="004630E4">
              <w:rPr>
                <w:rFonts w:ascii="Times New Roman" w:hAnsi="Times New Roman" w:hint="eastAsia"/>
                <w:szCs w:val="21"/>
              </w:rPr>
              <w:t>烟尘</w:t>
            </w:r>
          </w:p>
        </w:tc>
        <w:tc>
          <w:tcPr>
            <w:tcW w:w="1214" w:type="dxa"/>
            <w:tcBorders>
              <w:top w:val="single" w:sz="4" w:space="0" w:color="auto"/>
              <w:bottom w:val="single" w:sz="4" w:space="0" w:color="auto"/>
            </w:tcBorders>
            <w:vAlign w:val="center"/>
          </w:tcPr>
          <w:p w:rsidR="008B08A4" w:rsidRPr="004630E4" w:rsidRDefault="004630E4">
            <w:pPr>
              <w:snapToGrid w:val="0"/>
              <w:jc w:val="center"/>
              <w:rPr>
                <w:rFonts w:ascii="Times New Roman" w:hAnsi="Times New Roman"/>
                <w:bCs/>
              </w:rPr>
            </w:pPr>
            <w:r w:rsidRPr="004630E4">
              <w:rPr>
                <w:rFonts w:ascii="Times New Roman" w:hAnsi="Times New Roman" w:hint="eastAsia"/>
                <w:bCs/>
              </w:rPr>
              <w:t>1.628</w:t>
            </w:r>
          </w:p>
        </w:tc>
        <w:tc>
          <w:tcPr>
            <w:tcW w:w="1214" w:type="dxa"/>
            <w:tcBorders>
              <w:top w:val="single" w:sz="4" w:space="0" w:color="auto"/>
              <w:bottom w:val="single" w:sz="4" w:space="0" w:color="auto"/>
            </w:tcBorders>
            <w:vAlign w:val="center"/>
          </w:tcPr>
          <w:p w:rsidR="008B08A4" w:rsidRPr="004630E4" w:rsidRDefault="008B08A4" w:rsidP="002650A3">
            <w:pPr>
              <w:snapToGrid w:val="0"/>
              <w:jc w:val="center"/>
              <w:rPr>
                <w:rFonts w:ascii="Times New Roman" w:hAnsi="Times New Roman"/>
                <w:szCs w:val="21"/>
              </w:rPr>
            </w:pPr>
            <w:r w:rsidRPr="004630E4">
              <w:rPr>
                <w:rFonts w:ascii="Times New Roman" w:hAnsi="Times New Roman"/>
                <w:szCs w:val="21"/>
              </w:rPr>
              <w:t>消减</w:t>
            </w:r>
            <w:r w:rsidRPr="004630E4">
              <w:rPr>
                <w:rFonts w:ascii="Times New Roman" w:hAnsi="Times New Roman" w:hint="eastAsia"/>
                <w:szCs w:val="21"/>
              </w:rPr>
              <w:t>1</w:t>
            </w:r>
          </w:p>
        </w:tc>
        <w:tc>
          <w:tcPr>
            <w:tcW w:w="1171" w:type="dxa"/>
            <w:tcBorders>
              <w:top w:val="single" w:sz="4" w:space="0" w:color="auto"/>
              <w:bottom w:val="single" w:sz="4" w:space="0" w:color="auto"/>
            </w:tcBorders>
            <w:vAlign w:val="center"/>
          </w:tcPr>
          <w:p w:rsidR="008B08A4" w:rsidRPr="004630E4" w:rsidRDefault="008B08A4" w:rsidP="004630E4">
            <w:pPr>
              <w:snapToGrid w:val="0"/>
              <w:jc w:val="center"/>
              <w:rPr>
                <w:rFonts w:ascii="Times New Roman" w:hAnsi="Times New Roman"/>
                <w:szCs w:val="21"/>
              </w:rPr>
            </w:pPr>
            <w:r w:rsidRPr="004630E4">
              <w:rPr>
                <w:rFonts w:ascii="Times New Roman" w:hAnsi="Times New Roman"/>
                <w:szCs w:val="21"/>
              </w:rPr>
              <w:t>消减</w:t>
            </w:r>
            <w:r w:rsidR="004630E4" w:rsidRPr="004630E4">
              <w:rPr>
                <w:rFonts w:ascii="Times New Roman" w:hAnsi="Times New Roman" w:hint="eastAsia"/>
                <w:szCs w:val="21"/>
              </w:rPr>
              <w:t>61.43</w:t>
            </w:r>
            <w:r w:rsidRPr="004630E4">
              <w:rPr>
                <w:rFonts w:ascii="Times New Roman" w:hAnsi="Times New Roman" w:hint="eastAsia"/>
                <w:szCs w:val="21"/>
              </w:rPr>
              <w:t>%</w:t>
            </w:r>
          </w:p>
        </w:tc>
        <w:tc>
          <w:tcPr>
            <w:tcW w:w="1214" w:type="dxa"/>
            <w:tcBorders>
              <w:top w:val="single" w:sz="4" w:space="0" w:color="auto"/>
              <w:bottom w:val="single" w:sz="4" w:space="0" w:color="auto"/>
            </w:tcBorders>
            <w:vAlign w:val="center"/>
          </w:tcPr>
          <w:p w:rsidR="008B08A4" w:rsidRPr="004630E4" w:rsidRDefault="008B08A4" w:rsidP="008B08A4">
            <w:pPr>
              <w:snapToGrid w:val="0"/>
              <w:jc w:val="center"/>
              <w:rPr>
                <w:rFonts w:ascii="Times New Roman" w:hAnsi="Times New Roman"/>
                <w:szCs w:val="21"/>
              </w:rPr>
            </w:pPr>
            <w:r w:rsidRPr="004630E4">
              <w:rPr>
                <w:rFonts w:ascii="Times New Roman" w:hAnsi="Times New Roman"/>
                <w:szCs w:val="21"/>
              </w:rPr>
              <w:t>消减</w:t>
            </w:r>
            <w:r w:rsidRPr="004630E4">
              <w:rPr>
                <w:rFonts w:ascii="Times New Roman" w:hAnsi="Times New Roman"/>
                <w:szCs w:val="21"/>
              </w:rPr>
              <w:t>1.</w:t>
            </w:r>
            <w:r w:rsidRPr="004630E4">
              <w:rPr>
                <w:rFonts w:ascii="Times New Roman" w:hAnsi="Times New Roman" w:hint="eastAsia"/>
                <w:szCs w:val="21"/>
              </w:rPr>
              <w:t>5</w:t>
            </w:r>
          </w:p>
        </w:tc>
        <w:tc>
          <w:tcPr>
            <w:tcW w:w="1300" w:type="dxa"/>
            <w:tcBorders>
              <w:top w:val="single" w:sz="4" w:space="0" w:color="auto"/>
              <w:bottom w:val="single" w:sz="4" w:space="0" w:color="auto"/>
              <w:right w:val="single" w:sz="12" w:space="0" w:color="auto"/>
            </w:tcBorders>
            <w:vAlign w:val="center"/>
          </w:tcPr>
          <w:p w:rsidR="008B08A4" w:rsidRPr="004630E4" w:rsidRDefault="008B08A4" w:rsidP="004630E4">
            <w:pPr>
              <w:spacing w:line="320" w:lineRule="exact"/>
              <w:jc w:val="center"/>
              <w:rPr>
                <w:rFonts w:ascii="Times New Roman" w:hAnsi="Times New Roman"/>
                <w:szCs w:val="21"/>
              </w:rPr>
            </w:pPr>
            <w:r w:rsidRPr="004630E4">
              <w:rPr>
                <w:rFonts w:ascii="Times New Roman" w:hAnsi="Times New Roman"/>
                <w:szCs w:val="21"/>
              </w:rPr>
              <w:t>消减</w:t>
            </w:r>
            <w:r w:rsidR="004630E4" w:rsidRPr="004630E4">
              <w:rPr>
                <w:rFonts w:ascii="Times New Roman" w:hAnsi="Times New Roman" w:hint="eastAsia"/>
                <w:szCs w:val="21"/>
              </w:rPr>
              <w:t>92.13</w:t>
            </w:r>
            <w:r w:rsidRPr="004630E4">
              <w:rPr>
                <w:rFonts w:ascii="Times New Roman" w:hAnsi="Times New Roman" w:hint="eastAsia"/>
                <w:szCs w:val="21"/>
              </w:rPr>
              <w:t>%</w:t>
            </w:r>
          </w:p>
        </w:tc>
      </w:tr>
      <w:tr w:rsidR="006F14A8" w:rsidRPr="002455E2" w:rsidTr="007132C7">
        <w:trPr>
          <w:cantSplit/>
          <w:trHeight w:val="354"/>
          <w:jc w:val="center"/>
        </w:trPr>
        <w:tc>
          <w:tcPr>
            <w:tcW w:w="864" w:type="dxa"/>
            <w:vMerge/>
            <w:tcBorders>
              <w:left w:val="single" w:sz="12" w:space="0" w:color="auto"/>
              <w:bottom w:val="single" w:sz="4" w:space="0" w:color="auto"/>
            </w:tcBorders>
            <w:vAlign w:val="center"/>
          </w:tcPr>
          <w:p w:rsidR="006F14A8" w:rsidRPr="009718F3" w:rsidRDefault="006F14A8">
            <w:pPr>
              <w:spacing w:line="320" w:lineRule="exact"/>
              <w:ind w:leftChars="-51" w:left="-107"/>
              <w:jc w:val="center"/>
              <w:rPr>
                <w:rFonts w:ascii="Times New Roman" w:hAnsi="Times New Roman"/>
                <w:szCs w:val="21"/>
              </w:rPr>
            </w:pPr>
          </w:p>
        </w:tc>
        <w:tc>
          <w:tcPr>
            <w:tcW w:w="2379" w:type="dxa"/>
            <w:tcBorders>
              <w:top w:val="single" w:sz="4" w:space="0" w:color="auto"/>
              <w:bottom w:val="single" w:sz="4" w:space="0" w:color="auto"/>
            </w:tcBorders>
            <w:vAlign w:val="center"/>
          </w:tcPr>
          <w:p w:rsidR="006F14A8" w:rsidRPr="004630E4" w:rsidRDefault="008B08A4">
            <w:pPr>
              <w:spacing w:line="320" w:lineRule="exact"/>
              <w:jc w:val="center"/>
              <w:rPr>
                <w:rFonts w:ascii="Times New Roman" w:hAnsi="Times New Roman"/>
                <w:szCs w:val="21"/>
              </w:rPr>
            </w:pPr>
            <w:r w:rsidRPr="004630E4">
              <w:rPr>
                <w:rFonts w:ascii="Times New Roman" w:hAnsi="Times New Roman" w:hint="eastAsia"/>
                <w:szCs w:val="21"/>
              </w:rPr>
              <w:t>NO</w:t>
            </w:r>
            <w:r w:rsidRPr="004630E4">
              <w:rPr>
                <w:rFonts w:ascii="Times New Roman" w:hAnsi="Times New Roman" w:hint="eastAsia"/>
                <w:szCs w:val="21"/>
                <w:vertAlign w:val="subscript"/>
              </w:rPr>
              <w:t>x</w:t>
            </w:r>
          </w:p>
        </w:tc>
        <w:tc>
          <w:tcPr>
            <w:tcW w:w="1214" w:type="dxa"/>
            <w:tcBorders>
              <w:top w:val="single" w:sz="4" w:space="0" w:color="auto"/>
              <w:bottom w:val="single" w:sz="4" w:space="0" w:color="auto"/>
            </w:tcBorders>
            <w:vAlign w:val="center"/>
          </w:tcPr>
          <w:p w:rsidR="006F14A8" w:rsidRPr="004630E4" w:rsidRDefault="008B08A4">
            <w:pPr>
              <w:snapToGrid w:val="0"/>
              <w:jc w:val="center"/>
              <w:rPr>
                <w:rFonts w:ascii="Times New Roman" w:hAnsi="Times New Roman"/>
                <w:bCs/>
              </w:rPr>
            </w:pPr>
            <w:r w:rsidRPr="004630E4">
              <w:rPr>
                <w:rFonts w:ascii="Times New Roman" w:hAnsi="Times New Roman" w:hint="eastAsia"/>
                <w:bCs/>
              </w:rPr>
              <w:t>4.148</w:t>
            </w:r>
          </w:p>
        </w:tc>
        <w:tc>
          <w:tcPr>
            <w:tcW w:w="1214" w:type="dxa"/>
            <w:tcBorders>
              <w:top w:val="single" w:sz="4" w:space="0" w:color="auto"/>
              <w:bottom w:val="single" w:sz="4" w:space="0" w:color="auto"/>
            </w:tcBorders>
            <w:vAlign w:val="center"/>
          </w:tcPr>
          <w:p w:rsidR="006F14A8" w:rsidRPr="004630E4" w:rsidRDefault="008B08A4" w:rsidP="00B85AC2">
            <w:pPr>
              <w:snapToGrid w:val="0"/>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2</w:t>
            </w:r>
          </w:p>
        </w:tc>
        <w:tc>
          <w:tcPr>
            <w:tcW w:w="1171" w:type="dxa"/>
            <w:tcBorders>
              <w:top w:val="single" w:sz="4" w:space="0" w:color="auto"/>
              <w:bottom w:val="single" w:sz="4" w:space="0" w:color="auto"/>
            </w:tcBorders>
            <w:vAlign w:val="center"/>
          </w:tcPr>
          <w:p w:rsidR="006F14A8" w:rsidRPr="004630E4" w:rsidRDefault="008B08A4" w:rsidP="002650A3">
            <w:pPr>
              <w:spacing w:line="320" w:lineRule="exact"/>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48.22%</w:t>
            </w:r>
          </w:p>
        </w:tc>
        <w:tc>
          <w:tcPr>
            <w:tcW w:w="1214" w:type="dxa"/>
            <w:tcBorders>
              <w:top w:val="single" w:sz="4" w:space="0" w:color="auto"/>
              <w:bottom w:val="single" w:sz="4" w:space="0" w:color="auto"/>
            </w:tcBorders>
            <w:vAlign w:val="center"/>
          </w:tcPr>
          <w:p w:rsidR="006F14A8" w:rsidRPr="004630E4" w:rsidRDefault="008B08A4" w:rsidP="00B85AC2">
            <w:pPr>
              <w:snapToGrid w:val="0"/>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3</w:t>
            </w:r>
          </w:p>
        </w:tc>
        <w:tc>
          <w:tcPr>
            <w:tcW w:w="1300" w:type="dxa"/>
            <w:tcBorders>
              <w:top w:val="single" w:sz="4" w:space="0" w:color="auto"/>
              <w:bottom w:val="single" w:sz="4" w:space="0" w:color="auto"/>
              <w:right w:val="single" w:sz="12" w:space="0" w:color="auto"/>
            </w:tcBorders>
            <w:vAlign w:val="center"/>
          </w:tcPr>
          <w:p w:rsidR="006F14A8" w:rsidRPr="004630E4" w:rsidRDefault="008B08A4" w:rsidP="004630E4">
            <w:pPr>
              <w:spacing w:line="320" w:lineRule="exact"/>
              <w:jc w:val="center"/>
              <w:rPr>
                <w:rFonts w:ascii="Times New Roman" w:hAnsi="Times New Roman"/>
                <w:szCs w:val="21"/>
              </w:rPr>
            </w:pPr>
            <w:r w:rsidRPr="004630E4">
              <w:rPr>
                <w:rFonts w:ascii="Times New Roman" w:hAnsi="Times New Roman"/>
                <w:szCs w:val="21"/>
              </w:rPr>
              <w:t>消减</w:t>
            </w:r>
            <w:r w:rsidR="00B85AC2" w:rsidRPr="004630E4">
              <w:rPr>
                <w:rFonts w:ascii="Times New Roman" w:hAnsi="Times New Roman" w:hint="eastAsia"/>
                <w:szCs w:val="21"/>
              </w:rPr>
              <w:t>72.3</w:t>
            </w:r>
            <w:r w:rsidR="004630E4" w:rsidRPr="004630E4">
              <w:rPr>
                <w:rFonts w:ascii="Times New Roman" w:hAnsi="Times New Roman" w:hint="eastAsia"/>
                <w:szCs w:val="21"/>
              </w:rPr>
              <w:t>2</w:t>
            </w:r>
            <w:r w:rsidR="00954187" w:rsidRPr="004630E4">
              <w:rPr>
                <w:rFonts w:ascii="Times New Roman" w:hAnsi="Times New Roman" w:hint="eastAsia"/>
                <w:szCs w:val="21"/>
              </w:rPr>
              <w:t>%</w:t>
            </w:r>
          </w:p>
        </w:tc>
      </w:tr>
    </w:tbl>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42" w:name="_Toc413045732"/>
      <w:bookmarkStart w:id="343" w:name="_Toc497203518"/>
      <w:r w:rsidRPr="000B60BF">
        <w:rPr>
          <w:rFonts w:ascii="Times New Roman" w:hAnsi="Times New Roman"/>
          <w:b/>
          <w:bCs/>
          <w:kern w:val="0"/>
          <w:sz w:val="28"/>
          <w:szCs w:val="28"/>
          <w:u w:color="000000"/>
        </w:rPr>
        <w:t>3.10</w:t>
      </w:r>
      <w:r w:rsidRPr="000B60BF">
        <w:rPr>
          <w:rFonts w:ascii="Times New Roman" w:hAnsi="Times New Roman"/>
          <w:b/>
          <w:bCs/>
          <w:kern w:val="0"/>
          <w:sz w:val="28"/>
          <w:szCs w:val="28"/>
          <w:u w:color="000000"/>
        </w:rPr>
        <w:t>提出和实施明显易见方案</w:t>
      </w:r>
      <w:bookmarkEnd w:id="342"/>
      <w:bookmarkEnd w:id="343"/>
    </w:p>
    <w:p w:rsidR="00474C42" w:rsidRPr="000B60BF" w:rsidRDefault="002C3AB5" w:rsidP="00E22A7B">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清洁生产审核小组根据清洁生产审核的要求，结合公司的实际情况，对各类合理化建议按照原辅材料和能源、技术工艺改造，设备维护和更新，过程优化控制，产品，废物回收利用，加强管理，员工素质提高等八个方面进行了汇总整理。对每一个方案的内容及其可行性都与有关部门进行认真的分析讨论，并在清洁生产专家的帮助和指导下进行了筛选与合并，结果共产生了</w:t>
      </w:r>
      <w:r w:rsidRPr="000B60BF">
        <w:rPr>
          <w:rFonts w:ascii="Times New Roman" w:hAnsi="Times New Roman"/>
          <w:kern w:val="0"/>
          <w:sz w:val="28"/>
          <w:szCs w:val="28"/>
          <w:u w:color="000000"/>
        </w:rPr>
        <w:t>5</w:t>
      </w:r>
      <w:r w:rsidRPr="000B60BF">
        <w:rPr>
          <w:rFonts w:ascii="Times New Roman" w:hAnsi="Times New Roman"/>
          <w:kern w:val="0"/>
          <w:sz w:val="28"/>
          <w:szCs w:val="28"/>
          <w:u w:color="000000"/>
        </w:rPr>
        <w:t>项无低费清洁生产方案，具体见表</w:t>
      </w:r>
      <w:r w:rsidRPr="000B60BF">
        <w:rPr>
          <w:rFonts w:ascii="Times New Roman" w:hAnsi="Times New Roman"/>
          <w:kern w:val="0"/>
          <w:sz w:val="28"/>
          <w:szCs w:val="28"/>
          <w:u w:color="000000"/>
        </w:rPr>
        <w:t>3.10-1</w:t>
      </w:r>
      <w:r w:rsidRPr="000B60BF">
        <w:rPr>
          <w:rFonts w:ascii="Times New Roman" w:hAnsi="Times New Roman"/>
          <w:kern w:val="0"/>
          <w:sz w:val="28"/>
          <w:szCs w:val="28"/>
          <w:u w:color="000000"/>
        </w:rPr>
        <w:t>。</w:t>
      </w:r>
    </w:p>
    <w:p w:rsidR="00474C42" w:rsidRPr="000B60BF" w:rsidRDefault="002C3AB5">
      <w:pPr>
        <w:widowControl/>
        <w:jc w:val="center"/>
        <w:rPr>
          <w:rFonts w:ascii="Times New Roman" w:eastAsiaTheme="minorEastAsia" w:hAnsi="Times New Roman"/>
          <w:b/>
          <w:color w:val="000000"/>
          <w:sz w:val="24"/>
          <w:szCs w:val="28"/>
        </w:rPr>
      </w:pPr>
      <w:r w:rsidRPr="000B60BF">
        <w:rPr>
          <w:rFonts w:ascii="Times New Roman" w:eastAsiaTheme="minorEastAsia" w:hAnsi="Times New Roman"/>
          <w:b/>
          <w:color w:val="000000"/>
          <w:sz w:val="24"/>
          <w:szCs w:val="28"/>
        </w:rPr>
        <w:t>表</w:t>
      </w:r>
      <w:r w:rsidRPr="000B60BF">
        <w:rPr>
          <w:rFonts w:ascii="Times New Roman" w:eastAsiaTheme="minorEastAsia" w:hAnsi="Times New Roman"/>
          <w:b/>
          <w:color w:val="000000"/>
          <w:sz w:val="24"/>
          <w:szCs w:val="28"/>
        </w:rPr>
        <w:t xml:space="preserve">3.10-1  </w:t>
      </w:r>
      <w:r w:rsidRPr="000B60BF">
        <w:rPr>
          <w:rFonts w:ascii="Times New Roman" w:eastAsiaTheme="minorEastAsia" w:hAnsi="Times New Roman"/>
          <w:b/>
          <w:color w:val="000000"/>
          <w:sz w:val="24"/>
          <w:szCs w:val="28"/>
        </w:rPr>
        <w:t>方案分类汇总表</w:t>
      </w:r>
    </w:p>
    <w:tbl>
      <w:tblPr>
        <w:tblW w:w="9356" w:type="dxa"/>
        <w:jc w:val="center"/>
        <w:tblLayout w:type="fixed"/>
        <w:tblLook w:val="04A0"/>
      </w:tblPr>
      <w:tblGrid>
        <w:gridCol w:w="1057"/>
        <w:gridCol w:w="1396"/>
        <w:gridCol w:w="3773"/>
        <w:gridCol w:w="863"/>
        <w:gridCol w:w="1092"/>
        <w:gridCol w:w="1175"/>
      </w:tblGrid>
      <w:tr w:rsidR="00474C42" w:rsidRPr="00AD1B79">
        <w:trPr>
          <w:cantSplit/>
          <w:trHeight w:val="483"/>
          <w:jc w:val="center"/>
        </w:trPr>
        <w:tc>
          <w:tcPr>
            <w:tcW w:w="1057" w:type="dxa"/>
            <w:vMerge w:val="restart"/>
            <w:tcBorders>
              <w:top w:val="single" w:sz="12" w:space="0" w:color="auto"/>
              <w:left w:val="single" w:sz="12" w:space="0" w:color="auto"/>
              <w:bottom w:val="single" w:sz="4" w:space="0" w:color="auto"/>
              <w:right w:val="single" w:sz="4" w:space="0" w:color="auto"/>
            </w:tcBorders>
            <w:vAlign w:val="center"/>
          </w:tcPr>
          <w:p w:rsidR="00474C42" w:rsidRPr="00AD1B79" w:rsidRDefault="002C3AB5">
            <w:pPr>
              <w:spacing w:line="280" w:lineRule="exact"/>
              <w:jc w:val="center"/>
              <w:rPr>
                <w:rFonts w:ascii="Times New Roman" w:hAnsi="Times New Roman"/>
                <w:color w:val="000000"/>
                <w:szCs w:val="21"/>
                <w:u w:color="000000"/>
              </w:rPr>
            </w:pPr>
            <w:r w:rsidRPr="00AD1B79">
              <w:rPr>
                <w:rFonts w:ascii="Times New Roman" w:hAnsi="宋体"/>
                <w:szCs w:val="21"/>
              </w:rPr>
              <w:t>方案</w:t>
            </w:r>
          </w:p>
          <w:p w:rsidR="00474C42" w:rsidRPr="00AD1B79" w:rsidRDefault="002C3AB5">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类型</w:t>
            </w:r>
          </w:p>
        </w:tc>
        <w:tc>
          <w:tcPr>
            <w:tcW w:w="1396" w:type="dxa"/>
            <w:vMerge w:val="restart"/>
            <w:tcBorders>
              <w:top w:val="single" w:sz="12" w:space="0" w:color="auto"/>
              <w:left w:val="single" w:sz="4" w:space="0" w:color="auto"/>
              <w:bottom w:val="single" w:sz="4" w:space="0" w:color="auto"/>
              <w:right w:val="single" w:sz="4" w:space="0" w:color="auto"/>
            </w:tcBorders>
            <w:vAlign w:val="center"/>
          </w:tcPr>
          <w:p w:rsidR="00474C42" w:rsidRPr="00AD1B79" w:rsidRDefault="002C3AB5">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方案名称</w:t>
            </w:r>
          </w:p>
        </w:tc>
        <w:tc>
          <w:tcPr>
            <w:tcW w:w="3773" w:type="dxa"/>
            <w:vMerge w:val="restart"/>
            <w:tcBorders>
              <w:top w:val="single" w:sz="12" w:space="0" w:color="auto"/>
              <w:left w:val="single" w:sz="4" w:space="0" w:color="auto"/>
              <w:bottom w:val="single" w:sz="4" w:space="0" w:color="auto"/>
              <w:right w:val="single" w:sz="4" w:space="0" w:color="auto"/>
            </w:tcBorders>
            <w:vAlign w:val="center"/>
          </w:tcPr>
          <w:p w:rsidR="00474C42" w:rsidRPr="00AD1B79" w:rsidRDefault="002C3AB5">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方案简介</w:t>
            </w:r>
          </w:p>
        </w:tc>
        <w:tc>
          <w:tcPr>
            <w:tcW w:w="863" w:type="dxa"/>
            <w:vMerge w:val="restart"/>
            <w:tcBorders>
              <w:top w:val="single" w:sz="12" w:space="0" w:color="auto"/>
              <w:left w:val="single" w:sz="4" w:space="0" w:color="auto"/>
              <w:bottom w:val="single" w:sz="4" w:space="0" w:color="auto"/>
              <w:right w:val="single" w:sz="4" w:space="0" w:color="auto"/>
            </w:tcBorders>
            <w:vAlign w:val="center"/>
          </w:tcPr>
          <w:p w:rsidR="00474C42" w:rsidRPr="00AD1B79" w:rsidRDefault="002C3AB5">
            <w:pPr>
              <w:spacing w:line="280" w:lineRule="exact"/>
              <w:jc w:val="center"/>
              <w:rPr>
                <w:rFonts w:ascii="Times New Roman" w:hAnsi="Times New Roman"/>
                <w:color w:val="000000"/>
                <w:szCs w:val="21"/>
                <w:u w:color="000000"/>
              </w:rPr>
            </w:pPr>
            <w:r w:rsidRPr="00AD1B79">
              <w:rPr>
                <w:rFonts w:ascii="Times New Roman" w:hAnsi="宋体"/>
                <w:szCs w:val="21"/>
              </w:rPr>
              <w:t>预计</w:t>
            </w:r>
          </w:p>
          <w:p w:rsidR="00474C42" w:rsidRPr="00AD1B79" w:rsidRDefault="002C3AB5">
            <w:pPr>
              <w:spacing w:line="280" w:lineRule="exact"/>
              <w:jc w:val="center"/>
              <w:rPr>
                <w:rFonts w:ascii="Times New Roman" w:hAnsi="Times New Roman"/>
                <w:szCs w:val="21"/>
              </w:rPr>
            </w:pPr>
            <w:r w:rsidRPr="00AD1B79">
              <w:rPr>
                <w:rFonts w:ascii="Times New Roman" w:hAnsi="宋体"/>
                <w:szCs w:val="21"/>
              </w:rPr>
              <w:t>投资</w:t>
            </w:r>
          </w:p>
          <w:p w:rsidR="00474C42" w:rsidRPr="00AD1B79" w:rsidRDefault="002C3AB5">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（元）</w:t>
            </w:r>
          </w:p>
        </w:tc>
        <w:tc>
          <w:tcPr>
            <w:tcW w:w="2267" w:type="dxa"/>
            <w:gridSpan w:val="2"/>
            <w:tcBorders>
              <w:top w:val="single" w:sz="12" w:space="0" w:color="auto"/>
              <w:left w:val="single" w:sz="4" w:space="0" w:color="auto"/>
              <w:bottom w:val="single" w:sz="4" w:space="0" w:color="auto"/>
              <w:right w:val="single" w:sz="12" w:space="0" w:color="auto"/>
            </w:tcBorders>
            <w:vAlign w:val="center"/>
          </w:tcPr>
          <w:p w:rsidR="00474C42" w:rsidRPr="00AD1B79" w:rsidRDefault="002C3AB5">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预计效果</w:t>
            </w:r>
          </w:p>
        </w:tc>
      </w:tr>
      <w:tr w:rsidR="00474C42" w:rsidRPr="00AD1B79">
        <w:trPr>
          <w:cantSplit/>
          <w:trHeight w:val="617"/>
          <w:jc w:val="center"/>
        </w:trPr>
        <w:tc>
          <w:tcPr>
            <w:tcW w:w="1057" w:type="dxa"/>
            <w:vMerge/>
            <w:tcBorders>
              <w:top w:val="single" w:sz="12" w:space="0" w:color="auto"/>
              <w:left w:val="single" w:sz="12" w:space="0" w:color="auto"/>
              <w:bottom w:val="single" w:sz="4" w:space="0" w:color="auto"/>
              <w:right w:val="single" w:sz="4" w:space="0" w:color="auto"/>
            </w:tcBorders>
            <w:vAlign w:val="center"/>
          </w:tcPr>
          <w:p w:rsidR="00474C42" w:rsidRPr="00AD1B79" w:rsidRDefault="00474C42">
            <w:pPr>
              <w:jc w:val="left"/>
              <w:rPr>
                <w:rFonts w:ascii="Times New Roman" w:hAnsi="Times New Roman"/>
                <w:color w:val="000000"/>
                <w:szCs w:val="21"/>
                <w:u w:color="000000"/>
              </w:rPr>
            </w:pPr>
          </w:p>
        </w:tc>
        <w:tc>
          <w:tcPr>
            <w:tcW w:w="1396" w:type="dxa"/>
            <w:vMerge/>
            <w:tcBorders>
              <w:top w:val="single" w:sz="12" w:space="0" w:color="auto"/>
              <w:left w:val="single" w:sz="4" w:space="0" w:color="auto"/>
              <w:bottom w:val="single" w:sz="4" w:space="0" w:color="auto"/>
              <w:right w:val="single" w:sz="4" w:space="0" w:color="auto"/>
            </w:tcBorders>
            <w:vAlign w:val="center"/>
          </w:tcPr>
          <w:p w:rsidR="00474C42" w:rsidRPr="00AD1B79" w:rsidRDefault="00474C42">
            <w:pPr>
              <w:jc w:val="left"/>
              <w:rPr>
                <w:rFonts w:ascii="Times New Roman" w:hAnsi="Times New Roman"/>
                <w:color w:val="000000"/>
                <w:szCs w:val="21"/>
                <w:u w:color="000000"/>
              </w:rPr>
            </w:pPr>
          </w:p>
        </w:tc>
        <w:tc>
          <w:tcPr>
            <w:tcW w:w="3773" w:type="dxa"/>
            <w:vMerge/>
            <w:tcBorders>
              <w:top w:val="single" w:sz="12" w:space="0" w:color="auto"/>
              <w:left w:val="single" w:sz="4" w:space="0" w:color="auto"/>
              <w:bottom w:val="single" w:sz="4" w:space="0" w:color="auto"/>
              <w:right w:val="single" w:sz="4" w:space="0" w:color="auto"/>
            </w:tcBorders>
            <w:vAlign w:val="center"/>
          </w:tcPr>
          <w:p w:rsidR="00474C42" w:rsidRPr="00AD1B79" w:rsidRDefault="00474C42">
            <w:pPr>
              <w:jc w:val="left"/>
              <w:rPr>
                <w:rFonts w:ascii="Times New Roman" w:hAnsi="Times New Roman"/>
                <w:color w:val="000000"/>
                <w:szCs w:val="21"/>
                <w:u w:color="000000"/>
              </w:rPr>
            </w:pPr>
          </w:p>
        </w:tc>
        <w:tc>
          <w:tcPr>
            <w:tcW w:w="863" w:type="dxa"/>
            <w:vMerge/>
            <w:tcBorders>
              <w:top w:val="single" w:sz="12" w:space="0" w:color="auto"/>
              <w:left w:val="single" w:sz="4" w:space="0" w:color="auto"/>
              <w:bottom w:val="single" w:sz="4" w:space="0" w:color="auto"/>
              <w:right w:val="single" w:sz="4" w:space="0" w:color="auto"/>
            </w:tcBorders>
            <w:vAlign w:val="center"/>
          </w:tcPr>
          <w:p w:rsidR="00474C42" w:rsidRPr="00AD1B79" w:rsidRDefault="00474C42">
            <w:pPr>
              <w:jc w:val="left"/>
              <w:rPr>
                <w:rFonts w:ascii="Times New Roman" w:hAnsi="Times New Roman"/>
                <w:color w:val="000000"/>
                <w:szCs w:val="21"/>
                <w:u w:color="000000"/>
              </w:rPr>
            </w:pPr>
          </w:p>
        </w:tc>
        <w:tc>
          <w:tcPr>
            <w:tcW w:w="1092" w:type="dxa"/>
            <w:tcBorders>
              <w:top w:val="single" w:sz="4" w:space="0" w:color="auto"/>
              <w:left w:val="single" w:sz="4" w:space="0" w:color="auto"/>
              <w:bottom w:val="single" w:sz="4" w:space="0" w:color="auto"/>
              <w:right w:val="single" w:sz="4" w:space="0" w:color="auto"/>
            </w:tcBorders>
            <w:vAlign w:val="center"/>
          </w:tcPr>
          <w:p w:rsidR="00474C42" w:rsidRPr="00AD1B79" w:rsidRDefault="002C3AB5">
            <w:pPr>
              <w:spacing w:line="280" w:lineRule="exact"/>
              <w:jc w:val="center"/>
              <w:rPr>
                <w:rFonts w:ascii="Times New Roman" w:hAnsi="Times New Roman"/>
                <w:color w:val="000000"/>
                <w:szCs w:val="21"/>
                <w:u w:color="000000"/>
              </w:rPr>
            </w:pPr>
            <w:r w:rsidRPr="00AD1B79">
              <w:rPr>
                <w:rFonts w:ascii="Times New Roman" w:hAnsi="宋体"/>
                <w:szCs w:val="21"/>
              </w:rPr>
              <w:t>环境</w:t>
            </w:r>
          </w:p>
          <w:p w:rsidR="00474C42" w:rsidRPr="00AD1B79" w:rsidRDefault="002C3AB5">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效益</w:t>
            </w:r>
          </w:p>
        </w:tc>
        <w:tc>
          <w:tcPr>
            <w:tcW w:w="1175" w:type="dxa"/>
            <w:tcBorders>
              <w:top w:val="single" w:sz="4" w:space="0" w:color="auto"/>
              <w:left w:val="single" w:sz="4" w:space="0" w:color="auto"/>
              <w:bottom w:val="single" w:sz="4" w:space="0" w:color="auto"/>
              <w:right w:val="single" w:sz="12" w:space="0" w:color="auto"/>
            </w:tcBorders>
            <w:vAlign w:val="center"/>
          </w:tcPr>
          <w:p w:rsidR="00474C42" w:rsidRPr="00AD1B79" w:rsidRDefault="002C3AB5">
            <w:pPr>
              <w:spacing w:line="280" w:lineRule="exact"/>
              <w:jc w:val="center"/>
              <w:rPr>
                <w:rFonts w:ascii="Times New Roman" w:hAnsi="Times New Roman"/>
                <w:color w:val="000000"/>
                <w:szCs w:val="21"/>
                <w:u w:color="000000"/>
              </w:rPr>
            </w:pPr>
            <w:r w:rsidRPr="00AD1B79">
              <w:rPr>
                <w:rFonts w:ascii="Times New Roman" w:hAnsi="宋体"/>
                <w:szCs w:val="21"/>
              </w:rPr>
              <w:t>经济效益</w:t>
            </w:r>
          </w:p>
          <w:p w:rsidR="00474C42" w:rsidRPr="00AD1B79" w:rsidRDefault="002C3AB5">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（元）</w:t>
            </w:r>
          </w:p>
        </w:tc>
      </w:tr>
      <w:tr w:rsidR="00D668FC" w:rsidRPr="00AD1B79">
        <w:trPr>
          <w:cantSplit/>
          <w:trHeight w:val="1095"/>
          <w:jc w:val="center"/>
        </w:trPr>
        <w:tc>
          <w:tcPr>
            <w:tcW w:w="1057" w:type="dxa"/>
            <w:tcBorders>
              <w:top w:val="single" w:sz="4" w:space="0" w:color="auto"/>
              <w:left w:val="single" w:sz="12" w:space="0" w:color="auto"/>
              <w:bottom w:val="single" w:sz="4" w:space="0" w:color="auto"/>
              <w:right w:val="single" w:sz="4" w:space="0" w:color="auto"/>
            </w:tcBorders>
            <w:vAlign w:val="center"/>
          </w:tcPr>
          <w:p w:rsidR="00D668FC" w:rsidRPr="00AD1B79" w:rsidRDefault="00D668FC">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原辅材料和能源替代</w:t>
            </w:r>
          </w:p>
        </w:tc>
        <w:tc>
          <w:tcPr>
            <w:tcW w:w="1396" w:type="dxa"/>
            <w:tcBorders>
              <w:top w:val="single" w:sz="4" w:space="0" w:color="auto"/>
              <w:left w:val="single" w:sz="4" w:space="0" w:color="auto"/>
              <w:bottom w:val="single" w:sz="4" w:space="0" w:color="auto"/>
              <w:right w:val="single" w:sz="4" w:space="0" w:color="auto"/>
            </w:tcBorders>
            <w:vAlign w:val="center"/>
          </w:tcPr>
          <w:p w:rsidR="00D668FC" w:rsidRPr="00AD1B79" w:rsidRDefault="004B7BD9" w:rsidP="00765920">
            <w:pPr>
              <w:jc w:val="center"/>
              <w:rPr>
                <w:rFonts w:ascii="Times New Roman" w:hAnsi="Times New Roman"/>
                <w:szCs w:val="21"/>
              </w:rPr>
            </w:pPr>
            <w:r>
              <w:rPr>
                <w:rFonts w:ascii="Times New Roman" w:hAnsi="宋体" w:hint="eastAsia"/>
                <w:szCs w:val="21"/>
              </w:rPr>
              <w:t>厂区</w:t>
            </w:r>
            <w:r w:rsidR="00D668FC" w:rsidRPr="00AD1B79">
              <w:rPr>
                <w:rFonts w:ascii="Times New Roman" w:hAnsi="宋体"/>
                <w:szCs w:val="21"/>
              </w:rPr>
              <w:t>绿色照明改造</w:t>
            </w:r>
          </w:p>
        </w:tc>
        <w:tc>
          <w:tcPr>
            <w:tcW w:w="3773" w:type="dxa"/>
            <w:tcBorders>
              <w:top w:val="single" w:sz="4" w:space="0" w:color="auto"/>
              <w:left w:val="single" w:sz="4" w:space="0" w:color="auto"/>
              <w:bottom w:val="single" w:sz="4" w:space="0" w:color="auto"/>
              <w:right w:val="single" w:sz="4" w:space="0" w:color="auto"/>
            </w:tcBorders>
            <w:vAlign w:val="center"/>
          </w:tcPr>
          <w:p w:rsidR="00D668FC" w:rsidRPr="00AD1B79" w:rsidRDefault="00D668FC" w:rsidP="004B7BD9">
            <w:pPr>
              <w:jc w:val="center"/>
              <w:rPr>
                <w:rFonts w:ascii="Times New Roman" w:hAnsi="Times New Roman"/>
                <w:color w:val="FF0000"/>
                <w:szCs w:val="21"/>
              </w:rPr>
            </w:pPr>
            <w:r w:rsidRPr="00AD1B79">
              <w:rPr>
                <w:rFonts w:ascii="Times New Roman" w:hAnsi="宋体"/>
                <w:szCs w:val="21"/>
              </w:rPr>
              <w:t>将</w:t>
            </w:r>
            <w:r w:rsidR="004B7BD9">
              <w:rPr>
                <w:rFonts w:ascii="Times New Roman" w:hAnsi="宋体" w:hint="eastAsia"/>
                <w:szCs w:val="21"/>
              </w:rPr>
              <w:t>厂区内</w:t>
            </w:r>
            <w:r w:rsidRPr="00AD1B79">
              <w:rPr>
                <w:rFonts w:ascii="Times New Roman" w:hAnsi="宋体"/>
                <w:szCs w:val="21"/>
              </w:rPr>
              <w:t>的</w:t>
            </w:r>
            <w:r w:rsidRPr="00AD1B79">
              <w:rPr>
                <w:rFonts w:ascii="Times New Roman" w:hAnsi="Times New Roman"/>
                <w:szCs w:val="21"/>
              </w:rPr>
              <w:t>60</w:t>
            </w:r>
            <w:r w:rsidRPr="00AD1B79">
              <w:rPr>
                <w:rFonts w:ascii="Times New Roman" w:hAnsi="宋体"/>
                <w:szCs w:val="21"/>
              </w:rPr>
              <w:t>支</w:t>
            </w:r>
            <w:r w:rsidRPr="00AD1B79">
              <w:rPr>
                <w:rFonts w:ascii="Times New Roman" w:hAnsi="Times New Roman"/>
                <w:szCs w:val="21"/>
              </w:rPr>
              <w:t>18W</w:t>
            </w:r>
            <w:r w:rsidRPr="00AD1B79">
              <w:rPr>
                <w:rFonts w:ascii="Times New Roman" w:hAnsi="宋体"/>
                <w:szCs w:val="21"/>
              </w:rPr>
              <w:t>、</w:t>
            </w:r>
            <w:r w:rsidRPr="00AD1B79">
              <w:rPr>
                <w:rFonts w:ascii="Times New Roman" w:hAnsi="Times New Roman"/>
                <w:szCs w:val="21"/>
              </w:rPr>
              <w:t>40</w:t>
            </w:r>
            <w:r w:rsidRPr="00AD1B79">
              <w:rPr>
                <w:rFonts w:ascii="Times New Roman" w:hAnsi="宋体"/>
                <w:szCs w:val="21"/>
              </w:rPr>
              <w:t>支</w:t>
            </w:r>
            <w:r w:rsidRPr="00AD1B79">
              <w:rPr>
                <w:rFonts w:ascii="Times New Roman" w:hAnsi="Times New Roman"/>
                <w:szCs w:val="21"/>
              </w:rPr>
              <w:t>36W</w:t>
            </w:r>
            <w:r w:rsidRPr="00AD1B79">
              <w:rPr>
                <w:rFonts w:ascii="Times New Roman" w:hAnsi="宋体"/>
                <w:szCs w:val="21"/>
              </w:rPr>
              <w:t>的普通日光灯具更换为</w:t>
            </w:r>
            <w:r w:rsidRPr="00AD1B79">
              <w:rPr>
                <w:rFonts w:ascii="Times New Roman" w:hAnsi="Times New Roman"/>
                <w:szCs w:val="21"/>
              </w:rPr>
              <w:t>100</w:t>
            </w:r>
            <w:r w:rsidRPr="00AD1B79">
              <w:rPr>
                <w:rFonts w:ascii="Times New Roman" w:hAnsi="宋体"/>
                <w:szCs w:val="21"/>
              </w:rPr>
              <w:t>支</w:t>
            </w:r>
            <w:r w:rsidRPr="00AD1B79">
              <w:rPr>
                <w:rFonts w:ascii="Times New Roman" w:hAnsi="Times New Roman"/>
                <w:szCs w:val="21"/>
              </w:rPr>
              <w:t>8W</w:t>
            </w:r>
            <w:r w:rsidRPr="00AD1B79">
              <w:rPr>
                <w:rFonts w:ascii="Times New Roman" w:hAnsi="宋体"/>
                <w:szCs w:val="21"/>
              </w:rPr>
              <w:t>的</w:t>
            </w:r>
            <w:r w:rsidRPr="00AD1B79">
              <w:rPr>
                <w:rFonts w:ascii="Times New Roman" w:hAnsi="Times New Roman"/>
                <w:szCs w:val="21"/>
              </w:rPr>
              <w:t>LED</w:t>
            </w:r>
            <w:r w:rsidRPr="00AD1B79">
              <w:rPr>
                <w:rFonts w:ascii="Times New Roman" w:hAnsi="宋体"/>
                <w:szCs w:val="21"/>
              </w:rPr>
              <w:t>灯</w:t>
            </w:r>
          </w:p>
        </w:tc>
        <w:tc>
          <w:tcPr>
            <w:tcW w:w="863" w:type="dxa"/>
            <w:tcBorders>
              <w:top w:val="single" w:sz="4" w:space="0" w:color="auto"/>
              <w:left w:val="single" w:sz="4" w:space="0" w:color="auto"/>
              <w:bottom w:val="single" w:sz="4" w:space="0" w:color="auto"/>
              <w:right w:val="single" w:sz="4" w:space="0" w:color="auto"/>
            </w:tcBorders>
            <w:vAlign w:val="center"/>
          </w:tcPr>
          <w:p w:rsidR="00D668FC" w:rsidRPr="00AD1B79" w:rsidRDefault="00D668FC" w:rsidP="00765920">
            <w:pPr>
              <w:jc w:val="center"/>
              <w:textAlignment w:val="baseline"/>
              <w:rPr>
                <w:rFonts w:ascii="Times New Roman" w:hAnsi="Times New Roman"/>
                <w:color w:val="000000"/>
                <w:szCs w:val="21"/>
                <w:u w:color="000000"/>
              </w:rPr>
            </w:pPr>
            <w:r w:rsidRPr="00AD1B79">
              <w:rPr>
                <w:rFonts w:ascii="Times New Roman" w:hAnsi="Times New Roman"/>
                <w:szCs w:val="21"/>
              </w:rPr>
              <w:t>0.15</w:t>
            </w:r>
          </w:p>
        </w:tc>
        <w:tc>
          <w:tcPr>
            <w:tcW w:w="1092" w:type="dxa"/>
            <w:tcBorders>
              <w:top w:val="single" w:sz="4" w:space="0" w:color="auto"/>
              <w:left w:val="single" w:sz="4" w:space="0" w:color="auto"/>
              <w:bottom w:val="single" w:sz="4" w:space="0" w:color="auto"/>
              <w:right w:val="single" w:sz="4" w:space="0" w:color="auto"/>
            </w:tcBorders>
            <w:vAlign w:val="center"/>
          </w:tcPr>
          <w:p w:rsidR="00D668FC" w:rsidRPr="00AD1B79" w:rsidRDefault="00D668FC" w:rsidP="00765920">
            <w:pPr>
              <w:jc w:val="center"/>
              <w:textAlignment w:val="baseline"/>
              <w:rPr>
                <w:rFonts w:ascii="Times New Roman" w:hAnsi="Times New Roman"/>
                <w:color w:val="000000"/>
                <w:szCs w:val="21"/>
                <w:u w:color="000000"/>
              </w:rPr>
            </w:pPr>
            <w:r w:rsidRPr="00AD1B79">
              <w:rPr>
                <w:rFonts w:ascii="Times New Roman" w:hAnsi="宋体"/>
                <w:szCs w:val="21"/>
              </w:rPr>
              <w:t>年节电</w:t>
            </w:r>
            <w:r w:rsidRPr="00AD1B79">
              <w:rPr>
                <w:rFonts w:ascii="Times New Roman" w:hAnsi="Times New Roman"/>
                <w:szCs w:val="21"/>
              </w:rPr>
              <w:t>1.09</w:t>
            </w:r>
            <w:r w:rsidRPr="00AD1B79">
              <w:rPr>
                <w:rFonts w:ascii="Times New Roman" w:hAnsi="宋体"/>
                <w:szCs w:val="21"/>
              </w:rPr>
              <w:t>万</w:t>
            </w:r>
            <w:r w:rsidRPr="00AD1B79">
              <w:rPr>
                <w:rFonts w:ascii="Times New Roman" w:hAnsi="Times New Roman"/>
                <w:szCs w:val="21"/>
              </w:rPr>
              <w:t>kW</w:t>
            </w:r>
            <w:r w:rsidR="000F4A43" w:rsidRPr="00AD1B79">
              <w:rPr>
                <w:rFonts w:ascii="Times New Roman" w:hAnsi="Times New Roman"/>
                <w:szCs w:val="21"/>
              </w:rPr>
              <w:t>·</w:t>
            </w:r>
            <w:r w:rsidRPr="00AD1B79">
              <w:rPr>
                <w:rFonts w:ascii="Times New Roman" w:hAnsi="Times New Roman"/>
                <w:szCs w:val="21"/>
              </w:rPr>
              <w:t>h</w:t>
            </w:r>
          </w:p>
        </w:tc>
        <w:tc>
          <w:tcPr>
            <w:tcW w:w="1175" w:type="dxa"/>
            <w:tcBorders>
              <w:top w:val="single" w:sz="4" w:space="0" w:color="auto"/>
              <w:left w:val="single" w:sz="4" w:space="0" w:color="auto"/>
              <w:bottom w:val="single" w:sz="4" w:space="0" w:color="auto"/>
              <w:right w:val="single" w:sz="12" w:space="0" w:color="auto"/>
            </w:tcBorders>
            <w:vAlign w:val="center"/>
          </w:tcPr>
          <w:p w:rsidR="00D668FC" w:rsidRPr="00AD1B79" w:rsidRDefault="00D668FC" w:rsidP="008C534B">
            <w:pPr>
              <w:jc w:val="center"/>
              <w:textAlignment w:val="baseline"/>
              <w:rPr>
                <w:rFonts w:ascii="Times New Roman" w:hAnsi="Times New Roman"/>
                <w:szCs w:val="21"/>
                <w:u w:color="000000"/>
              </w:rPr>
            </w:pPr>
            <w:r w:rsidRPr="00AD1B79">
              <w:rPr>
                <w:rFonts w:ascii="Times New Roman" w:hAnsi="宋体"/>
                <w:szCs w:val="21"/>
              </w:rPr>
              <w:t>年节电费</w:t>
            </w:r>
            <w:r w:rsidR="008C534B" w:rsidRPr="00AD1B79">
              <w:rPr>
                <w:rFonts w:ascii="Times New Roman" w:hAnsi="Times New Roman"/>
                <w:szCs w:val="21"/>
              </w:rPr>
              <w:t>1.308</w:t>
            </w:r>
            <w:r w:rsidRPr="00AD1B79">
              <w:rPr>
                <w:rFonts w:ascii="Times New Roman" w:hAnsi="宋体"/>
                <w:szCs w:val="21"/>
              </w:rPr>
              <w:t>万</w:t>
            </w:r>
            <w:r w:rsidR="00817323" w:rsidRPr="00AD1B79">
              <w:rPr>
                <w:rFonts w:ascii="Times New Roman" w:hAnsi="宋体"/>
                <w:szCs w:val="21"/>
              </w:rPr>
              <w:t>元</w:t>
            </w:r>
          </w:p>
        </w:tc>
      </w:tr>
      <w:tr w:rsidR="00A35FD2" w:rsidRPr="00AD1B79" w:rsidTr="00765920">
        <w:trPr>
          <w:cantSplit/>
          <w:trHeight w:val="995"/>
          <w:jc w:val="center"/>
        </w:trPr>
        <w:tc>
          <w:tcPr>
            <w:tcW w:w="1057" w:type="dxa"/>
            <w:vMerge w:val="restart"/>
            <w:tcBorders>
              <w:top w:val="single" w:sz="4" w:space="0" w:color="auto"/>
              <w:left w:val="single" w:sz="12" w:space="0" w:color="auto"/>
              <w:right w:val="single" w:sz="4" w:space="0" w:color="auto"/>
            </w:tcBorders>
            <w:vAlign w:val="center"/>
          </w:tcPr>
          <w:p w:rsidR="00A35FD2" w:rsidRPr="00AD1B79" w:rsidRDefault="00A35FD2">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设备维护和更新</w:t>
            </w:r>
          </w:p>
        </w:tc>
        <w:tc>
          <w:tcPr>
            <w:tcW w:w="1396" w:type="dxa"/>
            <w:tcBorders>
              <w:top w:val="single" w:sz="4" w:space="0" w:color="auto"/>
              <w:left w:val="single" w:sz="4" w:space="0" w:color="auto"/>
              <w:bottom w:val="single" w:sz="4" w:space="0" w:color="auto"/>
              <w:right w:val="single" w:sz="4" w:space="0" w:color="auto"/>
            </w:tcBorders>
            <w:vAlign w:val="center"/>
          </w:tcPr>
          <w:p w:rsidR="00A35FD2" w:rsidRPr="00AD1B79" w:rsidRDefault="00A35FD2" w:rsidP="00765920">
            <w:pPr>
              <w:spacing w:line="300" w:lineRule="exact"/>
              <w:jc w:val="center"/>
              <w:textAlignment w:val="baseline"/>
              <w:rPr>
                <w:rFonts w:ascii="Times New Roman" w:hAnsi="Times New Roman"/>
                <w:szCs w:val="21"/>
              </w:rPr>
            </w:pPr>
            <w:commentRangeStart w:id="344"/>
            <w:r w:rsidRPr="00AD1B79">
              <w:rPr>
                <w:rFonts w:ascii="Times New Roman" w:hAnsi="宋体"/>
                <w:szCs w:val="21"/>
              </w:rPr>
              <w:t>更换维护蒸汽管道外保温层</w:t>
            </w:r>
          </w:p>
        </w:tc>
        <w:tc>
          <w:tcPr>
            <w:tcW w:w="3773" w:type="dxa"/>
            <w:tcBorders>
              <w:top w:val="single" w:sz="4" w:space="0" w:color="auto"/>
              <w:left w:val="single" w:sz="4" w:space="0" w:color="auto"/>
              <w:bottom w:val="single" w:sz="4" w:space="0" w:color="auto"/>
              <w:right w:val="single" w:sz="4" w:space="0" w:color="auto"/>
            </w:tcBorders>
            <w:vAlign w:val="center"/>
          </w:tcPr>
          <w:p w:rsidR="00A35FD2" w:rsidRPr="00AD1B79" w:rsidRDefault="00A35FD2" w:rsidP="00765920">
            <w:pPr>
              <w:spacing w:line="320" w:lineRule="exact"/>
              <w:jc w:val="center"/>
              <w:textAlignment w:val="baseline"/>
              <w:rPr>
                <w:rFonts w:ascii="Times New Roman" w:hAnsi="Times New Roman"/>
                <w:szCs w:val="21"/>
              </w:rPr>
            </w:pPr>
            <w:r w:rsidRPr="00AD1B79">
              <w:rPr>
                <w:rFonts w:ascii="Times New Roman" w:hAnsi="宋体"/>
                <w:szCs w:val="21"/>
              </w:rPr>
              <w:t>蒸汽管道外保温层由于使用时间较长，出现部分破损现象，先将部分破损保温层更换维护，维持蒸汽温度，降低能源损耗。</w:t>
            </w:r>
            <w:commentRangeEnd w:id="344"/>
            <w:r w:rsidR="00E076E2">
              <w:rPr>
                <w:rStyle w:val="afe"/>
                <w:rFonts w:ascii="宋体" w:eastAsia="全真楷書" w:hAnsi="Times New Roman"/>
                <w:color w:val="000000"/>
                <w:kern w:val="0"/>
                <w:u w:color="000000"/>
              </w:rPr>
              <w:commentReference w:id="344"/>
            </w:r>
          </w:p>
        </w:tc>
        <w:tc>
          <w:tcPr>
            <w:tcW w:w="863" w:type="dxa"/>
            <w:tcBorders>
              <w:top w:val="single" w:sz="4" w:space="0" w:color="auto"/>
              <w:left w:val="single" w:sz="4" w:space="0" w:color="auto"/>
              <w:bottom w:val="single" w:sz="4" w:space="0" w:color="auto"/>
              <w:right w:val="single" w:sz="4" w:space="0" w:color="auto"/>
            </w:tcBorders>
            <w:vAlign w:val="center"/>
          </w:tcPr>
          <w:p w:rsidR="00A35FD2" w:rsidRPr="00AD1B79" w:rsidRDefault="00A35FD2" w:rsidP="00BE3DAD">
            <w:pPr>
              <w:spacing w:line="280" w:lineRule="exact"/>
              <w:jc w:val="center"/>
              <w:textAlignment w:val="baseline"/>
              <w:rPr>
                <w:rFonts w:ascii="Times New Roman" w:hAnsi="Times New Roman"/>
                <w:color w:val="000000"/>
                <w:szCs w:val="21"/>
                <w:u w:color="000000"/>
              </w:rPr>
            </w:pPr>
            <w:r>
              <w:rPr>
                <w:rFonts w:ascii="Times New Roman" w:hAnsi="Times New Roman" w:hint="eastAsia"/>
                <w:szCs w:val="21"/>
              </w:rPr>
              <w:t>2</w:t>
            </w:r>
          </w:p>
        </w:tc>
        <w:tc>
          <w:tcPr>
            <w:tcW w:w="1092"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5B568D">
            <w:pPr>
              <w:spacing w:line="280" w:lineRule="exact"/>
              <w:jc w:val="center"/>
              <w:textAlignment w:val="baseline"/>
              <w:rPr>
                <w:rFonts w:ascii="Times New Roman" w:hAnsi="Times New Roman"/>
                <w:szCs w:val="21"/>
              </w:rPr>
            </w:pPr>
            <w:r>
              <w:rPr>
                <w:rFonts w:ascii="Times New Roman" w:hAnsi="宋体" w:hint="eastAsia"/>
                <w:szCs w:val="21"/>
              </w:rPr>
              <w:t>节省水资源</w:t>
            </w:r>
            <w:r w:rsidRPr="00982C84">
              <w:rPr>
                <w:rFonts w:ascii="Times New Roman" w:hAnsi="Times New Roman"/>
                <w:szCs w:val="21"/>
              </w:rPr>
              <w:t>2t/a</w:t>
            </w:r>
          </w:p>
        </w:tc>
        <w:tc>
          <w:tcPr>
            <w:tcW w:w="1175" w:type="dxa"/>
            <w:tcBorders>
              <w:top w:val="single" w:sz="4" w:space="0" w:color="auto"/>
              <w:left w:val="single" w:sz="4" w:space="0" w:color="auto"/>
              <w:bottom w:val="single" w:sz="4" w:space="0" w:color="auto"/>
              <w:right w:val="single" w:sz="12" w:space="0" w:color="auto"/>
            </w:tcBorders>
            <w:vAlign w:val="center"/>
          </w:tcPr>
          <w:p w:rsidR="00A35FD2" w:rsidRPr="00982C84" w:rsidRDefault="00A35FD2" w:rsidP="005B568D">
            <w:pPr>
              <w:spacing w:line="280" w:lineRule="exact"/>
              <w:jc w:val="center"/>
              <w:textAlignment w:val="baseline"/>
              <w:rPr>
                <w:rFonts w:ascii="Times New Roman" w:hAnsi="Times New Roman"/>
                <w:szCs w:val="21"/>
                <w:u w:color="000000"/>
              </w:rPr>
            </w:pPr>
            <w:r w:rsidRPr="00982C84">
              <w:rPr>
                <w:rFonts w:ascii="Times New Roman" w:hAnsi="宋体"/>
                <w:szCs w:val="21"/>
              </w:rPr>
              <w:t>年创造效益</w:t>
            </w:r>
            <w:r>
              <w:rPr>
                <w:rFonts w:ascii="Times New Roman" w:hAnsi="Times New Roman" w:hint="eastAsia"/>
                <w:szCs w:val="21"/>
              </w:rPr>
              <w:t>8.2</w:t>
            </w:r>
            <w:r w:rsidRPr="00982C84">
              <w:rPr>
                <w:rFonts w:ascii="Times New Roman" w:hAnsi="宋体"/>
                <w:szCs w:val="21"/>
              </w:rPr>
              <w:t>万元</w:t>
            </w:r>
          </w:p>
        </w:tc>
      </w:tr>
      <w:tr w:rsidR="00137FCB" w:rsidRPr="00AD1B79" w:rsidTr="00765920">
        <w:trPr>
          <w:cantSplit/>
          <w:trHeight w:val="995"/>
          <w:jc w:val="center"/>
        </w:trPr>
        <w:tc>
          <w:tcPr>
            <w:tcW w:w="1057" w:type="dxa"/>
            <w:vMerge/>
            <w:tcBorders>
              <w:left w:val="single" w:sz="12" w:space="0" w:color="auto"/>
              <w:right w:val="single" w:sz="4" w:space="0" w:color="auto"/>
            </w:tcBorders>
            <w:vAlign w:val="center"/>
          </w:tcPr>
          <w:p w:rsidR="00137FCB" w:rsidRPr="00AD1B79" w:rsidRDefault="00137FCB">
            <w:pPr>
              <w:spacing w:line="280" w:lineRule="exact"/>
              <w:jc w:val="center"/>
              <w:textAlignment w:val="baseline"/>
              <w:rPr>
                <w:rFonts w:ascii="Times New Roman" w:hAnsi="宋体"/>
                <w:szCs w:val="21"/>
              </w:rPr>
            </w:pPr>
          </w:p>
        </w:tc>
        <w:tc>
          <w:tcPr>
            <w:tcW w:w="1396" w:type="dxa"/>
            <w:tcBorders>
              <w:top w:val="single" w:sz="4" w:space="0" w:color="auto"/>
              <w:left w:val="single" w:sz="4" w:space="0" w:color="auto"/>
              <w:bottom w:val="single" w:sz="4" w:space="0" w:color="auto"/>
              <w:right w:val="single" w:sz="4" w:space="0" w:color="auto"/>
            </w:tcBorders>
            <w:vAlign w:val="center"/>
          </w:tcPr>
          <w:p w:rsidR="00137FCB" w:rsidRDefault="00137FCB" w:rsidP="00765920">
            <w:pPr>
              <w:jc w:val="center"/>
              <w:rPr>
                <w:rFonts w:ascii="Times New Roman" w:hAnsi="Times New Roman"/>
                <w:szCs w:val="21"/>
              </w:rPr>
            </w:pPr>
            <w:r>
              <w:rPr>
                <w:rFonts w:ascii="Times New Roman" w:hAnsi="Times New Roman"/>
                <w:szCs w:val="21"/>
              </w:rPr>
              <w:t>更换变压器干燥剂</w:t>
            </w:r>
          </w:p>
        </w:tc>
        <w:tc>
          <w:tcPr>
            <w:tcW w:w="3773" w:type="dxa"/>
            <w:tcBorders>
              <w:top w:val="single" w:sz="4" w:space="0" w:color="auto"/>
              <w:left w:val="single" w:sz="4" w:space="0" w:color="auto"/>
              <w:bottom w:val="single" w:sz="4" w:space="0" w:color="auto"/>
              <w:right w:val="single" w:sz="4" w:space="0" w:color="auto"/>
            </w:tcBorders>
            <w:vAlign w:val="center"/>
          </w:tcPr>
          <w:p w:rsidR="00137FCB" w:rsidRDefault="00137FCB" w:rsidP="00765920">
            <w:pPr>
              <w:jc w:val="center"/>
              <w:rPr>
                <w:rFonts w:ascii="Times New Roman" w:hAnsi="Times New Roman"/>
                <w:szCs w:val="21"/>
              </w:rPr>
            </w:pPr>
            <w:r>
              <w:rPr>
                <w:rFonts w:ascii="Times New Roman" w:hAnsi="Times New Roman"/>
                <w:szCs w:val="21"/>
              </w:rPr>
              <w:t>变压器干燥机使用时间较长</w:t>
            </w:r>
            <w:r>
              <w:rPr>
                <w:rFonts w:ascii="Times New Roman" w:hAnsi="Times New Roman" w:hint="eastAsia"/>
                <w:szCs w:val="21"/>
              </w:rPr>
              <w:t>，为</w:t>
            </w:r>
            <w:r>
              <w:rPr>
                <w:rFonts w:ascii="Times New Roman" w:hAnsi="Times New Roman"/>
                <w:szCs w:val="21"/>
              </w:rPr>
              <w:t>避免变压器循环油箱中的循环油里带有水分</w:t>
            </w:r>
            <w:r>
              <w:rPr>
                <w:rFonts w:ascii="Times New Roman" w:hAnsi="Times New Roman" w:hint="eastAsia"/>
                <w:szCs w:val="21"/>
              </w:rPr>
              <w:t>，</w:t>
            </w:r>
            <w:r>
              <w:rPr>
                <w:rFonts w:ascii="Times New Roman" w:hAnsi="Times New Roman"/>
                <w:szCs w:val="21"/>
              </w:rPr>
              <w:t>降低变压器性能</w:t>
            </w:r>
            <w:r>
              <w:rPr>
                <w:rFonts w:ascii="Times New Roman" w:hAnsi="Times New Roman" w:hint="eastAsia"/>
                <w:szCs w:val="21"/>
              </w:rPr>
              <w:t>，</w:t>
            </w:r>
            <w:r>
              <w:rPr>
                <w:rFonts w:ascii="Times New Roman" w:hAnsi="Times New Roman"/>
                <w:szCs w:val="21"/>
              </w:rPr>
              <w:t>耗电增加</w:t>
            </w:r>
            <w:r>
              <w:rPr>
                <w:rFonts w:ascii="Times New Roman" w:hAnsi="Times New Roman" w:hint="eastAsia"/>
                <w:szCs w:val="21"/>
              </w:rPr>
              <w:t>，</w:t>
            </w:r>
            <w:r>
              <w:rPr>
                <w:rFonts w:ascii="Times New Roman" w:hAnsi="Times New Roman"/>
                <w:szCs w:val="21"/>
              </w:rPr>
              <w:t>应更换配电房变压器干燥剂</w:t>
            </w:r>
            <w:r>
              <w:rPr>
                <w:rFonts w:ascii="Times New Roman" w:hAnsi="Times New Roman" w:hint="eastAsia"/>
                <w:szCs w:val="21"/>
              </w:rPr>
              <w:t>。</w:t>
            </w:r>
          </w:p>
        </w:tc>
        <w:tc>
          <w:tcPr>
            <w:tcW w:w="863" w:type="dxa"/>
            <w:tcBorders>
              <w:top w:val="single" w:sz="4" w:space="0" w:color="auto"/>
              <w:left w:val="single" w:sz="4" w:space="0" w:color="auto"/>
              <w:bottom w:val="single" w:sz="4" w:space="0" w:color="auto"/>
              <w:right w:val="single" w:sz="4" w:space="0" w:color="auto"/>
            </w:tcBorders>
            <w:vAlign w:val="center"/>
          </w:tcPr>
          <w:p w:rsidR="00137FCB" w:rsidRDefault="00137FCB" w:rsidP="00765920">
            <w:pPr>
              <w:jc w:val="center"/>
              <w:rPr>
                <w:rFonts w:ascii="Times New Roman" w:hAnsi="Times New Roman"/>
                <w:szCs w:val="21"/>
              </w:rPr>
            </w:pPr>
            <w:r>
              <w:rPr>
                <w:rFonts w:ascii="Times New Roman" w:hAnsi="Times New Roman"/>
                <w:szCs w:val="21"/>
              </w:rPr>
              <w:t>0.1</w:t>
            </w:r>
          </w:p>
        </w:tc>
        <w:tc>
          <w:tcPr>
            <w:tcW w:w="1092" w:type="dxa"/>
            <w:tcBorders>
              <w:top w:val="single" w:sz="4" w:space="0" w:color="auto"/>
              <w:left w:val="single" w:sz="4" w:space="0" w:color="auto"/>
              <w:bottom w:val="single" w:sz="4" w:space="0" w:color="auto"/>
              <w:right w:val="single" w:sz="4" w:space="0" w:color="auto"/>
            </w:tcBorders>
            <w:vAlign w:val="center"/>
          </w:tcPr>
          <w:p w:rsidR="00137FCB" w:rsidRDefault="00137FCB" w:rsidP="00765920">
            <w:pPr>
              <w:jc w:val="center"/>
              <w:rPr>
                <w:rFonts w:ascii="Times New Roman" w:hAnsi="Times New Roman"/>
                <w:szCs w:val="21"/>
              </w:rPr>
            </w:pPr>
            <w:r>
              <w:rPr>
                <w:rFonts w:ascii="Times New Roman" w:hAnsi="Times New Roman"/>
                <w:szCs w:val="21"/>
              </w:rPr>
              <w:t>年节电</w:t>
            </w:r>
            <w:r>
              <w:rPr>
                <w:rFonts w:ascii="Times New Roman" w:hAnsi="Times New Roman"/>
                <w:szCs w:val="21"/>
              </w:rPr>
              <w:t>0.5</w:t>
            </w:r>
            <w:r>
              <w:rPr>
                <w:rFonts w:ascii="Times New Roman" w:hAnsi="Times New Roman"/>
                <w:szCs w:val="21"/>
              </w:rPr>
              <w:t>万度</w:t>
            </w:r>
          </w:p>
        </w:tc>
        <w:tc>
          <w:tcPr>
            <w:tcW w:w="1175" w:type="dxa"/>
            <w:tcBorders>
              <w:top w:val="single" w:sz="4" w:space="0" w:color="auto"/>
              <w:left w:val="single" w:sz="4" w:space="0" w:color="auto"/>
              <w:bottom w:val="single" w:sz="4" w:space="0" w:color="auto"/>
              <w:right w:val="single" w:sz="12" w:space="0" w:color="auto"/>
            </w:tcBorders>
            <w:vAlign w:val="center"/>
          </w:tcPr>
          <w:p w:rsidR="00137FCB" w:rsidRDefault="00137FCB" w:rsidP="00765920">
            <w:pPr>
              <w:jc w:val="center"/>
              <w:rPr>
                <w:rFonts w:ascii="Times New Roman" w:hAnsi="Times New Roman"/>
                <w:szCs w:val="21"/>
              </w:rPr>
            </w:pPr>
            <w:r>
              <w:rPr>
                <w:rFonts w:ascii="Times New Roman" w:hAnsi="Times New Roman"/>
                <w:szCs w:val="21"/>
              </w:rPr>
              <w:t>年节省电费</w:t>
            </w:r>
            <w:r>
              <w:rPr>
                <w:rFonts w:ascii="Times New Roman" w:hAnsi="Times New Roman"/>
                <w:szCs w:val="21"/>
              </w:rPr>
              <w:t>0.6</w:t>
            </w:r>
            <w:r>
              <w:rPr>
                <w:rFonts w:ascii="Times New Roman" w:hAnsi="Times New Roman"/>
                <w:szCs w:val="21"/>
              </w:rPr>
              <w:t>万</w:t>
            </w:r>
          </w:p>
        </w:tc>
      </w:tr>
      <w:tr w:rsidR="00137FCB" w:rsidRPr="00AD1B79" w:rsidTr="00765920">
        <w:trPr>
          <w:cantSplit/>
          <w:trHeight w:val="995"/>
          <w:jc w:val="center"/>
        </w:trPr>
        <w:tc>
          <w:tcPr>
            <w:tcW w:w="1057" w:type="dxa"/>
            <w:vMerge/>
            <w:tcBorders>
              <w:left w:val="single" w:sz="12" w:space="0" w:color="auto"/>
              <w:bottom w:val="single" w:sz="4" w:space="0" w:color="auto"/>
              <w:right w:val="single" w:sz="4" w:space="0" w:color="auto"/>
            </w:tcBorders>
            <w:vAlign w:val="center"/>
          </w:tcPr>
          <w:p w:rsidR="00137FCB" w:rsidRPr="00AD1B79" w:rsidRDefault="00137FCB">
            <w:pPr>
              <w:spacing w:line="280" w:lineRule="exact"/>
              <w:jc w:val="center"/>
              <w:textAlignment w:val="baseline"/>
              <w:rPr>
                <w:rFonts w:ascii="Times New Roman" w:hAnsi="宋体"/>
                <w:szCs w:val="21"/>
              </w:rPr>
            </w:pPr>
          </w:p>
        </w:tc>
        <w:tc>
          <w:tcPr>
            <w:tcW w:w="1396" w:type="dxa"/>
            <w:tcBorders>
              <w:top w:val="single" w:sz="4" w:space="0" w:color="auto"/>
              <w:left w:val="single" w:sz="4" w:space="0" w:color="auto"/>
              <w:bottom w:val="single" w:sz="4" w:space="0" w:color="auto"/>
              <w:right w:val="single" w:sz="4" w:space="0" w:color="auto"/>
            </w:tcBorders>
            <w:vAlign w:val="center"/>
          </w:tcPr>
          <w:p w:rsidR="00137FCB" w:rsidRDefault="00137FCB" w:rsidP="00765920">
            <w:pPr>
              <w:spacing w:line="300" w:lineRule="exact"/>
              <w:jc w:val="center"/>
              <w:textAlignment w:val="baseline"/>
              <w:rPr>
                <w:rFonts w:ascii="Times New Roman" w:hAnsi="Times New Roman"/>
                <w:szCs w:val="21"/>
              </w:rPr>
            </w:pPr>
            <w:commentRangeStart w:id="345"/>
            <w:r>
              <w:rPr>
                <w:rFonts w:ascii="Times New Roman" w:hAnsi="Times New Roman" w:hint="eastAsia"/>
              </w:rPr>
              <w:t>自吸泵维护保养</w:t>
            </w:r>
          </w:p>
        </w:tc>
        <w:tc>
          <w:tcPr>
            <w:tcW w:w="3773" w:type="dxa"/>
            <w:tcBorders>
              <w:top w:val="single" w:sz="4" w:space="0" w:color="auto"/>
              <w:left w:val="single" w:sz="4" w:space="0" w:color="auto"/>
              <w:bottom w:val="single" w:sz="4" w:space="0" w:color="auto"/>
              <w:right w:val="single" w:sz="4" w:space="0" w:color="auto"/>
            </w:tcBorders>
            <w:vAlign w:val="center"/>
          </w:tcPr>
          <w:p w:rsidR="00137FCB" w:rsidRDefault="00137FCB" w:rsidP="00765920">
            <w:pPr>
              <w:rPr>
                <w:rFonts w:ascii="Times New Roman" w:hAnsi="Times New Roman"/>
                <w:szCs w:val="21"/>
              </w:rPr>
            </w:pPr>
            <w:r>
              <w:rPr>
                <w:rFonts w:ascii="Times New Roman" w:hAnsi="Times New Roman" w:hint="eastAsia"/>
              </w:rPr>
              <w:t>自吸泵缺乏维护，现进行除尘、润滑保养，使其运行更加顺畅稳定，减少安全风险。</w:t>
            </w:r>
            <w:commentRangeEnd w:id="345"/>
            <w:r w:rsidR="00E076E2">
              <w:rPr>
                <w:rStyle w:val="afe"/>
                <w:rFonts w:ascii="宋体" w:eastAsia="全真楷書" w:hAnsi="Times New Roman"/>
                <w:color w:val="000000"/>
                <w:kern w:val="0"/>
                <w:u w:color="000000"/>
              </w:rPr>
              <w:commentReference w:id="345"/>
            </w:r>
          </w:p>
        </w:tc>
        <w:tc>
          <w:tcPr>
            <w:tcW w:w="863" w:type="dxa"/>
            <w:tcBorders>
              <w:top w:val="single" w:sz="4" w:space="0" w:color="auto"/>
              <w:left w:val="single" w:sz="4" w:space="0" w:color="auto"/>
              <w:bottom w:val="single" w:sz="4" w:space="0" w:color="auto"/>
              <w:right w:val="single" w:sz="4" w:space="0" w:color="auto"/>
            </w:tcBorders>
            <w:vAlign w:val="center"/>
          </w:tcPr>
          <w:p w:rsidR="00137FCB" w:rsidRDefault="00137FCB" w:rsidP="00765920">
            <w:pPr>
              <w:spacing w:line="300" w:lineRule="exact"/>
              <w:jc w:val="center"/>
              <w:textAlignment w:val="baseline"/>
              <w:rPr>
                <w:rFonts w:ascii="Times New Roman" w:hAnsi="Times New Roman"/>
                <w:szCs w:val="21"/>
              </w:rPr>
            </w:pPr>
            <w:r>
              <w:rPr>
                <w:rFonts w:ascii="Times New Roman" w:hAnsi="Times New Roman" w:hint="eastAsia"/>
              </w:rPr>
              <w:t>0.2</w:t>
            </w:r>
          </w:p>
        </w:tc>
        <w:tc>
          <w:tcPr>
            <w:tcW w:w="1092" w:type="dxa"/>
            <w:tcBorders>
              <w:top w:val="single" w:sz="4" w:space="0" w:color="auto"/>
              <w:left w:val="single" w:sz="4" w:space="0" w:color="auto"/>
              <w:bottom w:val="single" w:sz="4" w:space="0" w:color="auto"/>
              <w:right w:val="single" w:sz="4" w:space="0" w:color="auto"/>
            </w:tcBorders>
            <w:vAlign w:val="center"/>
          </w:tcPr>
          <w:p w:rsidR="00137FCB" w:rsidRDefault="00901D92" w:rsidP="00765920">
            <w:pPr>
              <w:jc w:val="center"/>
              <w:rPr>
                <w:rFonts w:ascii="Times New Roman" w:hAnsi="Times New Roman"/>
                <w:szCs w:val="21"/>
              </w:rPr>
            </w:pPr>
            <w:r>
              <w:rPr>
                <w:rFonts w:ascii="Times New Roman" w:hAnsi="Times New Roman" w:hint="eastAsia"/>
                <w:szCs w:val="21"/>
              </w:rPr>
              <w:t>减少车间内原辅料、产品等跑冒滴漏现象</w:t>
            </w:r>
          </w:p>
        </w:tc>
        <w:tc>
          <w:tcPr>
            <w:tcW w:w="1175" w:type="dxa"/>
            <w:tcBorders>
              <w:top w:val="single" w:sz="4" w:space="0" w:color="auto"/>
              <w:left w:val="single" w:sz="4" w:space="0" w:color="auto"/>
              <w:bottom w:val="single" w:sz="4" w:space="0" w:color="auto"/>
              <w:right w:val="single" w:sz="12" w:space="0" w:color="auto"/>
            </w:tcBorders>
            <w:vAlign w:val="center"/>
          </w:tcPr>
          <w:p w:rsidR="00137FCB" w:rsidRDefault="00901D92" w:rsidP="00765920">
            <w:pPr>
              <w:jc w:val="center"/>
              <w:rPr>
                <w:rFonts w:ascii="Times New Roman" w:hAnsi="Times New Roman"/>
                <w:szCs w:val="21"/>
              </w:rPr>
            </w:pPr>
            <w:r>
              <w:rPr>
                <w:rFonts w:ascii="Times New Roman" w:hAnsi="Times New Roman" w:hint="eastAsia"/>
                <w:szCs w:val="21"/>
              </w:rPr>
              <w:t>—</w:t>
            </w:r>
          </w:p>
        </w:tc>
      </w:tr>
      <w:tr w:rsidR="00A35FD2" w:rsidRPr="00AD1B79" w:rsidTr="003B5278">
        <w:trPr>
          <w:cantSplit/>
          <w:trHeight w:val="812"/>
          <w:jc w:val="center"/>
        </w:trPr>
        <w:tc>
          <w:tcPr>
            <w:tcW w:w="1057" w:type="dxa"/>
            <w:tcBorders>
              <w:left w:val="single" w:sz="12" w:space="0" w:color="auto"/>
              <w:bottom w:val="single" w:sz="12" w:space="0" w:color="auto"/>
              <w:right w:val="single" w:sz="4" w:space="0" w:color="auto"/>
            </w:tcBorders>
            <w:vAlign w:val="center"/>
          </w:tcPr>
          <w:p w:rsidR="00A35FD2" w:rsidRPr="00AD1B79" w:rsidRDefault="00A35FD2">
            <w:pPr>
              <w:spacing w:line="280" w:lineRule="exact"/>
              <w:jc w:val="center"/>
              <w:textAlignment w:val="baseline"/>
              <w:rPr>
                <w:rFonts w:ascii="Times New Roman" w:hAnsi="宋体"/>
                <w:szCs w:val="21"/>
              </w:rPr>
            </w:pPr>
            <w:r>
              <w:rPr>
                <w:rFonts w:ascii="Times New Roman" w:hAnsi="宋体"/>
                <w:szCs w:val="21"/>
              </w:rPr>
              <w:t>加强管理</w:t>
            </w:r>
          </w:p>
        </w:tc>
        <w:tc>
          <w:tcPr>
            <w:tcW w:w="1396" w:type="dxa"/>
            <w:tcBorders>
              <w:top w:val="single" w:sz="4" w:space="0" w:color="auto"/>
              <w:left w:val="single" w:sz="4" w:space="0" w:color="auto"/>
              <w:bottom w:val="single" w:sz="12" w:space="0" w:color="auto"/>
              <w:right w:val="single" w:sz="4" w:space="0" w:color="auto"/>
            </w:tcBorders>
            <w:vAlign w:val="center"/>
          </w:tcPr>
          <w:p w:rsidR="00A35FD2" w:rsidRPr="00B3772C" w:rsidRDefault="00A35FD2" w:rsidP="00765920">
            <w:pPr>
              <w:jc w:val="center"/>
              <w:textAlignment w:val="baseline"/>
              <w:rPr>
                <w:rFonts w:ascii="Times New Roman" w:hAnsi="Times New Roman"/>
                <w:szCs w:val="21"/>
                <w:u w:color="000000"/>
              </w:rPr>
            </w:pPr>
            <w:r w:rsidRPr="00B3772C">
              <w:rPr>
                <w:rFonts w:ascii="Times New Roman" w:hAnsi="Times New Roman"/>
                <w:szCs w:val="21"/>
              </w:rPr>
              <w:t>办公区电脑待机管理</w:t>
            </w:r>
          </w:p>
        </w:tc>
        <w:tc>
          <w:tcPr>
            <w:tcW w:w="3773" w:type="dxa"/>
            <w:tcBorders>
              <w:top w:val="single" w:sz="4" w:space="0" w:color="auto"/>
              <w:left w:val="single" w:sz="4" w:space="0" w:color="auto"/>
              <w:bottom w:val="single" w:sz="12" w:space="0" w:color="auto"/>
              <w:right w:val="single" w:sz="4" w:space="0" w:color="auto"/>
            </w:tcBorders>
            <w:vAlign w:val="center"/>
          </w:tcPr>
          <w:p w:rsidR="00A35FD2" w:rsidRPr="00B3772C" w:rsidRDefault="00A35FD2" w:rsidP="00765920">
            <w:pPr>
              <w:jc w:val="left"/>
              <w:textAlignment w:val="baseline"/>
              <w:rPr>
                <w:rFonts w:ascii="Times New Roman" w:hAnsi="Times New Roman"/>
                <w:szCs w:val="21"/>
                <w:u w:color="000000"/>
              </w:rPr>
            </w:pPr>
            <w:r w:rsidRPr="00B3772C">
              <w:rPr>
                <w:rFonts w:ascii="Times New Roman" w:hAnsi="Times New Roman"/>
                <w:szCs w:val="21"/>
              </w:rPr>
              <w:t>企业办公室人员实行常日班制，夜间无人上班，规定办公室人员下班时必须关闭电脑电源，减少夜间电脑待机耗电，并安排值班人员夜间巡视。</w:t>
            </w:r>
          </w:p>
        </w:tc>
        <w:tc>
          <w:tcPr>
            <w:tcW w:w="863" w:type="dxa"/>
            <w:tcBorders>
              <w:top w:val="single" w:sz="4" w:space="0" w:color="auto"/>
              <w:left w:val="single" w:sz="4" w:space="0" w:color="auto"/>
              <w:bottom w:val="single" w:sz="12" w:space="0" w:color="auto"/>
              <w:right w:val="single" w:sz="4" w:space="0" w:color="auto"/>
            </w:tcBorders>
            <w:vAlign w:val="center"/>
          </w:tcPr>
          <w:p w:rsidR="00A35FD2" w:rsidRPr="00B3772C" w:rsidRDefault="00A35FD2" w:rsidP="00765920">
            <w:pPr>
              <w:jc w:val="center"/>
              <w:textAlignment w:val="baseline"/>
              <w:rPr>
                <w:rFonts w:ascii="Times New Roman" w:hAnsi="Times New Roman"/>
                <w:szCs w:val="21"/>
                <w:u w:color="000000"/>
              </w:rPr>
            </w:pPr>
            <w:r w:rsidRPr="00B3772C">
              <w:rPr>
                <w:rFonts w:ascii="Times New Roman" w:hAnsi="Times New Roman"/>
                <w:szCs w:val="21"/>
              </w:rPr>
              <w:t>—</w:t>
            </w:r>
          </w:p>
        </w:tc>
        <w:tc>
          <w:tcPr>
            <w:tcW w:w="1092" w:type="dxa"/>
            <w:tcBorders>
              <w:top w:val="single" w:sz="4" w:space="0" w:color="auto"/>
              <w:left w:val="single" w:sz="4" w:space="0" w:color="auto"/>
              <w:bottom w:val="single" w:sz="12" w:space="0" w:color="auto"/>
              <w:right w:val="single" w:sz="4" w:space="0" w:color="auto"/>
            </w:tcBorders>
            <w:vAlign w:val="center"/>
          </w:tcPr>
          <w:p w:rsidR="00A35FD2" w:rsidRPr="00D54AC8" w:rsidRDefault="00A35FD2" w:rsidP="005B568D">
            <w:pPr>
              <w:jc w:val="center"/>
              <w:textAlignment w:val="baseline"/>
              <w:rPr>
                <w:rFonts w:ascii="Times New Roman" w:hAnsi="Times New Roman"/>
                <w:szCs w:val="21"/>
                <w:u w:color="000000"/>
              </w:rPr>
            </w:pPr>
            <w:r w:rsidRPr="008C7395">
              <w:rPr>
                <w:rFonts w:ascii="Times New Roman" w:hAnsi="Times New Roman" w:hint="eastAsia"/>
                <w:szCs w:val="21"/>
              </w:rPr>
              <w:t>年节电</w:t>
            </w:r>
            <w:r w:rsidRPr="008C7395">
              <w:rPr>
                <w:rFonts w:ascii="Times New Roman" w:hAnsi="Times New Roman" w:hint="eastAsia"/>
                <w:szCs w:val="21"/>
              </w:rPr>
              <w:t>0.5</w:t>
            </w:r>
            <w:r w:rsidRPr="008C7395">
              <w:rPr>
                <w:rFonts w:ascii="Times New Roman" w:hAnsi="Times New Roman" w:hint="eastAsia"/>
                <w:szCs w:val="21"/>
              </w:rPr>
              <w:t>万度</w:t>
            </w:r>
          </w:p>
        </w:tc>
        <w:tc>
          <w:tcPr>
            <w:tcW w:w="1175" w:type="dxa"/>
            <w:tcBorders>
              <w:top w:val="single" w:sz="4" w:space="0" w:color="auto"/>
              <w:left w:val="single" w:sz="4" w:space="0" w:color="auto"/>
              <w:bottom w:val="single" w:sz="12" w:space="0" w:color="auto"/>
              <w:right w:val="single" w:sz="12" w:space="0" w:color="auto"/>
            </w:tcBorders>
            <w:vAlign w:val="center"/>
          </w:tcPr>
          <w:p w:rsidR="00A35FD2" w:rsidRPr="00D54AC8" w:rsidRDefault="00A35FD2" w:rsidP="005B568D">
            <w:pPr>
              <w:jc w:val="center"/>
              <w:textAlignment w:val="baseline"/>
              <w:rPr>
                <w:rFonts w:ascii="Times New Roman" w:hAnsi="Times New Roman"/>
                <w:szCs w:val="21"/>
                <w:u w:color="000000"/>
              </w:rPr>
            </w:pPr>
            <w:r w:rsidRPr="00D54AC8">
              <w:rPr>
                <w:rFonts w:ascii="Times New Roman" w:hAnsi="Times New Roman"/>
                <w:szCs w:val="21"/>
              </w:rPr>
              <w:t>年节省成本</w:t>
            </w:r>
            <w:r w:rsidRPr="00D54AC8">
              <w:rPr>
                <w:rFonts w:ascii="Times New Roman" w:hAnsi="Times New Roman"/>
                <w:szCs w:val="21"/>
              </w:rPr>
              <w:t>0.</w:t>
            </w:r>
            <w:r>
              <w:rPr>
                <w:rFonts w:ascii="Times New Roman" w:hAnsi="Times New Roman" w:hint="eastAsia"/>
                <w:szCs w:val="21"/>
              </w:rPr>
              <w:t>6</w:t>
            </w:r>
            <w:r w:rsidRPr="00D54AC8">
              <w:rPr>
                <w:rFonts w:ascii="Times New Roman" w:hAnsi="Times New Roman"/>
                <w:szCs w:val="21"/>
              </w:rPr>
              <w:t>万</w:t>
            </w:r>
          </w:p>
        </w:tc>
      </w:tr>
    </w:tbl>
    <w:p w:rsidR="00474C42" w:rsidRPr="000B60BF" w:rsidRDefault="002C3AB5" w:rsidP="007B0B65">
      <w:pPr>
        <w:widowControl/>
        <w:spacing w:beforeLines="50"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经过领导批准同意后，审核小组已开始组织实施这</w:t>
      </w:r>
      <w:commentRangeStart w:id="346"/>
      <w:r w:rsidR="00706472">
        <w:rPr>
          <w:rFonts w:ascii="Times New Roman" w:hAnsi="Times New Roman" w:hint="eastAsia"/>
          <w:kern w:val="0"/>
          <w:sz w:val="28"/>
          <w:szCs w:val="28"/>
          <w:u w:color="000000"/>
        </w:rPr>
        <w:t>5</w:t>
      </w:r>
      <w:r w:rsidRPr="000B60BF">
        <w:rPr>
          <w:rFonts w:ascii="Times New Roman" w:hAnsi="Times New Roman"/>
          <w:kern w:val="0"/>
          <w:sz w:val="28"/>
          <w:szCs w:val="28"/>
          <w:u w:color="000000"/>
        </w:rPr>
        <w:t>项无</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低费方案</w:t>
      </w:r>
      <w:commentRangeEnd w:id="346"/>
      <w:r w:rsidR="00E076E2">
        <w:rPr>
          <w:rStyle w:val="afe"/>
          <w:rFonts w:ascii="宋体" w:eastAsia="全真楷書" w:hAnsi="Times New Roman"/>
          <w:color w:val="000000"/>
          <w:kern w:val="0"/>
          <w:u w:color="000000"/>
        </w:rPr>
        <w:commentReference w:id="346"/>
      </w:r>
      <w:r w:rsidRPr="000B60BF">
        <w:rPr>
          <w:rFonts w:ascii="Times New Roman" w:hAnsi="Times New Roman"/>
          <w:kern w:val="0"/>
          <w:sz w:val="28"/>
          <w:szCs w:val="28"/>
          <w:u w:color="000000"/>
        </w:rPr>
        <w:t>。</w:t>
      </w:r>
    </w:p>
    <w:p w:rsidR="00474C42" w:rsidRPr="000B60BF" w:rsidRDefault="002C3AB5">
      <w:pPr>
        <w:widowControl/>
        <w:jc w:val="left"/>
        <w:rPr>
          <w:rFonts w:ascii="Times New Roman" w:hAnsi="Times New Roman"/>
          <w:kern w:val="0"/>
          <w:sz w:val="28"/>
          <w:szCs w:val="28"/>
          <w:u w:color="000000"/>
        </w:rPr>
      </w:pPr>
      <w:r w:rsidRPr="000B60BF">
        <w:rPr>
          <w:rFonts w:ascii="Times New Roman" w:hAnsi="Times New Roman"/>
          <w:kern w:val="0"/>
          <w:sz w:val="28"/>
          <w:szCs w:val="28"/>
          <w:u w:color="000000"/>
        </w:rPr>
        <w:br w:type="page"/>
      </w:r>
    </w:p>
    <w:p w:rsidR="00474C42" w:rsidRPr="000B60BF" w:rsidRDefault="002C3AB5">
      <w:pPr>
        <w:keepNext/>
        <w:keepLines/>
        <w:widowControl/>
        <w:spacing w:line="520" w:lineRule="exact"/>
        <w:textAlignment w:val="baseline"/>
        <w:outlineLvl w:val="0"/>
        <w:rPr>
          <w:rFonts w:ascii="Times New Roman" w:eastAsiaTheme="minorEastAsia" w:hAnsi="Times New Roman"/>
          <w:b/>
          <w:bCs/>
          <w:kern w:val="44"/>
          <w:sz w:val="32"/>
          <w:szCs w:val="32"/>
          <w:u w:color="000000"/>
        </w:rPr>
      </w:pPr>
      <w:bookmarkStart w:id="347" w:name="_Toc345404133"/>
      <w:bookmarkStart w:id="348" w:name="_Toc497203519"/>
      <w:r w:rsidRPr="000B60BF">
        <w:rPr>
          <w:rFonts w:ascii="Times New Roman" w:eastAsiaTheme="minorEastAsia" w:hAnsi="Times New Roman"/>
          <w:b/>
          <w:bCs/>
          <w:kern w:val="44"/>
          <w:sz w:val="32"/>
          <w:szCs w:val="32"/>
          <w:u w:color="000000"/>
        </w:rPr>
        <w:lastRenderedPageBreak/>
        <w:t xml:space="preserve">4 </w:t>
      </w:r>
      <w:r w:rsidRPr="000B60BF">
        <w:rPr>
          <w:rFonts w:ascii="Times New Roman" w:eastAsiaTheme="minorEastAsia" w:hAnsi="Times New Roman"/>
          <w:b/>
          <w:bCs/>
          <w:kern w:val="44"/>
          <w:sz w:val="32"/>
          <w:szCs w:val="32"/>
          <w:u w:color="000000"/>
        </w:rPr>
        <w:t>审核</w:t>
      </w:r>
      <w:bookmarkEnd w:id="347"/>
      <w:bookmarkEnd w:id="348"/>
    </w:p>
    <w:p w:rsidR="009B523F" w:rsidRPr="000B60BF" w:rsidRDefault="009B523F" w:rsidP="00537E4A">
      <w:pPr>
        <w:pStyle w:val="af1"/>
        <w:spacing w:line="520" w:lineRule="exact"/>
        <w:ind w:firstLineChars="200" w:firstLine="560"/>
        <w:jc w:val="both"/>
        <w:rPr>
          <w:rFonts w:ascii="Times New Roman"/>
        </w:rPr>
      </w:pPr>
      <w:bookmarkStart w:id="349" w:name="_Toc345404134"/>
      <w:r w:rsidRPr="000B60BF">
        <w:rPr>
          <w:rFonts w:ascii="Times New Roman" w:eastAsia="宋体"/>
        </w:rPr>
        <w:t>审核是企业开展清洁生产审核工作的第三阶段，目的是通过审核重点的物料平衡，发现物料流失的主要环节，找出废弃物产生的原因，查找物料储运、生产运行、管理以及废弃物排放等方面存在的问题，寻找与国内外先进水平的差距，为清洁生产方案的产生提供依据。本阶段工作重点是建立物料平衡，分析废弃物产生的原因，并提出相应的清洁生产方案。</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50" w:name="_Toc497203520"/>
      <w:r w:rsidRPr="000B60BF">
        <w:rPr>
          <w:rFonts w:ascii="Times New Roman" w:hAnsi="Times New Roman"/>
          <w:b/>
          <w:bCs/>
          <w:kern w:val="0"/>
          <w:sz w:val="28"/>
          <w:szCs w:val="28"/>
          <w:u w:color="000000"/>
        </w:rPr>
        <w:t xml:space="preserve">4.1 </w:t>
      </w:r>
      <w:r w:rsidRPr="000B60BF">
        <w:rPr>
          <w:rFonts w:ascii="Times New Roman" w:hAnsi="Times New Roman"/>
          <w:b/>
          <w:bCs/>
          <w:kern w:val="0"/>
          <w:sz w:val="28"/>
          <w:szCs w:val="28"/>
          <w:u w:color="000000"/>
        </w:rPr>
        <w:t>审核重点概况</w:t>
      </w:r>
      <w:bookmarkEnd w:id="350"/>
    </w:p>
    <w:p w:rsidR="00474C42" w:rsidRPr="000B60BF" w:rsidRDefault="002C3AB5">
      <w:pPr>
        <w:keepNext/>
        <w:keepLines/>
        <w:spacing w:line="520" w:lineRule="exact"/>
        <w:outlineLvl w:val="2"/>
        <w:rPr>
          <w:rFonts w:ascii="Times New Roman" w:hAnsi="Times New Roman"/>
          <w:b/>
          <w:bCs/>
          <w:sz w:val="28"/>
          <w:szCs w:val="28"/>
        </w:rPr>
      </w:pPr>
      <w:bookmarkStart w:id="351" w:name="_Toc459193996"/>
      <w:bookmarkStart w:id="352" w:name="_Toc459878983"/>
      <w:bookmarkStart w:id="353" w:name="_Toc460932073"/>
      <w:bookmarkStart w:id="354" w:name="_Toc497203521"/>
      <w:r w:rsidRPr="000B60BF">
        <w:rPr>
          <w:rFonts w:ascii="Times New Roman" w:hAnsi="Times New Roman"/>
          <w:b/>
          <w:bCs/>
          <w:sz w:val="28"/>
          <w:szCs w:val="28"/>
        </w:rPr>
        <w:t>4.1.1</w:t>
      </w:r>
      <w:r w:rsidRPr="000B60BF">
        <w:rPr>
          <w:rFonts w:ascii="Times New Roman" w:hAnsi="Times New Roman"/>
          <w:b/>
          <w:bCs/>
          <w:sz w:val="28"/>
          <w:szCs w:val="28"/>
        </w:rPr>
        <w:t>审核重点概况</w:t>
      </w:r>
      <w:bookmarkEnd w:id="349"/>
      <w:bookmarkEnd w:id="351"/>
      <w:bookmarkEnd w:id="352"/>
      <w:bookmarkEnd w:id="353"/>
      <w:bookmarkEnd w:id="354"/>
    </w:p>
    <w:p w:rsidR="0057414A" w:rsidRDefault="002C3AB5" w:rsidP="0057414A">
      <w:pPr>
        <w:spacing w:line="520" w:lineRule="exact"/>
        <w:ind w:firstLine="578"/>
        <w:rPr>
          <w:rFonts w:ascii="Times New Roman" w:hAnsi="Times New Roman"/>
          <w:kern w:val="0"/>
          <w:sz w:val="28"/>
          <w:szCs w:val="28"/>
          <w:u w:color="000000"/>
        </w:rPr>
      </w:pPr>
      <w:r w:rsidRPr="000B60BF">
        <w:rPr>
          <w:rFonts w:ascii="Times New Roman" w:hAnsi="Times New Roman"/>
          <w:kern w:val="0"/>
          <w:sz w:val="28"/>
          <w:szCs w:val="28"/>
          <w:u w:color="000000"/>
        </w:rPr>
        <w:t>●</w:t>
      </w:r>
      <w:r w:rsidR="0057414A">
        <w:rPr>
          <w:rFonts w:ascii="Times New Roman" w:hAnsi="Times New Roman" w:hint="eastAsia"/>
          <w:kern w:val="0"/>
          <w:sz w:val="28"/>
          <w:szCs w:val="28"/>
          <w:u w:color="000000"/>
        </w:rPr>
        <w:t>燃煤供能设备</w:t>
      </w:r>
    </w:p>
    <w:p w:rsidR="00474C42" w:rsidRPr="0057414A" w:rsidRDefault="0057414A" w:rsidP="0057414A">
      <w:pPr>
        <w:spacing w:line="520" w:lineRule="exact"/>
        <w:ind w:firstLine="578"/>
        <w:rPr>
          <w:rFonts w:ascii="Times New Roman" w:hAnsi="Times New Roman"/>
          <w:sz w:val="28"/>
          <w:szCs w:val="28"/>
        </w:rPr>
      </w:pPr>
      <w:r>
        <w:rPr>
          <w:rFonts w:ascii="Times New Roman" w:hAnsi="Times New Roman" w:hint="eastAsia"/>
          <w:sz w:val="28"/>
          <w:szCs w:val="28"/>
        </w:rPr>
        <w:t>企业燃煤供能</w:t>
      </w:r>
      <w:r w:rsidRPr="00D1759A">
        <w:rPr>
          <w:rFonts w:ascii="Times New Roman" w:hAnsi="Times New Roman" w:hint="eastAsia"/>
          <w:sz w:val="28"/>
          <w:szCs w:val="28"/>
        </w:rPr>
        <w:t>设备主要为</w:t>
      </w:r>
      <w:r w:rsidRPr="00E076E2">
        <w:rPr>
          <w:rFonts w:ascii="Times New Roman" w:hAnsi="Times New Roman" w:hint="eastAsia"/>
          <w:sz w:val="28"/>
          <w:szCs w:val="28"/>
          <w:highlight w:val="yellow"/>
          <w:rPrChange w:id="355" w:author="user" w:date="2017-11-25T19:58:00Z">
            <w:rPr>
              <w:rFonts w:ascii="Times New Roman" w:hAnsi="Times New Roman" w:hint="eastAsia"/>
              <w:sz w:val="28"/>
              <w:szCs w:val="28"/>
            </w:rPr>
          </w:rPrChange>
        </w:rPr>
        <w:t>两台燃煤热风炉和一台燃煤蒸汽锅炉</w:t>
      </w:r>
      <w:r w:rsidRPr="00D1759A">
        <w:rPr>
          <w:rFonts w:ascii="Times New Roman" w:hAnsi="Times New Roman" w:hint="eastAsia"/>
          <w:sz w:val="28"/>
          <w:szCs w:val="28"/>
        </w:rPr>
        <w:t>，其中一台燃煤热风炉位于西侧干燥车间，一台燃煤热风炉和燃煤蒸汽锅炉位于锅炉房，</w:t>
      </w:r>
      <w:r w:rsidRPr="00D1759A">
        <w:rPr>
          <w:rFonts w:ascii="Times New Roman" w:hAnsi="Times New Roman" w:hint="eastAsia"/>
          <w:sz w:val="28"/>
          <w:szCs w:val="28"/>
        </w:rPr>
        <w:t>2</w:t>
      </w:r>
      <w:r w:rsidRPr="00D1759A">
        <w:rPr>
          <w:rFonts w:ascii="Times New Roman" w:hAnsi="Times New Roman" w:hint="eastAsia"/>
          <w:sz w:val="28"/>
          <w:szCs w:val="28"/>
        </w:rPr>
        <w:t>台燃煤热风炉分别供能给两个干燥车间，一台燃煤蒸汽锅炉供能给合成车间</w:t>
      </w:r>
      <w:r>
        <w:rPr>
          <w:rFonts w:ascii="Times New Roman" w:hAnsi="Times New Roman" w:hint="eastAsia"/>
          <w:sz w:val="28"/>
          <w:szCs w:val="28"/>
        </w:rPr>
        <w:t>，</w:t>
      </w:r>
      <w:r w:rsidRPr="00E076E2">
        <w:rPr>
          <w:rFonts w:ascii="Times New Roman" w:hAnsi="Times New Roman" w:hint="eastAsia"/>
          <w:sz w:val="28"/>
          <w:szCs w:val="28"/>
          <w:highlight w:val="yellow"/>
          <w:rPrChange w:id="356" w:author="user" w:date="2017-11-25T19:58:00Z">
            <w:rPr>
              <w:rFonts w:ascii="Times New Roman" w:hAnsi="Times New Roman" w:hint="eastAsia"/>
              <w:sz w:val="28"/>
              <w:szCs w:val="28"/>
            </w:rPr>
          </w:rPrChange>
        </w:rPr>
        <w:t>共使用煤炭</w:t>
      </w:r>
      <w:r w:rsidRPr="00E076E2">
        <w:rPr>
          <w:rFonts w:ascii="Times New Roman" w:hAnsi="Times New Roman" w:hint="eastAsia"/>
          <w:sz w:val="28"/>
          <w:szCs w:val="28"/>
          <w:highlight w:val="yellow"/>
          <w:rPrChange w:id="357" w:author="user" w:date="2017-11-25T19:58:00Z">
            <w:rPr>
              <w:rFonts w:ascii="Times New Roman" w:hAnsi="Times New Roman" w:hint="eastAsia"/>
              <w:sz w:val="28"/>
              <w:szCs w:val="28"/>
            </w:rPr>
          </w:rPrChange>
        </w:rPr>
        <w:t>1413t/a</w:t>
      </w:r>
      <w:r w:rsidRPr="00E076E2">
        <w:rPr>
          <w:rFonts w:ascii="Times New Roman" w:hAnsi="Times New Roman" w:hint="eastAsia"/>
          <w:sz w:val="28"/>
          <w:szCs w:val="28"/>
          <w:highlight w:val="yellow"/>
          <w:rPrChange w:id="358" w:author="user" w:date="2017-11-25T19:58:00Z">
            <w:rPr>
              <w:rFonts w:ascii="Times New Roman" w:hAnsi="Times New Roman" w:hint="eastAsia"/>
              <w:sz w:val="28"/>
              <w:szCs w:val="28"/>
            </w:rPr>
          </w:rPrChange>
        </w:rPr>
        <w:t>，折合标煤</w:t>
      </w:r>
      <w:r w:rsidRPr="00E076E2">
        <w:rPr>
          <w:rFonts w:ascii="Times New Roman" w:hAnsi="Times New Roman" w:hint="eastAsia"/>
          <w:sz w:val="28"/>
          <w:szCs w:val="28"/>
          <w:highlight w:val="yellow"/>
          <w:rPrChange w:id="359" w:author="user" w:date="2017-11-25T19:58:00Z">
            <w:rPr>
              <w:rFonts w:ascii="Times New Roman" w:hAnsi="Times New Roman" w:hint="eastAsia"/>
              <w:sz w:val="28"/>
              <w:szCs w:val="28"/>
            </w:rPr>
          </w:rPrChange>
        </w:rPr>
        <w:t>1009.3t</w:t>
      </w:r>
      <w:r w:rsidRPr="00E076E2">
        <w:rPr>
          <w:rFonts w:ascii="Times New Roman" w:hAnsi="Times New Roman" w:hint="eastAsia"/>
          <w:sz w:val="28"/>
          <w:szCs w:val="28"/>
          <w:highlight w:val="yellow"/>
          <w:rPrChange w:id="360" w:author="user" w:date="2017-11-25T19:58:00Z">
            <w:rPr>
              <w:rFonts w:ascii="Times New Roman" w:hAnsi="Times New Roman" w:hint="eastAsia"/>
              <w:sz w:val="28"/>
              <w:szCs w:val="28"/>
            </w:rPr>
          </w:rPrChange>
        </w:rPr>
        <w:t>，</w:t>
      </w:r>
      <w:r>
        <w:rPr>
          <w:rFonts w:ascii="Times New Roman" w:hAnsi="Times New Roman" w:hint="eastAsia"/>
          <w:sz w:val="28"/>
          <w:szCs w:val="28"/>
        </w:rPr>
        <w:t>燃煤锅炉产生燃煤废气。</w:t>
      </w:r>
      <w:r w:rsidR="002C3AB5" w:rsidRPr="00797FCA">
        <w:rPr>
          <w:rFonts w:ascii="Times New Roman" w:hAnsi="Times New Roman"/>
          <w:bCs/>
          <w:kern w:val="0"/>
          <w:sz w:val="28"/>
          <w:szCs w:val="28"/>
          <w:u w:color="000000"/>
        </w:rPr>
        <w:t>设备均完好，运行正常，</w:t>
      </w:r>
      <w:r>
        <w:rPr>
          <w:rFonts w:ascii="Times New Roman" w:hAnsi="Times New Roman" w:hint="eastAsia"/>
          <w:bCs/>
          <w:kern w:val="0"/>
          <w:sz w:val="28"/>
          <w:szCs w:val="28"/>
          <w:u w:color="000000"/>
        </w:rPr>
        <w:t>废气通过管道收集经水膜除尘后排放</w:t>
      </w:r>
      <w:r w:rsidR="002C3AB5" w:rsidRPr="00797FCA">
        <w:rPr>
          <w:rFonts w:ascii="Times New Roman" w:hAnsi="Times New Roman"/>
          <w:bCs/>
          <w:kern w:val="0"/>
          <w:sz w:val="28"/>
          <w:szCs w:val="28"/>
          <w:u w:color="000000"/>
        </w:rPr>
        <w:t>。</w:t>
      </w:r>
    </w:p>
    <w:p w:rsidR="00474C42" w:rsidRPr="00797FCA" w:rsidRDefault="002C3AB5">
      <w:pPr>
        <w:keepNext/>
        <w:keepLines/>
        <w:spacing w:line="520" w:lineRule="exact"/>
        <w:outlineLvl w:val="2"/>
        <w:rPr>
          <w:rFonts w:ascii="Times New Roman" w:hAnsi="Times New Roman"/>
          <w:b/>
          <w:bCs/>
          <w:sz w:val="28"/>
          <w:szCs w:val="28"/>
        </w:rPr>
      </w:pPr>
      <w:bookmarkStart w:id="361" w:name="_Toc345404135"/>
      <w:bookmarkStart w:id="362" w:name="_Toc459878984"/>
      <w:bookmarkStart w:id="363" w:name="_Toc459193997"/>
      <w:bookmarkStart w:id="364" w:name="_Toc460932074"/>
      <w:bookmarkStart w:id="365" w:name="_Toc497203522"/>
      <w:r w:rsidRPr="00797FCA">
        <w:rPr>
          <w:rFonts w:ascii="Times New Roman" w:hAnsi="Times New Roman"/>
          <w:b/>
          <w:bCs/>
          <w:sz w:val="28"/>
          <w:szCs w:val="28"/>
        </w:rPr>
        <w:t xml:space="preserve">4.1.2 </w:t>
      </w:r>
      <w:r w:rsidRPr="00797FCA">
        <w:rPr>
          <w:rFonts w:ascii="Times New Roman" w:hAnsi="Times New Roman"/>
          <w:b/>
          <w:bCs/>
          <w:sz w:val="28"/>
          <w:szCs w:val="28"/>
        </w:rPr>
        <w:t>审核重点</w:t>
      </w:r>
      <w:bookmarkEnd w:id="361"/>
      <w:bookmarkEnd w:id="362"/>
      <w:bookmarkEnd w:id="363"/>
      <w:bookmarkEnd w:id="364"/>
      <w:r w:rsidR="001A2ABD">
        <w:rPr>
          <w:rFonts w:ascii="Times New Roman" w:hAnsi="Times New Roman" w:hint="eastAsia"/>
          <w:b/>
          <w:bCs/>
          <w:sz w:val="28"/>
          <w:szCs w:val="28"/>
        </w:rPr>
        <w:t>物料平衡</w:t>
      </w:r>
      <w:bookmarkEnd w:id="365"/>
    </w:p>
    <w:p w:rsidR="00474C42" w:rsidRDefault="000C6D43" w:rsidP="00822604">
      <w:pPr>
        <w:spacing w:line="360" w:lineRule="auto"/>
        <w:ind w:firstLineChars="200" w:firstLine="482"/>
        <w:rPr>
          <w:rFonts w:ascii="Times New Roman" w:hAnsi="Times New Roman"/>
          <w:sz w:val="28"/>
          <w:szCs w:val="28"/>
        </w:rPr>
      </w:pPr>
      <w:r w:rsidRPr="000C6D43">
        <w:rPr>
          <w:rFonts w:ascii="Times New Roman" w:hAnsi="Times New Roman"/>
          <w:b/>
          <w:noProof/>
          <w:sz w:val="24"/>
          <w:szCs w:val="24"/>
        </w:rPr>
        <w:pict>
          <v:group id="_x0000_s1477" style="position:absolute;left:0;text-align:left;margin-left:113.4pt;margin-top:23.15pt;width:224pt;height:128.4pt;z-index:252007424" coordorigin="2536,11052" coordsize="4480,2912">
            <v:rect id="_x0000_s1389" style="position:absolute;left:2536;top:12447;width:1140;height:495">
              <v:textbox>
                <w:txbxContent>
                  <w:p w:rsidR="007B0B65" w:rsidRDefault="007B0B65">
                    <w:r>
                      <w:rPr>
                        <w:rFonts w:hint="eastAsia"/>
                      </w:rPr>
                      <w:t>煤用量</w:t>
                    </w:r>
                  </w:p>
                </w:txbxContent>
              </v:textbox>
            </v:rect>
            <v:shape id="_x0000_s1427" type="#_x0000_t32" style="position:absolute;left:3676;top:12662;width:1900;height:0" o:connectortype="straight">
              <v:stroke endarrow="block"/>
            </v:shape>
            <v:rect id="_x0000_s1428" style="position:absolute;left:5591;top:11275;width:1425;height:551">
              <v:textbox>
                <w:txbxContent>
                  <w:p w:rsidR="007B0B65" w:rsidRDefault="007B0B65" w:rsidP="001A2ABD">
                    <w:pPr>
                      <w:jc w:val="center"/>
                    </w:pPr>
                    <w:r>
                      <w:rPr>
                        <w:rFonts w:hint="eastAsia"/>
                      </w:rPr>
                      <w:t>合成车间</w:t>
                    </w:r>
                  </w:p>
                </w:txbxContent>
              </v:textbox>
            </v:rect>
            <v:rect id="_x0000_s1429" style="position:absolute;left:5576;top:13458;width:1440;height:506">
              <v:textbox>
                <w:txbxContent>
                  <w:p w:rsidR="007B0B65" w:rsidRDefault="007B0B65" w:rsidP="001A2ABD">
                    <w:pPr>
                      <w:jc w:val="center"/>
                    </w:pPr>
                    <w:r>
                      <w:rPr>
                        <w:rFonts w:hint="eastAsia"/>
                      </w:rPr>
                      <w:t>损耗</w:t>
                    </w:r>
                  </w:p>
                </w:txbxContent>
              </v:textbox>
            </v:rect>
            <v:shape id="_x0000_s1430" type="#_x0000_t32" style="position:absolute;left:4550;top:11589;width:1026;height:0" o:connectortype="straight">
              <v:stroke endarrow="block"/>
            </v:shape>
            <v:shape id="_x0000_s1431" type="#_x0000_t32" style="position:absolute;left:4550;top:11589;width:0;height:2160" o:connectortype="straight"/>
            <v:shape id="_x0000_s1432" type="#_x0000_t32" style="position:absolute;left:4550;top:13749;width:1026;height:0" o:connectortype="straight">
              <v:stroke endarrow="block"/>
            </v:shape>
            <v:rect id="_x0000_s1433" style="position:absolute;left:5576;top:12447;width:1440;height:506">
              <v:textbox>
                <w:txbxContent>
                  <w:p w:rsidR="007B0B65" w:rsidRDefault="007B0B65" w:rsidP="001A2ABD">
                    <w:pPr>
                      <w:jc w:val="center"/>
                    </w:pPr>
                    <w:r>
                      <w:rPr>
                        <w:rFonts w:hint="eastAsia"/>
                      </w:rPr>
                      <w:t>干燥车间</w:t>
                    </w:r>
                  </w:p>
                </w:txbxContent>
              </v:textbox>
            </v:rect>
            <v:rect id="_x0000_s1434" style="position:absolute;left:3676;top:12209;width:935;height:453" filled="f" stroked="f">
              <v:textbox>
                <w:txbxContent>
                  <w:p w:rsidR="007B0B65" w:rsidRDefault="007B0B65">
                    <w:r>
                      <w:rPr>
                        <w:rFonts w:hint="eastAsia"/>
                      </w:rPr>
                      <w:t>1413t</w:t>
                    </w:r>
                  </w:p>
                </w:txbxContent>
              </v:textbox>
            </v:rect>
            <v:rect id="_x0000_s1435" style="position:absolute;left:4611;top:11052;width:935;height:537" filled="f" stroked="f">
              <v:textbox>
                <w:txbxContent>
                  <w:p w:rsidR="007B0B65" w:rsidRDefault="007B0B65" w:rsidP="001A2ABD">
                    <w:r>
                      <w:rPr>
                        <w:rFonts w:hint="eastAsia"/>
                      </w:rPr>
                      <w:t>700t</w:t>
                    </w:r>
                  </w:p>
                </w:txbxContent>
              </v:textbox>
            </v:rect>
            <v:rect id="_x0000_s1436" style="position:absolute;left:4550;top:12236;width:935;height:453" filled="f" stroked="f">
              <v:textbox>
                <w:txbxContent>
                  <w:p w:rsidR="007B0B65" w:rsidRDefault="007B0B65" w:rsidP="001A2ABD">
                    <w:r>
                      <w:rPr>
                        <w:rFonts w:hint="eastAsia"/>
                      </w:rPr>
                      <w:t>712t</w:t>
                    </w:r>
                  </w:p>
                </w:txbxContent>
              </v:textbox>
            </v:rect>
            <v:rect id="_x0000_s1437" style="position:absolute;left:4550;top:13296;width:935;height:453" filled="f" stroked="f">
              <v:textbox>
                <w:txbxContent>
                  <w:p w:rsidR="007B0B65" w:rsidRDefault="007B0B65" w:rsidP="001A2ABD">
                    <w:r>
                      <w:rPr>
                        <w:rFonts w:hint="eastAsia"/>
                      </w:rPr>
                      <w:t>1t</w:t>
                    </w:r>
                  </w:p>
                </w:txbxContent>
              </v:textbox>
            </v:rect>
          </v:group>
        </w:pict>
      </w:r>
      <w:r w:rsidR="0057414A">
        <w:rPr>
          <w:rFonts w:ascii="Times New Roman" w:hAnsi="Times New Roman" w:hint="eastAsia"/>
          <w:sz w:val="28"/>
          <w:szCs w:val="28"/>
        </w:rPr>
        <w:t>燃煤供能设备的</w:t>
      </w:r>
      <w:r w:rsidR="00F74ED6">
        <w:rPr>
          <w:rFonts w:ascii="Times New Roman" w:hAnsi="Times New Roman" w:hint="eastAsia"/>
          <w:sz w:val="28"/>
          <w:szCs w:val="28"/>
        </w:rPr>
        <w:t>用煤情况</w:t>
      </w:r>
      <w:r w:rsidR="002C3AB5" w:rsidRPr="00797FCA">
        <w:rPr>
          <w:rFonts w:ascii="Times New Roman" w:hAnsi="Times New Roman"/>
          <w:sz w:val="28"/>
          <w:szCs w:val="28"/>
        </w:rPr>
        <w:t>如图</w:t>
      </w:r>
      <w:r w:rsidR="002C3AB5" w:rsidRPr="00797FCA">
        <w:rPr>
          <w:rFonts w:ascii="Times New Roman" w:hAnsi="Times New Roman"/>
          <w:sz w:val="28"/>
          <w:szCs w:val="28"/>
        </w:rPr>
        <w:t>4</w:t>
      </w:r>
      <w:r w:rsidR="00E8747B">
        <w:rPr>
          <w:rFonts w:ascii="Times New Roman" w:hAnsi="Times New Roman" w:hint="eastAsia"/>
          <w:sz w:val="28"/>
          <w:szCs w:val="28"/>
        </w:rPr>
        <w:t>.1</w:t>
      </w:r>
      <w:r w:rsidR="002C3AB5" w:rsidRPr="00797FCA">
        <w:rPr>
          <w:rFonts w:ascii="Times New Roman" w:hAnsi="Times New Roman"/>
          <w:sz w:val="28"/>
          <w:szCs w:val="28"/>
        </w:rPr>
        <w:t>.2-1</w:t>
      </w:r>
      <w:r w:rsidR="0057414A">
        <w:rPr>
          <w:rFonts w:ascii="Times New Roman" w:hAnsi="Times New Roman" w:hint="eastAsia"/>
          <w:sz w:val="28"/>
          <w:szCs w:val="28"/>
        </w:rPr>
        <w:t>。</w:t>
      </w:r>
    </w:p>
    <w:p w:rsidR="001A2ABD" w:rsidRPr="00797FCA" w:rsidRDefault="001A2ABD" w:rsidP="00822604">
      <w:pPr>
        <w:spacing w:line="360" w:lineRule="auto"/>
        <w:ind w:firstLineChars="200" w:firstLine="560"/>
        <w:rPr>
          <w:rFonts w:ascii="Times New Roman" w:hAnsi="Times New Roman"/>
          <w:sz w:val="28"/>
          <w:szCs w:val="28"/>
        </w:rPr>
      </w:pPr>
    </w:p>
    <w:p w:rsidR="001A2ABD" w:rsidRDefault="001A2ABD" w:rsidP="0005217A">
      <w:pPr>
        <w:spacing w:line="520" w:lineRule="exact"/>
        <w:rPr>
          <w:rFonts w:ascii="Times New Roman" w:hAnsi="Times New Roman"/>
          <w:b/>
          <w:sz w:val="24"/>
          <w:szCs w:val="24"/>
        </w:rPr>
      </w:pPr>
    </w:p>
    <w:p w:rsidR="001A2ABD" w:rsidRDefault="001A2ABD" w:rsidP="0005217A">
      <w:pPr>
        <w:spacing w:line="520" w:lineRule="exact"/>
        <w:rPr>
          <w:rFonts w:ascii="Times New Roman" w:hAnsi="Times New Roman"/>
          <w:b/>
          <w:sz w:val="24"/>
          <w:szCs w:val="24"/>
        </w:rPr>
      </w:pPr>
    </w:p>
    <w:p w:rsidR="001A2ABD" w:rsidRDefault="001A2ABD" w:rsidP="0005217A">
      <w:pPr>
        <w:spacing w:line="520" w:lineRule="exact"/>
        <w:rPr>
          <w:rFonts w:ascii="Times New Roman" w:hAnsi="Times New Roman"/>
          <w:b/>
          <w:sz w:val="24"/>
          <w:szCs w:val="24"/>
        </w:rPr>
      </w:pPr>
    </w:p>
    <w:p w:rsidR="00537E4A" w:rsidRPr="00797FCA" w:rsidRDefault="00537E4A" w:rsidP="0005217A">
      <w:pPr>
        <w:spacing w:line="520" w:lineRule="exact"/>
        <w:rPr>
          <w:rFonts w:ascii="Times New Roman" w:hAnsi="Times New Roman"/>
          <w:b/>
          <w:sz w:val="24"/>
          <w:szCs w:val="24"/>
        </w:rPr>
      </w:pPr>
    </w:p>
    <w:p w:rsidR="00474C42" w:rsidRPr="00797FCA" w:rsidRDefault="002C3AB5">
      <w:pPr>
        <w:spacing w:line="520" w:lineRule="exact"/>
        <w:ind w:firstLineChars="200" w:firstLine="482"/>
        <w:jc w:val="center"/>
        <w:rPr>
          <w:rFonts w:ascii="Times New Roman" w:hAnsi="Times New Roman"/>
          <w:b/>
          <w:sz w:val="24"/>
          <w:szCs w:val="24"/>
        </w:rPr>
      </w:pPr>
      <w:r w:rsidRPr="00797FCA">
        <w:rPr>
          <w:rFonts w:ascii="Times New Roman" w:hAnsi="Times New Roman"/>
          <w:b/>
          <w:sz w:val="24"/>
          <w:szCs w:val="24"/>
        </w:rPr>
        <w:t>图</w:t>
      </w:r>
      <w:r w:rsidRPr="00797FCA">
        <w:rPr>
          <w:rFonts w:ascii="Times New Roman" w:hAnsi="Times New Roman"/>
          <w:b/>
          <w:sz w:val="24"/>
          <w:szCs w:val="24"/>
        </w:rPr>
        <w:t>4</w:t>
      </w:r>
      <w:r w:rsidR="00E8747B">
        <w:rPr>
          <w:rFonts w:ascii="Times New Roman" w:hAnsi="Times New Roman" w:hint="eastAsia"/>
          <w:b/>
          <w:sz w:val="24"/>
          <w:szCs w:val="24"/>
        </w:rPr>
        <w:t>.1</w:t>
      </w:r>
      <w:r w:rsidRPr="00797FCA">
        <w:rPr>
          <w:rFonts w:ascii="Times New Roman" w:hAnsi="Times New Roman"/>
          <w:b/>
          <w:sz w:val="24"/>
          <w:szCs w:val="24"/>
        </w:rPr>
        <w:t xml:space="preserve">.2-1 </w:t>
      </w:r>
      <w:r w:rsidR="00F74ED6">
        <w:rPr>
          <w:rFonts w:ascii="Times New Roman" w:hAnsi="Times New Roman" w:hint="eastAsia"/>
          <w:b/>
          <w:sz w:val="24"/>
          <w:szCs w:val="24"/>
        </w:rPr>
        <w:t>煤炭使用情况</w:t>
      </w:r>
      <w:r w:rsidRPr="00797FCA">
        <w:rPr>
          <w:rFonts w:ascii="Times New Roman" w:hAnsi="Times New Roman"/>
          <w:b/>
          <w:sz w:val="24"/>
          <w:szCs w:val="24"/>
        </w:rPr>
        <w:t>图</w:t>
      </w:r>
    </w:p>
    <w:p w:rsidR="00474C42" w:rsidRPr="00797FCA"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66" w:name="_Toc497203523"/>
      <w:r w:rsidRPr="00797FCA">
        <w:rPr>
          <w:rFonts w:ascii="Times New Roman" w:hAnsi="Times New Roman"/>
          <w:b/>
          <w:bCs/>
          <w:kern w:val="0"/>
          <w:sz w:val="28"/>
          <w:szCs w:val="28"/>
          <w:u w:color="000000"/>
        </w:rPr>
        <w:lastRenderedPageBreak/>
        <w:t>4.2</w:t>
      </w:r>
      <w:r w:rsidRPr="00797FCA">
        <w:rPr>
          <w:rFonts w:ascii="Times New Roman" w:hAnsi="Times New Roman"/>
          <w:b/>
          <w:bCs/>
          <w:kern w:val="0"/>
          <w:sz w:val="28"/>
          <w:szCs w:val="28"/>
          <w:u w:color="000000"/>
        </w:rPr>
        <w:t>输入输出物流的测定</w:t>
      </w:r>
      <w:bookmarkEnd w:id="366"/>
    </w:p>
    <w:p w:rsidR="00474C42" w:rsidRPr="00797FCA" w:rsidRDefault="002C3AB5">
      <w:pPr>
        <w:widowControl/>
        <w:spacing w:line="520" w:lineRule="exact"/>
        <w:ind w:firstLineChars="200" w:firstLine="560"/>
        <w:textAlignment w:val="baseline"/>
        <w:rPr>
          <w:rFonts w:ascii="Times New Roman" w:hAnsi="Times New Roman"/>
          <w:kern w:val="0"/>
          <w:sz w:val="28"/>
          <w:szCs w:val="28"/>
          <w:u w:color="000000"/>
        </w:rPr>
      </w:pPr>
      <w:r w:rsidRPr="00797FCA">
        <w:rPr>
          <w:rFonts w:ascii="Times New Roman" w:hAnsi="Times New Roman"/>
          <w:kern w:val="0"/>
          <w:sz w:val="28"/>
          <w:szCs w:val="28"/>
          <w:u w:color="000000"/>
        </w:rPr>
        <w:t>对审核重点的工艺流程的输入输出物料进行实测，为</w:t>
      </w:r>
      <w:r w:rsidR="00F74ED6">
        <w:rPr>
          <w:rFonts w:ascii="Times New Roman" w:hAnsi="Times New Roman" w:hint="eastAsia"/>
          <w:kern w:val="0"/>
          <w:sz w:val="28"/>
          <w:szCs w:val="28"/>
          <w:u w:color="000000"/>
        </w:rPr>
        <w:t>能源</w:t>
      </w:r>
      <w:r w:rsidRPr="00797FCA">
        <w:rPr>
          <w:rFonts w:ascii="Times New Roman" w:hAnsi="Times New Roman"/>
          <w:kern w:val="0"/>
          <w:sz w:val="28"/>
          <w:szCs w:val="28"/>
          <w:u w:color="000000"/>
        </w:rPr>
        <w:t>平衡提供基础资料。审核小组在公司支持和配合下，现场核实了生产工艺各操作单元的工艺操作记录和设备运行记录，制定了切实可行的物料测试计划。为保证输入输出物料数据的基本准确，审核小组按照测试计划，对生产工艺输入输出物料进行了多周期的记录。根据实际记录数据，进行了物料平衡计算，从而较全面地掌握在生产工艺过程的物料损耗和废弃物产生情况，企业生产审核重点物料的输入输出平衡状况见表</w:t>
      </w:r>
      <w:r w:rsidRPr="00797FCA">
        <w:rPr>
          <w:rFonts w:ascii="Times New Roman" w:hAnsi="Times New Roman"/>
          <w:kern w:val="0"/>
          <w:sz w:val="28"/>
          <w:szCs w:val="28"/>
          <w:u w:color="000000"/>
        </w:rPr>
        <w:t>4.2-1</w:t>
      </w:r>
      <w:r w:rsidRPr="00797FCA">
        <w:rPr>
          <w:rFonts w:ascii="Times New Roman" w:hAnsi="Times New Roman"/>
          <w:kern w:val="0"/>
          <w:sz w:val="28"/>
          <w:szCs w:val="28"/>
          <w:u w:color="000000"/>
        </w:rPr>
        <w:t>。</w:t>
      </w:r>
    </w:p>
    <w:p w:rsidR="00474C42" w:rsidRPr="001A2ABD" w:rsidRDefault="002C3AB5">
      <w:pPr>
        <w:spacing w:line="520" w:lineRule="exact"/>
        <w:ind w:firstLineChars="250" w:firstLine="602"/>
        <w:jc w:val="center"/>
        <w:rPr>
          <w:rFonts w:ascii="Times New Roman" w:hAnsi="Times New Roman"/>
          <w:b/>
          <w:bCs/>
          <w:sz w:val="24"/>
          <w:szCs w:val="24"/>
        </w:rPr>
      </w:pPr>
      <w:r w:rsidRPr="001A2ABD">
        <w:rPr>
          <w:rFonts w:ascii="Times New Roman" w:hAnsi="Times New Roman"/>
          <w:b/>
          <w:bCs/>
          <w:sz w:val="24"/>
          <w:szCs w:val="24"/>
        </w:rPr>
        <w:t>表</w:t>
      </w:r>
      <w:r w:rsidRPr="001A2ABD">
        <w:rPr>
          <w:rFonts w:ascii="Times New Roman" w:hAnsi="Times New Roman"/>
          <w:b/>
          <w:bCs/>
          <w:sz w:val="24"/>
          <w:szCs w:val="24"/>
        </w:rPr>
        <w:t xml:space="preserve">4.2-1  </w:t>
      </w:r>
      <w:r w:rsidRPr="001A2ABD">
        <w:rPr>
          <w:rFonts w:ascii="Times New Roman" w:hAnsi="Times New Roman"/>
          <w:b/>
          <w:bCs/>
          <w:sz w:val="24"/>
          <w:szCs w:val="24"/>
        </w:rPr>
        <w:t>审核重点（</w:t>
      </w:r>
      <w:r w:rsidR="001D4F17" w:rsidRPr="001A2ABD">
        <w:rPr>
          <w:rFonts w:ascii="Times New Roman" w:hAnsi="Times New Roman" w:hint="eastAsia"/>
          <w:b/>
          <w:bCs/>
          <w:sz w:val="24"/>
          <w:szCs w:val="24"/>
        </w:rPr>
        <w:t>燃煤供热设备</w:t>
      </w:r>
      <w:r w:rsidRPr="001A2ABD">
        <w:rPr>
          <w:rFonts w:ascii="Times New Roman" w:hAnsi="Times New Roman"/>
          <w:b/>
          <w:bCs/>
          <w:sz w:val="24"/>
          <w:szCs w:val="24"/>
        </w:rPr>
        <w:t>）</w:t>
      </w:r>
      <w:r w:rsidR="0057414A" w:rsidRPr="001A2ABD">
        <w:rPr>
          <w:rFonts w:ascii="Times New Roman" w:hAnsi="Times New Roman" w:hint="eastAsia"/>
          <w:b/>
          <w:bCs/>
          <w:sz w:val="24"/>
          <w:szCs w:val="24"/>
        </w:rPr>
        <w:t>能耗</w:t>
      </w:r>
      <w:r w:rsidRPr="001A2ABD">
        <w:rPr>
          <w:rFonts w:ascii="Times New Roman" w:hAnsi="Times New Roman"/>
          <w:b/>
          <w:bCs/>
          <w:sz w:val="24"/>
          <w:szCs w:val="24"/>
        </w:rPr>
        <w:t>平衡表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768"/>
        <w:gridCol w:w="1433"/>
        <w:gridCol w:w="2693"/>
        <w:gridCol w:w="2150"/>
        <w:gridCol w:w="2312"/>
      </w:tblGrid>
      <w:tr w:rsidR="001D4F17" w:rsidRPr="001A2ABD" w:rsidTr="003B5278">
        <w:trPr>
          <w:trHeight w:val="284"/>
          <w:jc w:val="center"/>
        </w:trPr>
        <w:tc>
          <w:tcPr>
            <w:tcW w:w="768" w:type="dxa"/>
            <w:vMerge w:val="restart"/>
            <w:vAlign w:val="center"/>
          </w:tcPr>
          <w:p w:rsidR="00474C42" w:rsidRPr="001A2ABD" w:rsidRDefault="002C3AB5">
            <w:pPr>
              <w:spacing w:line="360" w:lineRule="exact"/>
              <w:jc w:val="center"/>
              <w:textAlignment w:val="baseline"/>
              <w:rPr>
                <w:rFonts w:ascii="Times New Roman" w:hAnsi="Times New Roman"/>
                <w:szCs w:val="21"/>
                <w:u w:color="000000"/>
              </w:rPr>
            </w:pPr>
            <w:r w:rsidRPr="001A2ABD">
              <w:rPr>
                <w:rFonts w:ascii="Times New Roman" w:hAnsi="Times New Roman"/>
              </w:rPr>
              <w:t>序号</w:t>
            </w:r>
          </w:p>
        </w:tc>
        <w:tc>
          <w:tcPr>
            <w:tcW w:w="4126" w:type="dxa"/>
            <w:gridSpan w:val="2"/>
            <w:vAlign w:val="center"/>
          </w:tcPr>
          <w:p w:rsidR="00474C42" w:rsidRPr="001A2ABD" w:rsidRDefault="002C3AB5">
            <w:pPr>
              <w:spacing w:line="360" w:lineRule="exact"/>
              <w:jc w:val="center"/>
              <w:textAlignment w:val="baseline"/>
              <w:rPr>
                <w:rFonts w:ascii="Times New Roman" w:hAnsi="Times New Roman"/>
                <w:szCs w:val="21"/>
                <w:u w:color="000000"/>
              </w:rPr>
            </w:pPr>
            <w:r w:rsidRPr="001A2ABD">
              <w:rPr>
                <w:rFonts w:ascii="Times New Roman" w:hAnsi="Times New Roman"/>
              </w:rPr>
              <w:t>输入</w:t>
            </w:r>
          </w:p>
        </w:tc>
        <w:tc>
          <w:tcPr>
            <w:tcW w:w="4462" w:type="dxa"/>
            <w:gridSpan w:val="2"/>
            <w:vAlign w:val="center"/>
          </w:tcPr>
          <w:p w:rsidR="00474C42" w:rsidRPr="001A2ABD" w:rsidRDefault="002C3AB5">
            <w:pPr>
              <w:spacing w:line="360" w:lineRule="exact"/>
              <w:jc w:val="center"/>
              <w:textAlignment w:val="baseline"/>
              <w:rPr>
                <w:rFonts w:ascii="Times New Roman" w:hAnsi="Times New Roman"/>
                <w:szCs w:val="21"/>
                <w:u w:color="000000"/>
              </w:rPr>
            </w:pPr>
            <w:r w:rsidRPr="001A2ABD">
              <w:rPr>
                <w:rFonts w:ascii="Times New Roman" w:hAnsi="Times New Roman"/>
              </w:rPr>
              <w:t>输出</w:t>
            </w:r>
          </w:p>
        </w:tc>
      </w:tr>
      <w:tr w:rsidR="001D4F17" w:rsidRPr="001A2ABD" w:rsidTr="00B0550D">
        <w:trPr>
          <w:trHeight w:val="400"/>
          <w:jc w:val="center"/>
        </w:trPr>
        <w:tc>
          <w:tcPr>
            <w:tcW w:w="768" w:type="dxa"/>
            <w:vMerge/>
            <w:vAlign w:val="center"/>
          </w:tcPr>
          <w:p w:rsidR="00474C42" w:rsidRPr="001A2ABD" w:rsidRDefault="00474C42">
            <w:pPr>
              <w:jc w:val="left"/>
              <w:rPr>
                <w:rFonts w:ascii="Times New Roman" w:hAnsi="Times New Roman"/>
                <w:szCs w:val="21"/>
                <w:u w:color="000000"/>
              </w:rPr>
            </w:pPr>
          </w:p>
        </w:tc>
        <w:tc>
          <w:tcPr>
            <w:tcW w:w="1433" w:type="dxa"/>
            <w:vAlign w:val="center"/>
          </w:tcPr>
          <w:p w:rsidR="00474C42" w:rsidRPr="001A2ABD" w:rsidRDefault="00F74ED6">
            <w:pPr>
              <w:spacing w:line="360" w:lineRule="exact"/>
              <w:jc w:val="center"/>
              <w:textAlignment w:val="baseline"/>
              <w:rPr>
                <w:rFonts w:ascii="Times New Roman" w:hAnsi="Times New Roman"/>
                <w:szCs w:val="21"/>
                <w:u w:color="000000"/>
              </w:rPr>
            </w:pPr>
            <w:r>
              <w:rPr>
                <w:rFonts w:ascii="Times New Roman" w:hAnsi="Times New Roman" w:hint="eastAsia"/>
              </w:rPr>
              <w:t>能源</w:t>
            </w:r>
          </w:p>
        </w:tc>
        <w:tc>
          <w:tcPr>
            <w:tcW w:w="2693" w:type="dxa"/>
            <w:vAlign w:val="center"/>
          </w:tcPr>
          <w:p w:rsidR="00474C42" w:rsidRPr="001A2ABD" w:rsidRDefault="002C3AB5">
            <w:pPr>
              <w:spacing w:line="360" w:lineRule="exact"/>
              <w:jc w:val="center"/>
              <w:textAlignment w:val="baseline"/>
              <w:rPr>
                <w:rFonts w:ascii="Times New Roman" w:hAnsi="Times New Roman"/>
                <w:szCs w:val="21"/>
                <w:u w:color="000000"/>
              </w:rPr>
            </w:pPr>
            <w:r w:rsidRPr="001A2ABD">
              <w:rPr>
                <w:rFonts w:ascii="Times New Roman" w:hAnsi="Times New Roman"/>
              </w:rPr>
              <w:t>数量</w:t>
            </w:r>
            <w:r w:rsidR="00737A7F" w:rsidRPr="001A2ABD">
              <w:rPr>
                <w:rFonts w:ascii="Times New Roman" w:hAnsi="Times New Roman" w:hint="eastAsia"/>
              </w:rPr>
              <w:t>（</w:t>
            </w:r>
            <w:r w:rsidR="00737A7F" w:rsidRPr="001A2ABD">
              <w:rPr>
                <w:rFonts w:ascii="Times New Roman" w:hAnsi="Times New Roman" w:hint="eastAsia"/>
              </w:rPr>
              <w:t>t</w:t>
            </w:r>
            <w:r w:rsidR="00737A7F" w:rsidRPr="001A2ABD">
              <w:rPr>
                <w:rFonts w:ascii="Times New Roman" w:hAnsi="Times New Roman" w:hint="eastAsia"/>
              </w:rPr>
              <w:t>）</w:t>
            </w:r>
          </w:p>
        </w:tc>
        <w:tc>
          <w:tcPr>
            <w:tcW w:w="2150" w:type="dxa"/>
            <w:vAlign w:val="center"/>
          </w:tcPr>
          <w:p w:rsidR="00474C42" w:rsidRPr="001A2ABD" w:rsidRDefault="00F74ED6">
            <w:pPr>
              <w:spacing w:line="360" w:lineRule="exact"/>
              <w:jc w:val="center"/>
              <w:textAlignment w:val="baseline"/>
              <w:rPr>
                <w:rFonts w:ascii="Times New Roman" w:hAnsi="Times New Roman"/>
                <w:szCs w:val="21"/>
                <w:u w:color="000000"/>
              </w:rPr>
            </w:pPr>
            <w:r>
              <w:rPr>
                <w:rFonts w:ascii="Times New Roman" w:hAnsi="Times New Roman" w:hint="eastAsia"/>
              </w:rPr>
              <w:t>流向</w:t>
            </w:r>
          </w:p>
        </w:tc>
        <w:tc>
          <w:tcPr>
            <w:tcW w:w="2312" w:type="dxa"/>
            <w:vAlign w:val="center"/>
          </w:tcPr>
          <w:p w:rsidR="00474C42" w:rsidRPr="001A2ABD" w:rsidRDefault="002C3AB5">
            <w:pPr>
              <w:spacing w:line="360" w:lineRule="exact"/>
              <w:jc w:val="center"/>
              <w:textAlignment w:val="baseline"/>
              <w:rPr>
                <w:rFonts w:ascii="Times New Roman" w:hAnsi="Times New Roman"/>
                <w:szCs w:val="21"/>
                <w:u w:color="000000"/>
              </w:rPr>
            </w:pPr>
            <w:r w:rsidRPr="001A2ABD">
              <w:rPr>
                <w:rFonts w:ascii="Times New Roman" w:hAnsi="Times New Roman"/>
              </w:rPr>
              <w:t>数量</w:t>
            </w:r>
          </w:p>
        </w:tc>
      </w:tr>
      <w:tr w:rsidR="001D4F17" w:rsidRPr="001A2ABD" w:rsidTr="003B5278">
        <w:trPr>
          <w:trHeight w:val="20"/>
          <w:jc w:val="center"/>
        </w:trPr>
        <w:tc>
          <w:tcPr>
            <w:tcW w:w="768" w:type="dxa"/>
            <w:vAlign w:val="center"/>
          </w:tcPr>
          <w:p w:rsidR="00737A7F" w:rsidRPr="001A2ABD" w:rsidRDefault="00737A7F">
            <w:pPr>
              <w:spacing w:line="360" w:lineRule="exact"/>
              <w:jc w:val="center"/>
              <w:textAlignment w:val="baseline"/>
              <w:rPr>
                <w:rFonts w:ascii="Times New Roman" w:hAnsi="Times New Roman"/>
                <w:szCs w:val="21"/>
                <w:u w:color="000000"/>
              </w:rPr>
            </w:pPr>
            <w:r w:rsidRPr="001A2ABD">
              <w:rPr>
                <w:rFonts w:ascii="Times New Roman" w:hAnsi="Times New Roman"/>
              </w:rPr>
              <w:t>1</w:t>
            </w:r>
          </w:p>
        </w:tc>
        <w:tc>
          <w:tcPr>
            <w:tcW w:w="1433" w:type="dxa"/>
            <w:vAlign w:val="center"/>
          </w:tcPr>
          <w:p w:rsidR="00737A7F" w:rsidRPr="001A2ABD" w:rsidRDefault="00B0550D">
            <w:pPr>
              <w:spacing w:line="360" w:lineRule="exact"/>
              <w:jc w:val="center"/>
              <w:textAlignment w:val="baseline"/>
              <w:rPr>
                <w:rFonts w:ascii="Times New Roman" w:hAnsi="Times New Roman"/>
                <w:szCs w:val="21"/>
                <w:u w:color="000000"/>
              </w:rPr>
            </w:pPr>
            <w:r w:rsidRPr="001A2ABD">
              <w:rPr>
                <w:rFonts w:ascii="Times New Roman" w:hAnsi="Times New Roman" w:hint="eastAsia"/>
              </w:rPr>
              <w:t>煤炭</w:t>
            </w:r>
          </w:p>
        </w:tc>
        <w:tc>
          <w:tcPr>
            <w:tcW w:w="2693" w:type="dxa"/>
            <w:vAlign w:val="center"/>
          </w:tcPr>
          <w:p w:rsidR="00737A7F" w:rsidRPr="001A2ABD" w:rsidRDefault="00B0550D" w:rsidP="00B0550D">
            <w:pPr>
              <w:jc w:val="center"/>
              <w:rPr>
                <w:rFonts w:ascii="Times New Roman" w:eastAsiaTheme="minorEastAsia" w:hAnsi="Times New Roman"/>
                <w:kern w:val="0"/>
                <w:szCs w:val="21"/>
              </w:rPr>
            </w:pPr>
            <w:r w:rsidRPr="001A2ABD">
              <w:rPr>
                <w:rFonts w:ascii="Times New Roman" w:eastAsiaTheme="minorEastAsia" w:hAnsi="Times New Roman" w:hint="eastAsia"/>
                <w:kern w:val="0"/>
                <w:szCs w:val="21"/>
              </w:rPr>
              <w:t>1413</w:t>
            </w:r>
          </w:p>
        </w:tc>
        <w:tc>
          <w:tcPr>
            <w:tcW w:w="2150" w:type="dxa"/>
            <w:vAlign w:val="center"/>
          </w:tcPr>
          <w:p w:rsidR="00737A7F" w:rsidRPr="001A2ABD" w:rsidRDefault="00B0550D">
            <w:pPr>
              <w:spacing w:line="360" w:lineRule="exact"/>
              <w:jc w:val="center"/>
              <w:textAlignment w:val="baseline"/>
              <w:rPr>
                <w:rFonts w:ascii="Times New Roman" w:hAnsi="Times New Roman"/>
                <w:szCs w:val="21"/>
                <w:u w:color="000000"/>
              </w:rPr>
            </w:pPr>
            <w:r w:rsidRPr="001A2ABD">
              <w:rPr>
                <w:rFonts w:ascii="Times New Roman" w:hAnsi="Times New Roman" w:hint="eastAsia"/>
                <w:szCs w:val="21"/>
                <w:u w:color="000000"/>
              </w:rPr>
              <w:t>损耗</w:t>
            </w:r>
          </w:p>
        </w:tc>
        <w:tc>
          <w:tcPr>
            <w:tcW w:w="2312" w:type="dxa"/>
            <w:vAlign w:val="center"/>
          </w:tcPr>
          <w:p w:rsidR="00737A7F" w:rsidRPr="001A2ABD" w:rsidRDefault="001A2ABD" w:rsidP="001A2ABD">
            <w:pPr>
              <w:spacing w:line="360" w:lineRule="exact"/>
              <w:jc w:val="center"/>
              <w:textAlignment w:val="baseline"/>
              <w:rPr>
                <w:rFonts w:ascii="Times New Roman" w:hAnsi="Times New Roman"/>
                <w:szCs w:val="21"/>
                <w:u w:color="000000"/>
              </w:rPr>
            </w:pPr>
            <w:r w:rsidRPr="001A2ABD">
              <w:rPr>
                <w:rFonts w:ascii="Times New Roman" w:hAnsi="Times New Roman" w:hint="eastAsia"/>
                <w:szCs w:val="21"/>
                <w:u w:color="000000"/>
              </w:rPr>
              <w:t>0.6</w:t>
            </w:r>
          </w:p>
        </w:tc>
      </w:tr>
      <w:tr w:rsidR="001D4F17" w:rsidRPr="001A2ABD" w:rsidTr="003B5278">
        <w:trPr>
          <w:trHeight w:val="20"/>
          <w:jc w:val="center"/>
        </w:trPr>
        <w:tc>
          <w:tcPr>
            <w:tcW w:w="768" w:type="dxa"/>
            <w:vAlign w:val="center"/>
          </w:tcPr>
          <w:p w:rsidR="00737A7F" w:rsidRPr="001A2ABD" w:rsidRDefault="00737A7F">
            <w:pPr>
              <w:spacing w:line="360" w:lineRule="exact"/>
              <w:jc w:val="center"/>
              <w:textAlignment w:val="baseline"/>
              <w:rPr>
                <w:rFonts w:ascii="Times New Roman" w:hAnsi="Times New Roman"/>
                <w:szCs w:val="21"/>
                <w:u w:color="000000"/>
              </w:rPr>
            </w:pPr>
            <w:r w:rsidRPr="001A2ABD">
              <w:rPr>
                <w:rFonts w:ascii="Times New Roman" w:hAnsi="Times New Roman"/>
              </w:rPr>
              <w:t>2</w:t>
            </w:r>
          </w:p>
        </w:tc>
        <w:tc>
          <w:tcPr>
            <w:tcW w:w="1433" w:type="dxa"/>
            <w:vAlign w:val="center"/>
          </w:tcPr>
          <w:p w:rsidR="00737A7F" w:rsidRPr="001A2ABD" w:rsidRDefault="00737A7F">
            <w:pPr>
              <w:spacing w:line="360" w:lineRule="exact"/>
              <w:jc w:val="center"/>
              <w:textAlignment w:val="baseline"/>
              <w:rPr>
                <w:rFonts w:ascii="Times New Roman" w:hAnsi="Times New Roman"/>
                <w:szCs w:val="21"/>
                <w:u w:color="000000"/>
              </w:rPr>
            </w:pPr>
          </w:p>
        </w:tc>
        <w:tc>
          <w:tcPr>
            <w:tcW w:w="2693" w:type="dxa"/>
            <w:vAlign w:val="center"/>
          </w:tcPr>
          <w:p w:rsidR="00737A7F" w:rsidRPr="001A2ABD" w:rsidRDefault="00737A7F" w:rsidP="00765920">
            <w:pPr>
              <w:jc w:val="center"/>
              <w:rPr>
                <w:rFonts w:ascii="Times New Roman" w:eastAsiaTheme="minorEastAsia" w:hAnsi="Times New Roman"/>
                <w:kern w:val="0"/>
                <w:szCs w:val="21"/>
              </w:rPr>
            </w:pPr>
          </w:p>
        </w:tc>
        <w:tc>
          <w:tcPr>
            <w:tcW w:w="2150" w:type="dxa"/>
            <w:vAlign w:val="center"/>
          </w:tcPr>
          <w:p w:rsidR="00737A7F" w:rsidRPr="001A2ABD" w:rsidRDefault="00B0550D" w:rsidP="00B0550D">
            <w:pPr>
              <w:spacing w:line="360" w:lineRule="exact"/>
              <w:jc w:val="center"/>
              <w:textAlignment w:val="baseline"/>
              <w:rPr>
                <w:rFonts w:ascii="Times New Roman" w:hAnsi="Times New Roman"/>
                <w:szCs w:val="21"/>
                <w:u w:color="000000"/>
              </w:rPr>
            </w:pPr>
            <w:r w:rsidRPr="001A2ABD">
              <w:rPr>
                <w:rFonts w:ascii="Times New Roman" w:hAnsi="Times New Roman" w:hint="eastAsia"/>
                <w:szCs w:val="21"/>
                <w:u w:color="000000"/>
              </w:rPr>
              <w:t>合成车间</w:t>
            </w:r>
          </w:p>
        </w:tc>
        <w:tc>
          <w:tcPr>
            <w:tcW w:w="2312" w:type="dxa"/>
            <w:vAlign w:val="center"/>
          </w:tcPr>
          <w:p w:rsidR="00737A7F" w:rsidRPr="001A2ABD" w:rsidRDefault="00B0550D">
            <w:pPr>
              <w:spacing w:line="360" w:lineRule="exact"/>
              <w:jc w:val="center"/>
              <w:textAlignment w:val="baseline"/>
              <w:rPr>
                <w:rFonts w:ascii="Times New Roman" w:hAnsi="Times New Roman"/>
                <w:szCs w:val="21"/>
                <w:u w:color="000000"/>
              </w:rPr>
            </w:pPr>
            <w:r w:rsidRPr="001A2ABD">
              <w:rPr>
                <w:rFonts w:ascii="Times New Roman" w:hAnsi="Times New Roman" w:hint="eastAsia"/>
                <w:szCs w:val="21"/>
                <w:u w:color="000000"/>
              </w:rPr>
              <w:t>700</w:t>
            </w:r>
          </w:p>
        </w:tc>
      </w:tr>
      <w:tr w:rsidR="001D4F17" w:rsidRPr="001A2ABD" w:rsidTr="003B5278">
        <w:trPr>
          <w:trHeight w:val="195"/>
          <w:jc w:val="center"/>
        </w:trPr>
        <w:tc>
          <w:tcPr>
            <w:tcW w:w="768" w:type="dxa"/>
            <w:vAlign w:val="center"/>
          </w:tcPr>
          <w:p w:rsidR="00737A7F" w:rsidRPr="001A2ABD" w:rsidRDefault="00737A7F">
            <w:pPr>
              <w:spacing w:line="360" w:lineRule="exact"/>
              <w:jc w:val="center"/>
              <w:textAlignment w:val="baseline"/>
              <w:rPr>
                <w:rFonts w:ascii="Times New Roman" w:hAnsi="Times New Roman"/>
                <w:szCs w:val="21"/>
                <w:u w:color="000000"/>
              </w:rPr>
            </w:pPr>
            <w:r w:rsidRPr="001A2ABD">
              <w:rPr>
                <w:rFonts w:ascii="Times New Roman" w:hAnsi="Times New Roman"/>
              </w:rPr>
              <w:t>3</w:t>
            </w:r>
          </w:p>
        </w:tc>
        <w:tc>
          <w:tcPr>
            <w:tcW w:w="1433" w:type="dxa"/>
            <w:vAlign w:val="center"/>
          </w:tcPr>
          <w:p w:rsidR="00737A7F" w:rsidRPr="001A2ABD" w:rsidRDefault="00737A7F">
            <w:pPr>
              <w:spacing w:line="360" w:lineRule="exact"/>
              <w:jc w:val="center"/>
              <w:textAlignment w:val="baseline"/>
              <w:rPr>
                <w:rFonts w:ascii="Times New Roman" w:hAnsi="Times New Roman"/>
                <w:szCs w:val="21"/>
                <w:u w:color="000000"/>
              </w:rPr>
            </w:pPr>
          </w:p>
        </w:tc>
        <w:tc>
          <w:tcPr>
            <w:tcW w:w="2693" w:type="dxa"/>
            <w:vAlign w:val="center"/>
          </w:tcPr>
          <w:p w:rsidR="00737A7F" w:rsidRPr="001A2ABD" w:rsidRDefault="00737A7F" w:rsidP="00765920">
            <w:pPr>
              <w:jc w:val="center"/>
              <w:rPr>
                <w:rFonts w:ascii="Times New Roman" w:eastAsiaTheme="minorEastAsia" w:hAnsi="Times New Roman"/>
                <w:kern w:val="0"/>
                <w:szCs w:val="21"/>
              </w:rPr>
            </w:pPr>
          </w:p>
        </w:tc>
        <w:tc>
          <w:tcPr>
            <w:tcW w:w="2150" w:type="dxa"/>
            <w:vAlign w:val="center"/>
          </w:tcPr>
          <w:p w:rsidR="00737A7F" w:rsidRPr="001A2ABD" w:rsidRDefault="00B0550D">
            <w:pPr>
              <w:spacing w:line="360" w:lineRule="exact"/>
              <w:jc w:val="center"/>
              <w:textAlignment w:val="baseline"/>
              <w:rPr>
                <w:rFonts w:ascii="Times New Roman" w:hAnsi="Times New Roman"/>
                <w:szCs w:val="21"/>
                <w:u w:color="000000"/>
              </w:rPr>
            </w:pPr>
            <w:r w:rsidRPr="001A2ABD">
              <w:rPr>
                <w:rFonts w:ascii="Times New Roman" w:hAnsi="Times New Roman" w:hint="eastAsia"/>
                <w:szCs w:val="21"/>
                <w:u w:color="000000"/>
              </w:rPr>
              <w:t>干燥车间</w:t>
            </w:r>
          </w:p>
        </w:tc>
        <w:tc>
          <w:tcPr>
            <w:tcW w:w="2312" w:type="dxa"/>
            <w:vAlign w:val="center"/>
          </w:tcPr>
          <w:p w:rsidR="00737A7F" w:rsidRPr="001A2ABD" w:rsidRDefault="00B0550D" w:rsidP="00B0550D">
            <w:pPr>
              <w:spacing w:line="360" w:lineRule="exact"/>
              <w:jc w:val="center"/>
              <w:textAlignment w:val="baseline"/>
              <w:rPr>
                <w:rFonts w:ascii="Times New Roman" w:hAnsi="Times New Roman"/>
                <w:szCs w:val="21"/>
                <w:u w:color="000000"/>
              </w:rPr>
            </w:pPr>
            <w:r w:rsidRPr="001A2ABD">
              <w:rPr>
                <w:rFonts w:ascii="Times New Roman" w:hAnsi="Times New Roman" w:hint="eastAsia"/>
                <w:szCs w:val="21"/>
                <w:u w:color="000000"/>
              </w:rPr>
              <w:t>712</w:t>
            </w:r>
          </w:p>
        </w:tc>
      </w:tr>
      <w:tr w:rsidR="001D4F17" w:rsidRPr="001A2ABD" w:rsidTr="003B5278">
        <w:trPr>
          <w:trHeight w:val="20"/>
          <w:jc w:val="center"/>
        </w:trPr>
        <w:tc>
          <w:tcPr>
            <w:tcW w:w="2201" w:type="dxa"/>
            <w:gridSpan w:val="2"/>
            <w:vAlign w:val="center"/>
          </w:tcPr>
          <w:p w:rsidR="00474C42" w:rsidRPr="001A2ABD" w:rsidRDefault="002C3AB5">
            <w:pPr>
              <w:spacing w:line="360" w:lineRule="exact"/>
              <w:jc w:val="center"/>
              <w:textAlignment w:val="baseline"/>
              <w:rPr>
                <w:rFonts w:ascii="Times New Roman" w:hAnsi="Times New Roman"/>
                <w:szCs w:val="21"/>
                <w:u w:color="000000"/>
              </w:rPr>
            </w:pPr>
            <w:r w:rsidRPr="001A2ABD">
              <w:rPr>
                <w:rFonts w:ascii="Times New Roman" w:hAnsi="Times New Roman"/>
              </w:rPr>
              <w:t>合计</w:t>
            </w:r>
          </w:p>
        </w:tc>
        <w:tc>
          <w:tcPr>
            <w:tcW w:w="2693" w:type="dxa"/>
            <w:vAlign w:val="center"/>
          </w:tcPr>
          <w:p w:rsidR="00474C42" w:rsidRPr="001A2ABD" w:rsidRDefault="007E2C38" w:rsidP="0009470F">
            <w:pPr>
              <w:spacing w:line="360" w:lineRule="exact"/>
              <w:jc w:val="center"/>
              <w:textAlignment w:val="baseline"/>
              <w:rPr>
                <w:rFonts w:ascii="Times New Roman" w:hAnsi="Times New Roman"/>
                <w:szCs w:val="21"/>
                <w:u w:color="000000"/>
              </w:rPr>
            </w:pPr>
            <w:r w:rsidRPr="001A2ABD">
              <w:rPr>
                <w:rFonts w:ascii="Times New Roman" w:hAnsi="Times New Roman" w:hint="eastAsia"/>
              </w:rPr>
              <w:t>1413</w:t>
            </w:r>
          </w:p>
        </w:tc>
        <w:tc>
          <w:tcPr>
            <w:tcW w:w="4462" w:type="dxa"/>
            <w:gridSpan w:val="2"/>
            <w:vAlign w:val="center"/>
          </w:tcPr>
          <w:p w:rsidR="00474C42" w:rsidRPr="001A2ABD" w:rsidRDefault="001D4F17" w:rsidP="001A2ABD">
            <w:pPr>
              <w:spacing w:line="360" w:lineRule="exact"/>
              <w:ind w:firstLineChars="200" w:firstLine="420"/>
              <w:jc w:val="center"/>
              <w:textAlignment w:val="baseline"/>
              <w:rPr>
                <w:rFonts w:ascii="Times New Roman" w:hAnsi="Times New Roman"/>
                <w:szCs w:val="21"/>
                <w:u w:color="000000"/>
              </w:rPr>
            </w:pPr>
            <w:r w:rsidRPr="001A2ABD">
              <w:rPr>
                <w:rFonts w:ascii="Times New Roman" w:hAnsi="Times New Roman" w:hint="eastAsia"/>
              </w:rPr>
              <w:t>141</w:t>
            </w:r>
            <w:r w:rsidR="001A2ABD" w:rsidRPr="001A2ABD">
              <w:rPr>
                <w:rFonts w:ascii="Times New Roman" w:hAnsi="Times New Roman" w:hint="eastAsia"/>
              </w:rPr>
              <w:t>2.6</w:t>
            </w:r>
          </w:p>
        </w:tc>
      </w:tr>
    </w:tbl>
    <w:p w:rsidR="00474C42" w:rsidRPr="001A2ABD" w:rsidRDefault="002C3AB5">
      <w:pPr>
        <w:spacing w:line="360" w:lineRule="auto"/>
        <w:ind w:firstLineChars="200" w:firstLine="420"/>
        <w:rPr>
          <w:rFonts w:ascii="Times New Roman" w:hAnsi="Times New Roman"/>
          <w:szCs w:val="21"/>
          <w:u w:color="000000"/>
        </w:rPr>
      </w:pPr>
      <w:r w:rsidRPr="001A2ABD">
        <w:rPr>
          <w:rFonts w:ascii="Times New Roman" w:hAnsi="Times New Roman"/>
          <w:szCs w:val="21"/>
        </w:rPr>
        <w:t>注：输入输出之差为</w:t>
      </w:r>
      <w:r w:rsidR="001A2ABD" w:rsidRPr="001A2ABD">
        <w:rPr>
          <w:rFonts w:ascii="Times New Roman" w:hAnsi="Times New Roman" w:hint="eastAsia"/>
          <w:szCs w:val="21"/>
        </w:rPr>
        <w:t>0.4</w:t>
      </w:r>
      <w:r w:rsidR="00E31B13" w:rsidRPr="001A2ABD">
        <w:rPr>
          <w:rFonts w:ascii="Times New Roman" w:hAnsi="Times New Roman" w:hint="eastAsia"/>
          <w:szCs w:val="21"/>
        </w:rPr>
        <w:t>t</w:t>
      </w:r>
      <w:r w:rsidRPr="001A2ABD">
        <w:rPr>
          <w:rFonts w:ascii="Times New Roman" w:hAnsi="Times New Roman"/>
          <w:szCs w:val="21"/>
        </w:rPr>
        <w:t>，占输入总量</w:t>
      </w:r>
      <w:r w:rsidR="0009470F" w:rsidRPr="001A2ABD">
        <w:rPr>
          <w:rFonts w:ascii="Times New Roman" w:hAnsi="Times New Roman" w:hint="eastAsia"/>
          <w:szCs w:val="21"/>
        </w:rPr>
        <w:t>0.</w:t>
      </w:r>
      <w:r w:rsidR="001A2ABD" w:rsidRPr="001A2ABD">
        <w:rPr>
          <w:rFonts w:ascii="Times New Roman" w:hAnsi="Times New Roman" w:hint="eastAsia"/>
          <w:szCs w:val="21"/>
        </w:rPr>
        <w:t>03</w:t>
      </w:r>
      <w:r w:rsidRPr="001A2ABD">
        <w:rPr>
          <w:rFonts w:ascii="Times New Roman" w:hAnsi="Times New Roman"/>
          <w:szCs w:val="21"/>
        </w:rPr>
        <w:t>%</w:t>
      </w:r>
      <w:r w:rsidRPr="001A2ABD">
        <w:rPr>
          <w:rFonts w:ascii="Times New Roman" w:hAnsi="Times New Roman"/>
          <w:szCs w:val="21"/>
        </w:rPr>
        <w:t>，低于</w:t>
      </w:r>
      <w:r w:rsidRPr="001A2ABD">
        <w:rPr>
          <w:rFonts w:ascii="Times New Roman" w:hAnsi="Times New Roman"/>
          <w:szCs w:val="21"/>
        </w:rPr>
        <w:t>5%</w:t>
      </w:r>
      <w:r w:rsidRPr="001A2ABD">
        <w:rPr>
          <w:rFonts w:ascii="Times New Roman" w:hAnsi="Times New Roman"/>
          <w:szCs w:val="21"/>
        </w:rPr>
        <w:t>，符合要求。</w:t>
      </w:r>
    </w:p>
    <w:p w:rsidR="00474C42" w:rsidRPr="001A2ABD" w:rsidRDefault="00F74ED6">
      <w:pPr>
        <w:spacing w:line="520" w:lineRule="exact"/>
        <w:ind w:firstLineChars="200" w:firstLine="560"/>
        <w:rPr>
          <w:rFonts w:ascii="Times New Roman" w:hAnsi="Times New Roman"/>
          <w:szCs w:val="21"/>
        </w:rPr>
      </w:pPr>
      <w:r>
        <w:rPr>
          <w:rFonts w:ascii="Times New Roman" w:hAnsi="Times New Roman" w:hint="eastAsia"/>
          <w:sz w:val="28"/>
          <w:szCs w:val="28"/>
        </w:rPr>
        <w:t>能耗</w:t>
      </w:r>
      <w:r w:rsidR="002C3AB5" w:rsidRPr="001A2ABD">
        <w:rPr>
          <w:rFonts w:ascii="Times New Roman" w:hAnsi="Times New Roman"/>
          <w:sz w:val="28"/>
          <w:szCs w:val="28"/>
        </w:rPr>
        <w:t>衡算分析结果表明，</w:t>
      </w:r>
      <w:r>
        <w:rPr>
          <w:rFonts w:ascii="Times New Roman" w:hAnsi="Times New Roman" w:hint="eastAsia"/>
          <w:sz w:val="28"/>
          <w:szCs w:val="28"/>
        </w:rPr>
        <w:t>能源</w:t>
      </w:r>
      <w:r w:rsidR="002C3AB5" w:rsidRPr="001A2ABD">
        <w:rPr>
          <w:rFonts w:ascii="Times New Roman" w:hAnsi="Times New Roman"/>
          <w:sz w:val="28"/>
          <w:szCs w:val="28"/>
        </w:rPr>
        <w:t>输入与输出误差在可接受范围内，说明平衡数据比较准确可靠，可根据</w:t>
      </w:r>
      <w:r>
        <w:rPr>
          <w:rFonts w:ascii="Times New Roman" w:hAnsi="Times New Roman" w:hint="eastAsia"/>
          <w:sz w:val="28"/>
          <w:szCs w:val="28"/>
        </w:rPr>
        <w:t>能耗</w:t>
      </w:r>
      <w:r w:rsidR="002C3AB5" w:rsidRPr="001A2ABD">
        <w:rPr>
          <w:rFonts w:ascii="Times New Roman" w:hAnsi="Times New Roman"/>
          <w:sz w:val="28"/>
          <w:szCs w:val="28"/>
        </w:rPr>
        <w:t>平衡的结果进行后面的评估和分析。</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67" w:name="_Toc345404136"/>
      <w:bookmarkStart w:id="368" w:name="_Toc497203524"/>
      <w:r w:rsidRPr="000B60BF">
        <w:rPr>
          <w:rFonts w:ascii="Times New Roman" w:hAnsi="Times New Roman"/>
          <w:b/>
          <w:bCs/>
          <w:kern w:val="0"/>
          <w:sz w:val="28"/>
          <w:szCs w:val="28"/>
          <w:u w:color="000000"/>
        </w:rPr>
        <w:t xml:space="preserve">4.3 </w:t>
      </w:r>
      <w:r w:rsidR="00964E1D">
        <w:rPr>
          <w:rFonts w:ascii="Times New Roman" w:hAnsi="Times New Roman"/>
          <w:b/>
          <w:bCs/>
          <w:kern w:val="0"/>
          <w:sz w:val="28"/>
          <w:szCs w:val="28"/>
          <w:u w:color="000000"/>
        </w:rPr>
        <w:t>建立</w:t>
      </w:r>
      <w:r w:rsidR="00964E1D">
        <w:rPr>
          <w:rFonts w:ascii="Times New Roman" w:hAnsi="Times New Roman" w:hint="eastAsia"/>
          <w:b/>
          <w:bCs/>
          <w:kern w:val="0"/>
          <w:sz w:val="28"/>
          <w:szCs w:val="28"/>
          <w:u w:color="000000"/>
        </w:rPr>
        <w:t>能量</w:t>
      </w:r>
      <w:r w:rsidRPr="000B60BF">
        <w:rPr>
          <w:rFonts w:ascii="Times New Roman" w:hAnsi="Times New Roman"/>
          <w:b/>
          <w:bCs/>
          <w:kern w:val="0"/>
          <w:sz w:val="28"/>
          <w:szCs w:val="28"/>
          <w:u w:color="000000"/>
        </w:rPr>
        <w:t>平衡</w:t>
      </w:r>
      <w:bookmarkEnd w:id="367"/>
      <w:bookmarkEnd w:id="368"/>
    </w:p>
    <w:p w:rsidR="00474C42" w:rsidRPr="000B60BF" w:rsidRDefault="002C3AB5">
      <w:pPr>
        <w:keepNext/>
        <w:keepLines/>
        <w:spacing w:line="520" w:lineRule="exact"/>
        <w:outlineLvl w:val="2"/>
        <w:rPr>
          <w:rFonts w:ascii="Times New Roman" w:hAnsi="Times New Roman"/>
          <w:b/>
          <w:bCs/>
          <w:sz w:val="28"/>
          <w:szCs w:val="28"/>
        </w:rPr>
      </w:pPr>
      <w:bookmarkStart w:id="369" w:name="_Toc345404137"/>
      <w:bookmarkStart w:id="370" w:name="_Toc459878987"/>
      <w:bookmarkStart w:id="371" w:name="_Toc459194000"/>
      <w:bookmarkStart w:id="372" w:name="_Toc460932077"/>
      <w:bookmarkStart w:id="373" w:name="_Toc497203525"/>
      <w:r w:rsidRPr="000B60BF">
        <w:rPr>
          <w:rFonts w:ascii="Times New Roman" w:hAnsi="Times New Roman"/>
          <w:b/>
          <w:bCs/>
          <w:sz w:val="28"/>
          <w:szCs w:val="28"/>
        </w:rPr>
        <w:t xml:space="preserve">4.3.1 </w:t>
      </w:r>
      <w:r w:rsidR="00964E1D">
        <w:rPr>
          <w:rFonts w:ascii="Times New Roman" w:hAnsi="Times New Roman"/>
          <w:b/>
          <w:bCs/>
          <w:sz w:val="28"/>
          <w:szCs w:val="28"/>
        </w:rPr>
        <w:t>编制</w:t>
      </w:r>
      <w:r w:rsidR="00964E1D">
        <w:rPr>
          <w:rFonts w:ascii="Times New Roman" w:hAnsi="Times New Roman" w:hint="eastAsia"/>
          <w:b/>
          <w:bCs/>
          <w:sz w:val="28"/>
          <w:szCs w:val="28"/>
        </w:rPr>
        <w:t>能量</w:t>
      </w:r>
      <w:r w:rsidRPr="000B60BF">
        <w:rPr>
          <w:rFonts w:ascii="Times New Roman" w:hAnsi="Times New Roman"/>
          <w:b/>
          <w:bCs/>
          <w:sz w:val="28"/>
          <w:szCs w:val="28"/>
        </w:rPr>
        <w:t>平衡图</w:t>
      </w:r>
      <w:bookmarkEnd w:id="369"/>
      <w:bookmarkEnd w:id="370"/>
      <w:bookmarkEnd w:id="371"/>
      <w:bookmarkEnd w:id="372"/>
      <w:bookmarkEnd w:id="373"/>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进行物料衡算的目的，是要准确的判断出废物产生的环节，定量的确定废物数量、去向和成分，为制定预防污染削减废物的清洁生产方案奠定科学基础。</w:t>
      </w:r>
    </w:p>
    <w:p w:rsidR="00474C42" w:rsidRPr="00797FCA" w:rsidRDefault="002C3AB5">
      <w:pPr>
        <w:spacing w:line="520" w:lineRule="exact"/>
        <w:ind w:firstLineChars="200" w:firstLine="560"/>
        <w:rPr>
          <w:rFonts w:ascii="Times New Roman" w:hAnsi="Times New Roman"/>
          <w:sz w:val="28"/>
          <w:szCs w:val="28"/>
        </w:rPr>
      </w:pPr>
      <w:r w:rsidRPr="00797FCA">
        <w:rPr>
          <w:rFonts w:ascii="Times New Roman" w:hAnsi="Times New Roman"/>
          <w:sz w:val="28"/>
          <w:szCs w:val="28"/>
        </w:rPr>
        <w:t>企业生产审核重点物料的输入输出平衡状况见图</w:t>
      </w:r>
      <w:r w:rsidRPr="00797FCA">
        <w:rPr>
          <w:rFonts w:ascii="Times New Roman" w:hAnsi="Times New Roman"/>
          <w:sz w:val="28"/>
          <w:szCs w:val="28"/>
        </w:rPr>
        <w:t>4.3-1</w:t>
      </w:r>
      <w:r w:rsidRPr="00797FCA">
        <w:rPr>
          <w:rFonts w:ascii="Times New Roman" w:hAnsi="Times New Roman"/>
          <w:sz w:val="28"/>
          <w:szCs w:val="28"/>
        </w:rPr>
        <w:t>。</w:t>
      </w:r>
    </w:p>
    <w:p w:rsidR="00474C42" w:rsidRPr="000B60BF" w:rsidRDefault="000C6D43">
      <w:pPr>
        <w:rPr>
          <w:rFonts w:ascii="Times New Roman" w:hAnsi="Times New Roman"/>
        </w:rPr>
      </w:pPr>
      <w:r w:rsidRPr="000C6D43">
        <w:rPr>
          <w:rFonts w:ascii="Times New Roman" w:hAnsi="Times New Roman"/>
          <w:noProof/>
          <w:color w:val="FF0000"/>
        </w:rPr>
      </w:r>
      <w:r w:rsidRPr="000C6D43">
        <w:rPr>
          <w:rFonts w:ascii="Times New Roman" w:hAnsi="Times New Roman"/>
          <w:noProof/>
          <w:color w:val="FF0000"/>
        </w:rPr>
        <w:pict>
          <v:group id="画布 1047" o:spid="_x0000_s1178" editas="canvas" style="width:416.7pt;height:203.75pt;mso-position-horizontal-relative:char;mso-position-vertical-relative:line" coordorigin="2286" coordsize="52921,25876">
            <v:shape id="_x0000_s1179" type="#_x0000_t75" style="position:absolute;left:2286;width:52921;height:25876;visibility:visible">
              <v:fill o:detectmouseclick="t"/>
              <v:path o:connecttype="none"/>
            </v:shape>
            <v:shape id="Text Box 1049" o:spid="_x0000_s1180" type="#_x0000_t202" style="position:absolute;left:5715;top:990;width:8001;height:1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7B0B65" w:rsidRPr="003D736D" w:rsidRDefault="007B0B65" w:rsidP="003576FE">
                    <w:pPr>
                      <w:rPr>
                        <w:b/>
                        <w:sz w:val="24"/>
                        <w:szCs w:val="24"/>
                      </w:rPr>
                    </w:pPr>
                    <w:r w:rsidRPr="00581D0B">
                      <w:rPr>
                        <w:rFonts w:hint="eastAsia"/>
                        <w:b/>
                        <w:sz w:val="24"/>
                        <w:szCs w:val="24"/>
                      </w:rPr>
                      <w:t>进入</w:t>
                    </w:r>
                    <w:r>
                      <w:rPr>
                        <w:rFonts w:hint="eastAsia"/>
                        <w:b/>
                        <w:sz w:val="24"/>
                        <w:szCs w:val="24"/>
                      </w:rPr>
                      <w:t>能源量</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1051" o:spid="_x0000_s1181" type="#_x0000_t93" style="position:absolute;left:6591;top:2704;width:3429;height:396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GB8EA&#10;AADaAAAADwAAAGRycy9kb3ducmV2LnhtbESPQYvCMBSE74L/ITzBm6Z6ELdrlEUUqhex6v3RPNvu&#10;Ni9tE7X+eyMIexxm5htmsepMJe7UutKygsk4AkGcWV1yruB82o7mIJxH1lhZJgVPcrBa9nsLjLV9&#10;8JHuqc9FgLCLUUHhfR1L6bKCDLqxrYmDd7WtQR9km0vd4iPATSWnUTSTBksOCwXWtC4o+0tvRsHu&#10;ai8H3Wxl0k3SrNms98mva5QaDrqfbxCeOv8f/rQTreAL3lfCD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1xgfBAAAA2gAAAA8AAAAAAAAAAAAAAAAAmAIAAGRycy9kb3du&#10;cmV2LnhtbFBLBQYAAAAABAAEAPUAAACGAwAAAAA=&#10;"/>
            <v:shape id="AutoShape 1052" o:spid="_x0000_s1182" type="#_x0000_t93" style="position:absolute;left:41128;top:3239;width:3429;height:396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Vp8MA&#10;AADbAAAADwAAAGRycy9kb3ducmV2LnhtbESPQWvDMAyF74P+B6PCbovTHcbI6oRSWsh2Gc26u4jV&#10;JG0sJ7HXZv++Ogx2k3hP731aF7Pr1ZWm0Hk2sEpSUMS1tx03Bo5f+6dXUCEiW+w9k4FfClDki4c1&#10;Ztbf+EDXKjZKQjhkaKCNcci0DnVLDkPiB2LRTn5yGGWdGm0nvEm46/Vzmr5ohx1LQ4sDbVuqL9WP&#10;M/B+8t+fdtzrcl5V9bjbfpTnMBrzuJw3b6AizfHf/HddWsEXevlFBt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BVp8MAAADbAAAADwAAAAAAAAAAAAAAAACYAgAAZHJzL2Rv&#10;d25yZXYueG1sUEsFBgAAAAAEAAQA9QAAAIgDAAAAAA==&#10;"/>
            <v:group id="Group 1218" o:spid="_x0000_s1183" style="position:absolute;left:2286;top:12401;width:20714;height:2648" coordorigin="1778,3604" coordsize="3262,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line id="Line 1050" o:spid="_x0000_s1184" style="position:absolute;visibility:visible" from="4403,3732" to="5040,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rRb0AAADbAAAADwAAAGRycy9kb3ducmV2LnhtbERPzYrCMBC+C75DGMGbpooUqUZZVgQ9&#10;ibUPMDRjW2wmJYm2+/YbQfA2H9/vbPeDacWLnG8sK1jMExDEpdUNVwqK23G2BuEDssbWMin4Iw/7&#10;3Xi0xUzbnq/0ykMlYgj7DBXUIXSZlL6syaCf2444cnfrDIYIXSW1wz6Gm1YukySVBhuODTV29FtT&#10;+cifRsG16M1lSM9JYMpleUhXj5U7KTWdDD8bEIGG8BV/3Ccd5y/h/Us8QO7+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PxK0W9AAAA2wAAAA8AAAAAAAAAAAAAAAAAoQIA&#10;AGRycy9kb3ducmV2LnhtbFBLBQYAAAAABAAEAPkAAACLAwAAAAA=&#10;">
                <v:stroke endarrow="classic"/>
              </v:line>
              <v:shape id="Text Box 1053" o:spid="_x0000_s1185" type="#_x0000_t202" style="position:absolute;left:1778;top:3604;width:2625;height: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rsidR="007B0B65" w:rsidRPr="00AC4CAE" w:rsidRDefault="007B0B65" w:rsidP="00A1255A">
                      <w:pPr>
                        <w:adjustRightInd w:val="0"/>
                        <w:snapToGrid w:val="0"/>
                        <w:spacing w:line="220" w:lineRule="atLeast"/>
                        <w:jc w:val="right"/>
                        <w:rPr>
                          <w:szCs w:val="21"/>
                        </w:rPr>
                      </w:pPr>
                      <w:r>
                        <w:rPr>
                          <w:rFonts w:ascii="Times New Roman" w:eastAsiaTheme="minorEastAsia" w:hAnsi="Times New Roman" w:hint="eastAsia"/>
                          <w:kern w:val="0"/>
                          <w:szCs w:val="21"/>
                        </w:rPr>
                        <w:t>煤炭</w:t>
                      </w:r>
                      <w:r>
                        <w:rPr>
                          <w:rFonts w:ascii="Times New Roman" w:hAnsi="Times New Roman"/>
                          <w:color w:val="000000"/>
                          <w:szCs w:val="21"/>
                        </w:rPr>
                        <w:t>688</w:t>
                      </w:r>
                      <w:r>
                        <w:rPr>
                          <w:rFonts w:ascii="宋体" w:hAnsi="宋体" w:hint="eastAsia"/>
                        </w:rPr>
                        <w:t>吨</w:t>
                      </w:r>
                      <w:r w:rsidRPr="00AC4CAE">
                        <w:rPr>
                          <w:szCs w:val="21"/>
                        </w:rPr>
                        <w:t>/a</w:t>
                      </w:r>
                    </w:p>
                  </w:txbxContent>
                </v:textbox>
              </v:shape>
            </v:group>
            <v:line id="Line 1054" o:spid="_x0000_s1186" style="position:absolute;visibility:visible" from="34430,13805" to="38811,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QWqr8AAADbAAAADwAAAGRycy9kb3ducmV2LnhtbERP3WrCMBS+H/gO4Qi7W1NHKaMaRZSB&#10;uxp2fYBDcmyLzUlJoq1vbwaD3Z2P7/dsdrMdxJ186B0rWGU5CGLtTM+tgubn8+0DRIjIBgfHpOBB&#10;AXbbxcsGK+MmPtO9jq1IIRwqVNDFOFZSBt2RxZC5kThxF+ctxgR9K43HKYXbQb7neSkt9pwaOhzp&#10;0JG+1jer4NxM9nsuv/LIVEt9LItr4U9KvS7n/RpEpDn+i//cJ5PmF/D7SzpAb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1QWqr8AAADbAAAADwAAAAAAAAAAAAAAAACh&#10;AgAAZHJzL2Rvd25yZXYueG1sUEsFBgAAAAAEAAQA+QAAAI0DAAAAAA==&#10;">
              <v:stroke endarrow="classic"/>
            </v:line>
            <v:shape id="Text Box 1055" o:spid="_x0000_s1187" type="#_x0000_t202" style="position:absolute;left:23000;top:6934;width:11430;height:137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7B0B65" w:rsidRDefault="007B0B65" w:rsidP="003576FE">
                    <w:pPr>
                      <w:jc w:val="center"/>
                      <w:rPr>
                        <w:sz w:val="24"/>
                        <w:szCs w:val="24"/>
                      </w:rPr>
                    </w:pPr>
                  </w:p>
                  <w:p w:rsidR="007B0B65" w:rsidRDefault="007B0B65" w:rsidP="003576FE">
                    <w:pPr>
                      <w:jc w:val="center"/>
                      <w:rPr>
                        <w:sz w:val="24"/>
                        <w:szCs w:val="24"/>
                      </w:rPr>
                    </w:pPr>
                  </w:p>
                  <w:p w:rsidR="007B0B65" w:rsidRDefault="007B0B65" w:rsidP="003576FE">
                    <w:pPr>
                      <w:jc w:val="center"/>
                      <w:rPr>
                        <w:sz w:val="24"/>
                        <w:szCs w:val="24"/>
                      </w:rPr>
                    </w:pPr>
                  </w:p>
                  <w:p w:rsidR="007B0B65" w:rsidRPr="00DD492F" w:rsidRDefault="007B0B65" w:rsidP="003576FE">
                    <w:pPr>
                      <w:jc w:val="center"/>
                      <w:rPr>
                        <w:sz w:val="24"/>
                        <w:szCs w:val="24"/>
                      </w:rPr>
                    </w:pPr>
                    <w:r>
                      <w:rPr>
                        <w:rFonts w:hint="eastAsia"/>
                        <w:sz w:val="24"/>
                        <w:szCs w:val="24"/>
                      </w:rPr>
                      <w:t>混凝土外加剂</w:t>
                    </w:r>
                  </w:p>
                </w:txbxContent>
              </v:textbox>
            </v:shape>
            <v:shape id="Text Box 1056" o:spid="_x0000_s1188" type="#_x0000_t202" style="position:absolute;left:39529;top:838;width:9303;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7B0B65" w:rsidRPr="003D736D" w:rsidRDefault="007B0B65" w:rsidP="003576FE">
                    <w:pPr>
                      <w:rPr>
                        <w:b/>
                        <w:sz w:val="24"/>
                        <w:szCs w:val="24"/>
                      </w:rPr>
                    </w:pPr>
                    <w:r>
                      <w:rPr>
                        <w:rFonts w:hint="eastAsia"/>
                        <w:b/>
                        <w:sz w:val="24"/>
                        <w:szCs w:val="24"/>
                      </w:rPr>
                      <w:t>输出能源量</w:t>
                    </w:r>
                  </w:p>
                </w:txbxContent>
              </v:textbox>
            </v:shape>
            <v:rect id="Rectangle 1057" o:spid="_x0000_s1189" style="position:absolute;left:38811;top:11188;width:16396;height:77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UZAsEA&#10;AADbAAAADwAAAGRycy9kb3ducmV2LnhtbERPTWvCQBC9F/oflil4qxuLWImuYjWlHnrQqPdhd0yC&#10;2dmQXTX6691Cwds83udM552txYVaXzlWMOgnIIi1MxUXCva77/cxCB+QDdaOScGNPMxnry9TTI27&#10;8pYueShEDGGfooIyhCaV0uuSLPq+a4gjd3StxRBhW0jT4jWG21p+JMlIWqw4NpTY0LIkfcrPVsEG&#10;cbW5/2j9ld1+hxktDxm5WqneW7eYgAjUhaf43702cf4n/P0SD5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GQLBAAAA2wAAAA8AAAAAAAAAAAAAAAAAmAIAAGRycy9kb3du&#10;cmV2LnhtbFBLBQYAAAAABAAEAPUAAACGAwAAAAA=&#10;" strokecolor="white">
              <v:textbox>
                <w:txbxContent>
                  <w:p w:rsidR="007B0B65" w:rsidRDefault="007B0B65" w:rsidP="003576FE">
                    <w:pPr>
                      <w:rPr>
                        <w:szCs w:val="21"/>
                      </w:rPr>
                    </w:pPr>
                    <w:r>
                      <w:rPr>
                        <w:rFonts w:ascii="Times New Roman" w:hAnsi="Times New Roman" w:hint="eastAsia"/>
                        <w:szCs w:val="21"/>
                      </w:rPr>
                      <w:t>合成车间</w:t>
                    </w:r>
                    <w:r>
                      <w:rPr>
                        <w:rFonts w:ascii="Times New Roman" w:hAnsi="Times New Roman" w:hint="eastAsia"/>
                        <w:szCs w:val="21"/>
                      </w:rPr>
                      <w:t>700</w:t>
                    </w:r>
                    <w:r>
                      <w:rPr>
                        <w:rFonts w:ascii="宋体" w:hAnsi="宋体" w:hint="eastAsia"/>
                        <w:szCs w:val="21"/>
                      </w:rPr>
                      <w:t>吨</w:t>
                    </w:r>
                    <w:r w:rsidRPr="00C20C3A">
                      <w:rPr>
                        <w:szCs w:val="21"/>
                      </w:rPr>
                      <w:t>/a</w:t>
                    </w:r>
                  </w:p>
                  <w:p w:rsidR="007B0B65" w:rsidRDefault="007B0B65" w:rsidP="003576FE">
                    <w:pPr>
                      <w:rPr>
                        <w:szCs w:val="21"/>
                      </w:rPr>
                    </w:pPr>
                    <w:r>
                      <w:rPr>
                        <w:rFonts w:hint="eastAsia"/>
                        <w:szCs w:val="21"/>
                      </w:rPr>
                      <w:t>干燥车间</w:t>
                    </w:r>
                    <w:r>
                      <w:rPr>
                        <w:rFonts w:hint="eastAsia"/>
                        <w:szCs w:val="21"/>
                      </w:rPr>
                      <w:t>712</w:t>
                    </w:r>
                    <w:r>
                      <w:rPr>
                        <w:rFonts w:hint="eastAsia"/>
                        <w:szCs w:val="21"/>
                      </w:rPr>
                      <w:t>吨</w:t>
                    </w:r>
                    <w:r>
                      <w:rPr>
                        <w:rFonts w:hint="eastAsia"/>
                        <w:szCs w:val="21"/>
                      </w:rPr>
                      <w:t>/a</w:t>
                    </w:r>
                  </w:p>
                  <w:p w:rsidR="007B0B65" w:rsidRPr="003E62C9" w:rsidRDefault="007B0B65" w:rsidP="003576FE">
                    <w:pPr>
                      <w:rPr>
                        <w:szCs w:val="21"/>
                      </w:rPr>
                    </w:pPr>
                    <w:r w:rsidRPr="003E62C9">
                      <w:rPr>
                        <w:rFonts w:hint="eastAsia"/>
                        <w:szCs w:val="21"/>
                      </w:rPr>
                      <w:t>损耗</w:t>
                    </w:r>
                    <w:r w:rsidRPr="003E62C9">
                      <w:rPr>
                        <w:rFonts w:hint="eastAsia"/>
                        <w:szCs w:val="21"/>
                      </w:rPr>
                      <w:t>1</w:t>
                    </w:r>
                    <w:r w:rsidRPr="003E62C9">
                      <w:rPr>
                        <w:rFonts w:hint="eastAsia"/>
                        <w:szCs w:val="21"/>
                      </w:rPr>
                      <w:t>吨</w:t>
                    </w:r>
                    <w:r w:rsidRPr="003E62C9">
                      <w:rPr>
                        <w:rFonts w:hint="eastAsia"/>
                        <w:szCs w:val="21"/>
                      </w:rPr>
                      <w:t>/a</w:t>
                    </w:r>
                  </w:p>
                </w:txbxContent>
              </v:textbox>
            </v:rect>
            <v:rect id="Rectangle 1058" o:spid="_x0000_s1190" style="position:absolute;left:8827;top:21888;width:40005;height:28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NcMMA&#10;AADbAAAADwAAAGRycy9kb3ducmV2LnhtbESPQW/CMAyF75P2HyIj7TZSJjRNhYCAFY0DB2DjbiWm&#10;rWicqsmg8OvnA9Jutt7ze5+n89436kJdrAMbGA0zUMQ2uJpLAz/f69cPUDEhO2wCk4EbRZjPnp+m&#10;mLtw5T1dDqlUEsIxRwNVSm2udbQVeYzD0BKLdgqdxyRrV2rX4VXCfaPfsuxde6xZGipsaVWRPR9+&#10;vYEd4ufu/mXtsrhtxwWtjgWFxpiXQb+YgErUp3/z43rjBF9g5RcZ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qNcMMAAADbAAAADwAAAAAAAAAAAAAAAACYAgAAZHJzL2Rv&#10;d25yZXYueG1sUEsFBgAAAAAEAAQA9QAAAIgDAAAAAA==&#10;" strokecolor="white">
              <v:textbox>
                <w:txbxContent>
                  <w:p w:rsidR="007B0B65" w:rsidRPr="00DD492F" w:rsidRDefault="007B0B65" w:rsidP="003576FE">
                    <w:pPr>
                      <w:jc w:val="center"/>
                      <w:rPr>
                        <w:rFonts w:ascii="Times New Roman" w:hAnsi="Times New Roman"/>
                        <w:b/>
                        <w:sz w:val="24"/>
                        <w:szCs w:val="24"/>
                      </w:rPr>
                    </w:pPr>
                    <w:r w:rsidRPr="00DD492F">
                      <w:rPr>
                        <w:rFonts w:ascii="Times New Roman" w:hAnsi="Times New Roman"/>
                        <w:b/>
                        <w:sz w:val="24"/>
                        <w:szCs w:val="24"/>
                      </w:rPr>
                      <w:t>图</w:t>
                    </w:r>
                    <w:r w:rsidRPr="00DD492F">
                      <w:rPr>
                        <w:rFonts w:ascii="Times New Roman" w:hAnsi="Times New Roman"/>
                        <w:b/>
                        <w:sz w:val="24"/>
                        <w:szCs w:val="24"/>
                      </w:rPr>
                      <w:t xml:space="preserve">4.3 -1  </w:t>
                    </w:r>
                    <w:r>
                      <w:rPr>
                        <w:rFonts w:ascii="Times New Roman" w:hAnsi="Times New Roman"/>
                        <w:b/>
                        <w:sz w:val="24"/>
                        <w:szCs w:val="24"/>
                      </w:rPr>
                      <w:t>审核重点车间</w:t>
                    </w:r>
                    <w:r>
                      <w:rPr>
                        <w:rFonts w:ascii="Times New Roman" w:hAnsi="Times New Roman" w:hint="eastAsia"/>
                        <w:b/>
                        <w:sz w:val="24"/>
                        <w:szCs w:val="24"/>
                      </w:rPr>
                      <w:t>能量</w:t>
                    </w:r>
                    <w:r w:rsidRPr="00DD492F">
                      <w:rPr>
                        <w:rFonts w:ascii="Times New Roman" w:hAnsi="Times New Roman"/>
                        <w:b/>
                        <w:sz w:val="24"/>
                        <w:szCs w:val="24"/>
                      </w:rPr>
                      <w:t>输入输出平衡图</w:t>
                    </w:r>
                  </w:p>
                </w:txbxContent>
              </v:textbox>
            </v:rect>
            <w10:wrap type="none"/>
            <w10:anchorlock/>
          </v:group>
        </w:pict>
      </w:r>
    </w:p>
    <w:p w:rsidR="00474C42" w:rsidRDefault="002C3AB5">
      <w:pPr>
        <w:spacing w:line="520" w:lineRule="exact"/>
        <w:ind w:firstLineChars="200" w:firstLine="560"/>
        <w:rPr>
          <w:rFonts w:ascii="Times New Roman" w:hAnsi="Times New Roman"/>
          <w:sz w:val="28"/>
          <w:szCs w:val="28"/>
        </w:rPr>
      </w:pPr>
      <w:commentRangeStart w:id="374"/>
      <w:r w:rsidRPr="000B60BF">
        <w:rPr>
          <w:rFonts w:ascii="Times New Roman" w:hAnsi="Times New Roman"/>
          <w:sz w:val="28"/>
          <w:szCs w:val="28"/>
        </w:rPr>
        <w:t>物料衡算</w:t>
      </w:r>
      <w:commentRangeEnd w:id="374"/>
      <w:r w:rsidR="00E076E2">
        <w:rPr>
          <w:rStyle w:val="afe"/>
          <w:rFonts w:ascii="宋体" w:eastAsia="全真楷書" w:hAnsi="Times New Roman"/>
          <w:color w:val="000000"/>
          <w:kern w:val="0"/>
          <w:u w:color="000000"/>
        </w:rPr>
        <w:commentReference w:id="374"/>
      </w:r>
      <w:r w:rsidRPr="000B60BF">
        <w:rPr>
          <w:rFonts w:ascii="Times New Roman" w:hAnsi="Times New Roman"/>
          <w:sz w:val="28"/>
          <w:szCs w:val="28"/>
        </w:rPr>
        <w:t>分析结果表明，审核所有重点物料，其输入与输出误差极小，说明平衡数据比较准确可靠，可根据物料平衡的结果进行后面的评估和分析。</w:t>
      </w:r>
    </w:p>
    <w:p w:rsidR="00474C42" w:rsidRPr="000B60BF" w:rsidRDefault="002C3AB5">
      <w:pPr>
        <w:keepNext/>
        <w:keepLines/>
        <w:spacing w:line="520" w:lineRule="exact"/>
        <w:outlineLvl w:val="2"/>
        <w:rPr>
          <w:rFonts w:ascii="Times New Roman" w:hAnsi="Times New Roman"/>
          <w:b/>
          <w:bCs/>
          <w:sz w:val="28"/>
          <w:szCs w:val="28"/>
        </w:rPr>
      </w:pPr>
      <w:bookmarkStart w:id="375" w:name="_Toc459194001"/>
      <w:bookmarkStart w:id="376" w:name="_Toc345404138"/>
      <w:bookmarkStart w:id="377" w:name="_Toc459878988"/>
      <w:bookmarkStart w:id="378" w:name="_Toc460932078"/>
      <w:bookmarkStart w:id="379" w:name="_Toc497203526"/>
      <w:r w:rsidRPr="000B60BF">
        <w:rPr>
          <w:rFonts w:ascii="Times New Roman" w:hAnsi="Times New Roman"/>
          <w:b/>
          <w:bCs/>
          <w:sz w:val="28"/>
          <w:szCs w:val="28"/>
        </w:rPr>
        <w:t xml:space="preserve">4.3.2 </w:t>
      </w:r>
      <w:r w:rsidRPr="000B60BF">
        <w:rPr>
          <w:rFonts w:ascii="Times New Roman" w:hAnsi="Times New Roman"/>
          <w:b/>
          <w:bCs/>
          <w:sz w:val="28"/>
          <w:szCs w:val="28"/>
        </w:rPr>
        <w:t>物料平衡结果</w:t>
      </w:r>
      <w:bookmarkEnd w:id="375"/>
      <w:bookmarkEnd w:id="376"/>
      <w:bookmarkEnd w:id="377"/>
      <w:bookmarkEnd w:id="378"/>
      <w:bookmarkEnd w:id="379"/>
    </w:p>
    <w:p w:rsidR="00474C42" w:rsidRPr="000B60BF" w:rsidRDefault="002C3AB5">
      <w:pPr>
        <w:spacing w:line="520" w:lineRule="exact"/>
        <w:ind w:firstLineChars="200" w:firstLine="560"/>
        <w:rPr>
          <w:rFonts w:ascii="Times New Roman" w:hAnsi="Times New Roman"/>
          <w:sz w:val="28"/>
          <w:szCs w:val="28"/>
        </w:rPr>
      </w:pPr>
      <w:bookmarkStart w:id="380" w:name="_Toc345404139"/>
      <w:r w:rsidRPr="000B60BF">
        <w:rPr>
          <w:rFonts w:ascii="Times New Roman" w:hAnsi="Times New Roman"/>
          <w:sz w:val="28"/>
          <w:szCs w:val="28"/>
        </w:rPr>
        <w:t>由表</w:t>
      </w:r>
      <w:r w:rsidRPr="000B60BF">
        <w:rPr>
          <w:rFonts w:ascii="Times New Roman" w:hAnsi="Times New Roman"/>
          <w:sz w:val="28"/>
          <w:szCs w:val="28"/>
        </w:rPr>
        <w:t>4.2-1</w:t>
      </w:r>
      <w:r w:rsidRPr="000B60BF">
        <w:rPr>
          <w:rFonts w:ascii="Times New Roman" w:hAnsi="Times New Roman"/>
          <w:sz w:val="28"/>
          <w:szCs w:val="28"/>
        </w:rPr>
        <w:t>和图</w:t>
      </w:r>
      <w:r w:rsidRPr="000B60BF">
        <w:rPr>
          <w:rFonts w:ascii="Times New Roman" w:hAnsi="Times New Roman"/>
          <w:sz w:val="28"/>
          <w:szCs w:val="28"/>
        </w:rPr>
        <w:t>4.3-1</w:t>
      </w:r>
      <w:r w:rsidRPr="000B60BF">
        <w:rPr>
          <w:rFonts w:ascii="Times New Roman" w:hAnsi="Times New Roman"/>
          <w:sz w:val="28"/>
          <w:szCs w:val="28"/>
        </w:rPr>
        <w:t>可以看出，企业</w:t>
      </w:r>
      <w:r w:rsidR="00F74ED6">
        <w:rPr>
          <w:rFonts w:ascii="Times New Roman" w:hAnsi="Times New Roman" w:hint="eastAsia"/>
          <w:sz w:val="28"/>
          <w:szCs w:val="28"/>
        </w:rPr>
        <w:t>燃煤供热设备煤炭使用</w:t>
      </w:r>
      <w:r w:rsidRPr="000B60BF">
        <w:rPr>
          <w:rFonts w:ascii="Times New Roman" w:hAnsi="Times New Roman"/>
          <w:sz w:val="28"/>
          <w:szCs w:val="28"/>
        </w:rPr>
        <w:t>平衡情况。</w:t>
      </w:r>
    </w:p>
    <w:p w:rsidR="00474C42" w:rsidRPr="006E1FA4" w:rsidRDefault="002C3AB5">
      <w:pPr>
        <w:spacing w:line="520" w:lineRule="exact"/>
        <w:ind w:firstLineChars="200" w:firstLine="560"/>
        <w:rPr>
          <w:rFonts w:ascii="Times New Roman" w:hAnsi="Times New Roman"/>
          <w:sz w:val="28"/>
          <w:szCs w:val="28"/>
        </w:rPr>
      </w:pPr>
      <w:r w:rsidRPr="006E1FA4">
        <w:rPr>
          <w:rFonts w:ascii="Times New Roman" w:hAnsi="Times New Roman"/>
          <w:sz w:val="28"/>
          <w:szCs w:val="28"/>
        </w:rPr>
        <w:t>（</w:t>
      </w:r>
      <w:r w:rsidRPr="006E1FA4">
        <w:rPr>
          <w:rFonts w:ascii="Times New Roman" w:hAnsi="Times New Roman"/>
          <w:sz w:val="28"/>
          <w:szCs w:val="28"/>
        </w:rPr>
        <w:t>1</w:t>
      </w:r>
      <w:r w:rsidRPr="006E1FA4">
        <w:rPr>
          <w:rFonts w:ascii="Times New Roman" w:hAnsi="Times New Roman"/>
          <w:sz w:val="28"/>
          <w:szCs w:val="28"/>
        </w:rPr>
        <w:t>）物料平衡的偏差；整个审核重点的输入和输出误差小于</w:t>
      </w:r>
      <w:r w:rsidRPr="006E1FA4">
        <w:rPr>
          <w:rFonts w:ascii="Times New Roman" w:hAnsi="Times New Roman"/>
          <w:sz w:val="28"/>
          <w:szCs w:val="28"/>
        </w:rPr>
        <w:t>5</w:t>
      </w:r>
      <w:r w:rsidR="00F74ED6">
        <w:rPr>
          <w:rFonts w:ascii="Times New Roman" w:hAnsi="Times New Roman" w:hint="eastAsia"/>
          <w:sz w:val="28"/>
          <w:szCs w:val="28"/>
        </w:rPr>
        <w:t>%</w:t>
      </w:r>
      <w:r w:rsidRPr="006E1FA4">
        <w:rPr>
          <w:rFonts w:ascii="Times New Roman" w:hAnsi="Times New Roman"/>
          <w:sz w:val="28"/>
          <w:szCs w:val="28"/>
        </w:rPr>
        <w:t>，说明审核小组的数据有效，偏差主要是由于</w:t>
      </w:r>
      <w:r w:rsidR="00BE5F3D" w:rsidRPr="006E1FA4">
        <w:rPr>
          <w:rFonts w:ascii="Times New Roman" w:hAnsi="Times New Roman" w:hint="eastAsia"/>
          <w:sz w:val="28"/>
          <w:szCs w:val="28"/>
        </w:rPr>
        <w:t>生产</w:t>
      </w:r>
      <w:r w:rsidR="00BE5F3D" w:rsidRPr="006E1FA4">
        <w:rPr>
          <w:rFonts w:ascii="Times New Roman" w:hAnsi="Times New Roman"/>
          <w:sz w:val="28"/>
          <w:szCs w:val="28"/>
        </w:rPr>
        <w:t>过程中的原料和产品浪费</w:t>
      </w:r>
      <w:r w:rsidRPr="006E1FA4">
        <w:rPr>
          <w:rFonts w:ascii="Times New Roman" w:hAnsi="Times New Roman"/>
          <w:sz w:val="28"/>
          <w:szCs w:val="28"/>
        </w:rPr>
        <w:t>。</w:t>
      </w:r>
    </w:p>
    <w:p w:rsidR="00474C42" w:rsidRPr="006E1FA4" w:rsidRDefault="002C3AB5">
      <w:pPr>
        <w:spacing w:line="520" w:lineRule="exact"/>
        <w:ind w:firstLineChars="200" w:firstLine="560"/>
        <w:rPr>
          <w:rFonts w:ascii="Times New Roman" w:hAnsi="Times New Roman"/>
          <w:sz w:val="28"/>
          <w:szCs w:val="28"/>
        </w:rPr>
      </w:pPr>
      <w:r w:rsidRPr="006E1FA4">
        <w:rPr>
          <w:rFonts w:ascii="Times New Roman" w:hAnsi="Times New Roman"/>
          <w:sz w:val="28"/>
          <w:szCs w:val="28"/>
        </w:rPr>
        <w:t>（</w:t>
      </w:r>
      <w:r w:rsidRPr="006E1FA4">
        <w:rPr>
          <w:rFonts w:ascii="Times New Roman" w:hAnsi="Times New Roman"/>
          <w:sz w:val="28"/>
          <w:szCs w:val="28"/>
        </w:rPr>
        <w:t>2</w:t>
      </w:r>
      <w:r w:rsidRPr="006E1FA4">
        <w:rPr>
          <w:rFonts w:ascii="Times New Roman" w:hAnsi="Times New Roman"/>
          <w:sz w:val="28"/>
          <w:szCs w:val="28"/>
        </w:rPr>
        <w:t>）物料</w:t>
      </w:r>
      <w:r w:rsidR="005C389C" w:rsidRPr="006E1FA4">
        <w:rPr>
          <w:rFonts w:ascii="Times New Roman" w:hAnsi="Times New Roman"/>
          <w:sz w:val="28"/>
          <w:szCs w:val="28"/>
        </w:rPr>
        <w:t>和产品</w:t>
      </w:r>
      <w:r w:rsidR="003E62C9">
        <w:rPr>
          <w:rFonts w:ascii="Times New Roman" w:hAnsi="Times New Roman"/>
          <w:sz w:val="28"/>
          <w:szCs w:val="28"/>
        </w:rPr>
        <w:t>的流失部位：除去工序衔接处存在</w:t>
      </w:r>
      <w:r w:rsidR="003E62C9">
        <w:rPr>
          <w:rFonts w:ascii="Times New Roman" w:hAnsi="Times New Roman" w:hint="eastAsia"/>
          <w:sz w:val="28"/>
          <w:szCs w:val="28"/>
        </w:rPr>
        <w:t>能量</w:t>
      </w:r>
      <w:r w:rsidRPr="006E1FA4">
        <w:rPr>
          <w:rFonts w:ascii="Times New Roman" w:hAnsi="Times New Roman"/>
          <w:sz w:val="28"/>
          <w:szCs w:val="28"/>
        </w:rPr>
        <w:t>流失外，</w:t>
      </w:r>
      <w:r w:rsidR="00BE5F3D" w:rsidRPr="006E1FA4">
        <w:rPr>
          <w:rFonts w:ascii="Times New Roman" w:hAnsi="Times New Roman"/>
          <w:sz w:val="28"/>
          <w:szCs w:val="28"/>
        </w:rPr>
        <w:t>还存在</w:t>
      </w:r>
      <w:r w:rsidRPr="006E1FA4">
        <w:rPr>
          <w:rFonts w:ascii="Times New Roman" w:hAnsi="Times New Roman"/>
          <w:sz w:val="28"/>
          <w:szCs w:val="28"/>
        </w:rPr>
        <w:t>人工操作的不合理和失误现象</w:t>
      </w:r>
      <w:r w:rsidR="00BE5F3D" w:rsidRPr="006E1FA4">
        <w:rPr>
          <w:rFonts w:ascii="Times New Roman" w:hAnsi="Times New Roman" w:hint="eastAsia"/>
          <w:sz w:val="28"/>
          <w:szCs w:val="28"/>
        </w:rPr>
        <w:t>，</w:t>
      </w:r>
      <w:r w:rsidR="003E62C9">
        <w:rPr>
          <w:rFonts w:ascii="Times New Roman" w:hAnsi="Times New Roman" w:hint="eastAsia"/>
          <w:sz w:val="28"/>
          <w:szCs w:val="28"/>
        </w:rPr>
        <w:t>能量</w:t>
      </w:r>
      <w:r w:rsidR="005C389C" w:rsidRPr="006E1FA4">
        <w:rPr>
          <w:rFonts w:ascii="Times New Roman" w:hAnsi="Times New Roman"/>
          <w:sz w:val="28"/>
          <w:szCs w:val="28"/>
        </w:rPr>
        <w:t>流失部位主要是</w:t>
      </w:r>
      <w:r w:rsidR="003E62C9">
        <w:rPr>
          <w:rFonts w:ascii="Times New Roman" w:hAnsi="Times New Roman" w:hint="eastAsia"/>
          <w:sz w:val="28"/>
          <w:szCs w:val="28"/>
        </w:rPr>
        <w:t>锅炉结垢等情况导致</w:t>
      </w:r>
      <w:r w:rsidRPr="006E1FA4">
        <w:rPr>
          <w:rFonts w:ascii="Times New Roman" w:hAnsi="Times New Roman"/>
          <w:sz w:val="28"/>
          <w:szCs w:val="28"/>
        </w:rPr>
        <w:t>。今后除了需要加强生产管理，提高清洁生产意识外，还可以采取适当措施避免原材料的损失，安排专门的人管理，检修阀门杜绝跑冒滴漏现象等。</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81" w:name="_Toc497203527"/>
      <w:r w:rsidRPr="000B60BF">
        <w:rPr>
          <w:rFonts w:ascii="Times New Roman" w:hAnsi="Times New Roman"/>
          <w:b/>
          <w:bCs/>
          <w:kern w:val="0"/>
          <w:sz w:val="28"/>
          <w:szCs w:val="28"/>
          <w:u w:color="000000"/>
        </w:rPr>
        <w:lastRenderedPageBreak/>
        <w:t xml:space="preserve">4.4 </w:t>
      </w:r>
      <w:r w:rsidRPr="000B60BF">
        <w:rPr>
          <w:rFonts w:ascii="Times New Roman" w:hAnsi="Times New Roman"/>
          <w:b/>
          <w:bCs/>
          <w:kern w:val="0"/>
          <w:sz w:val="28"/>
          <w:szCs w:val="28"/>
          <w:u w:color="000000"/>
        </w:rPr>
        <w:t>审核重点</w:t>
      </w:r>
      <w:r w:rsidRPr="000B60BF">
        <w:rPr>
          <w:rFonts w:ascii="Times New Roman" w:hAnsi="Times New Roman"/>
          <w:b/>
          <w:bCs/>
          <w:kern w:val="0"/>
          <w:sz w:val="28"/>
          <w:szCs w:val="28"/>
          <w:u w:color="000000"/>
        </w:rPr>
        <w:t>-</w:t>
      </w:r>
      <w:r w:rsidRPr="000B60BF">
        <w:rPr>
          <w:rFonts w:ascii="Times New Roman" w:hAnsi="Times New Roman"/>
          <w:b/>
          <w:bCs/>
          <w:kern w:val="0"/>
          <w:sz w:val="28"/>
          <w:szCs w:val="28"/>
          <w:u w:color="000000"/>
        </w:rPr>
        <w:t>废弃物产生原因及拟定的改进措施</w:t>
      </w:r>
      <w:bookmarkEnd w:id="380"/>
      <w:bookmarkEnd w:id="381"/>
    </w:p>
    <w:p w:rsidR="00474C42" w:rsidRPr="000B60BF" w:rsidRDefault="002C3AB5">
      <w:pPr>
        <w:widowControl/>
        <w:spacing w:before="119"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0"/>
          <w:u w:color="000000"/>
        </w:rPr>
        <w:t>审核小组从原辅材料、工艺技术、设备、过程控制、产品质量、废弃物、管理和员工等八个方面进行了分析，找出了废弃物产生的环节及物料流失、能耗浪费的部位，评估了废弃物产生的种类、数量以及对生产和环境的影响，并初步拟定了改进措施，结果详见审核重点产排污原因初步分析表</w:t>
      </w:r>
      <w:r w:rsidRPr="000B60BF">
        <w:rPr>
          <w:rFonts w:ascii="Times New Roman" w:hAnsi="Times New Roman"/>
          <w:kern w:val="0"/>
          <w:sz w:val="28"/>
          <w:szCs w:val="20"/>
          <w:u w:color="000000"/>
        </w:rPr>
        <w:t>4.4-1</w:t>
      </w:r>
      <w:r w:rsidRPr="000B60BF">
        <w:rPr>
          <w:rFonts w:ascii="Times New Roman" w:hAnsi="Times New Roman"/>
          <w:kern w:val="0"/>
          <w:sz w:val="28"/>
          <w:szCs w:val="20"/>
          <w:u w:color="000000"/>
        </w:rPr>
        <w:t>。</w:t>
      </w:r>
    </w:p>
    <w:p w:rsidR="00474C42" w:rsidRPr="000B60BF" w:rsidRDefault="002C3AB5">
      <w:pPr>
        <w:spacing w:line="520" w:lineRule="exact"/>
        <w:ind w:firstLineChars="75" w:firstLine="181"/>
        <w:jc w:val="center"/>
        <w:rPr>
          <w:rFonts w:ascii="Times New Roman" w:hAnsi="Times New Roman"/>
          <w:b/>
          <w:bCs/>
          <w:sz w:val="24"/>
          <w:szCs w:val="24"/>
        </w:rPr>
      </w:pPr>
      <w:r w:rsidRPr="000B60BF">
        <w:rPr>
          <w:rFonts w:ascii="Times New Roman" w:hAnsi="Times New Roman"/>
          <w:b/>
          <w:bCs/>
          <w:sz w:val="24"/>
          <w:szCs w:val="24"/>
        </w:rPr>
        <w:t>表</w:t>
      </w:r>
      <w:r w:rsidRPr="000B60BF">
        <w:rPr>
          <w:rFonts w:ascii="Times New Roman" w:hAnsi="Times New Roman"/>
          <w:b/>
          <w:bCs/>
          <w:sz w:val="24"/>
          <w:szCs w:val="24"/>
        </w:rPr>
        <w:t xml:space="preserve">4.4-1    </w:t>
      </w:r>
      <w:r w:rsidRPr="000B60BF">
        <w:rPr>
          <w:rFonts w:ascii="Times New Roman" w:hAnsi="Times New Roman"/>
          <w:b/>
          <w:bCs/>
          <w:sz w:val="24"/>
          <w:szCs w:val="24"/>
        </w:rPr>
        <w:t>废弃物产生原因及拟定的措施表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134"/>
        <w:gridCol w:w="4775"/>
        <w:gridCol w:w="3447"/>
      </w:tblGrid>
      <w:tr w:rsidR="00474C42" w:rsidRPr="000B60BF">
        <w:trPr>
          <w:trHeight w:val="20"/>
          <w:jc w:val="center"/>
        </w:trPr>
        <w:tc>
          <w:tcPr>
            <w:tcW w:w="1134" w:type="dxa"/>
            <w:vAlign w:val="center"/>
          </w:tcPr>
          <w:p w:rsidR="00474C42" w:rsidRPr="000B60BF" w:rsidRDefault="002C3AB5">
            <w:pPr>
              <w:pStyle w:val="af1"/>
              <w:spacing w:line="240" w:lineRule="auto"/>
              <w:ind w:firstLine="0"/>
              <w:rPr>
                <w:rFonts w:ascii="Times New Roman" w:eastAsia="宋体"/>
                <w:sz w:val="21"/>
                <w:szCs w:val="21"/>
              </w:rPr>
            </w:pPr>
            <w:r w:rsidRPr="000B60BF">
              <w:rPr>
                <w:rFonts w:ascii="Times New Roman" w:eastAsia="宋体"/>
                <w:sz w:val="21"/>
                <w:szCs w:val="21"/>
              </w:rPr>
              <w:t>影响因素</w:t>
            </w:r>
          </w:p>
        </w:tc>
        <w:tc>
          <w:tcPr>
            <w:tcW w:w="4775" w:type="dxa"/>
            <w:vAlign w:val="center"/>
          </w:tcPr>
          <w:p w:rsidR="00474C42" w:rsidRPr="000B60BF" w:rsidRDefault="002C3AB5">
            <w:pPr>
              <w:pStyle w:val="af1"/>
              <w:spacing w:line="240" w:lineRule="auto"/>
              <w:ind w:firstLine="0"/>
              <w:rPr>
                <w:rFonts w:ascii="Times New Roman" w:eastAsia="宋体"/>
                <w:sz w:val="21"/>
                <w:szCs w:val="21"/>
              </w:rPr>
            </w:pPr>
            <w:r w:rsidRPr="000B60BF">
              <w:rPr>
                <w:rFonts w:ascii="Times New Roman" w:eastAsia="宋体"/>
                <w:sz w:val="21"/>
                <w:szCs w:val="21"/>
              </w:rPr>
              <w:t>产生原因</w:t>
            </w:r>
          </w:p>
        </w:tc>
        <w:tc>
          <w:tcPr>
            <w:tcW w:w="3447" w:type="dxa"/>
            <w:vAlign w:val="center"/>
          </w:tcPr>
          <w:p w:rsidR="00474C42" w:rsidRPr="000B60BF" w:rsidRDefault="002C3AB5">
            <w:pPr>
              <w:pStyle w:val="af1"/>
              <w:spacing w:line="240" w:lineRule="auto"/>
              <w:ind w:firstLine="0"/>
              <w:rPr>
                <w:rFonts w:ascii="Times New Roman" w:eastAsia="宋体"/>
                <w:sz w:val="21"/>
                <w:szCs w:val="21"/>
              </w:rPr>
            </w:pPr>
            <w:r w:rsidRPr="000B60BF">
              <w:rPr>
                <w:rFonts w:ascii="Times New Roman" w:eastAsia="宋体"/>
                <w:sz w:val="21"/>
                <w:szCs w:val="21"/>
              </w:rPr>
              <w:t>拟定的措施</w:t>
            </w:r>
          </w:p>
        </w:tc>
      </w:tr>
      <w:tr w:rsidR="00474C42" w:rsidRPr="000B60BF">
        <w:trPr>
          <w:trHeight w:val="330"/>
          <w:jc w:val="center"/>
        </w:trPr>
        <w:tc>
          <w:tcPr>
            <w:tcW w:w="1134" w:type="dxa"/>
            <w:vAlign w:val="center"/>
          </w:tcPr>
          <w:p w:rsidR="00474C42" w:rsidRPr="00C75D6A" w:rsidRDefault="00AD2A4C">
            <w:pPr>
              <w:pStyle w:val="af1"/>
              <w:spacing w:line="240" w:lineRule="auto"/>
              <w:ind w:firstLine="0"/>
              <w:rPr>
                <w:rFonts w:ascii="Times New Roman" w:eastAsia="宋体"/>
                <w:color w:val="auto"/>
                <w:sz w:val="21"/>
                <w:szCs w:val="21"/>
              </w:rPr>
            </w:pPr>
            <w:r w:rsidRPr="00C75D6A">
              <w:rPr>
                <w:rFonts w:ascii="Times New Roman" w:eastAsia="宋体"/>
                <w:color w:val="auto"/>
                <w:sz w:val="21"/>
                <w:szCs w:val="21"/>
              </w:rPr>
              <w:t>过程优化</w:t>
            </w:r>
          </w:p>
        </w:tc>
        <w:tc>
          <w:tcPr>
            <w:tcW w:w="4775" w:type="dxa"/>
            <w:vAlign w:val="center"/>
          </w:tcPr>
          <w:p w:rsidR="00474C42" w:rsidRPr="00C75D6A" w:rsidRDefault="00F74ED6">
            <w:pPr>
              <w:pStyle w:val="af1"/>
              <w:spacing w:line="240" w:lineRule="auto"/>
              <w:ind w:firstLine="0"/>
              <w:rPr>
                <w:rFonts w:ascii="Times New Roman" w:eastAsia="宋体"/>
                <w:color w:val="auto"/>
                <w:sz w:val="21"/>
                <w:szCs w:val="21"/>
              </w:rPr>
            </w:pPr>
            <w:r w:rsidRPr="00C75D6A">
              <w:rPr>
                <w:rFonts w:ascii="Times New Roman" w:eastAsia="宋体" w:hint="eastAsia"/>
                <w:color w:val="auto"/>
                <w:sz w:val="21"/>
                <w:szCs w:val="21"/>
              </w:rPr>
              <w:t>锅炉燃煤产生污染物，对周围环境有一定影响</w:t>
            </w:r>
          </w:p>
        </w:tc>
        <w:tc>
          <w:tcPr>
            <w:tcW w:w="3447" w:type="dxa"/>
            <w:vAlign w:val="center"/>
          </w:tcPr>
          <w:p w:rsidR="00474C42" w:rsidRPr="00C75D6A" w:rsidRDefault="003E62C9">
            <w:pPr>
              <w:jc w:val="center"/>
              <w:textAlignment w:val="baseline"/>
              <w:rPr>
                <w:rFonts w:ascii="Times New Roman" w:hAnsi="Times New Roman"/>
                <w:szCs w:val="21"/>
                <w:u w:color="000000"/>
              </w:rPr>
            </w:pPr>
            <w:r w:rsidRPr="00C75D6A">
              <w:rPr>
                <w:rFonts w:ascii="Times New Roman" w:hAnsi="Times New Roman" w:hint="eastAsia"/>
              </w:rPr>
              <w:t>利用清洁能源</w:t>
            </w:r>
          </w:p>
        </w:tc>
      </w:tr>
      <w:tr w:rsidR="00474C42" w:rsidRPr="000B60BF">
        <w:trPr>
          <w:trHeight w:val="207"/>
          <w:jc w:val="center"/>
        </w:trPr>
        <w:tc>
          <w:tcPr>
            <w:tcW w:w="1134" w:type="dxa"/>
            <w:vAlign w:val="center"/>
          </w:tcPr>
          <w:p w:rsidR="00474C42" w:rsidRPr="00C75D6A" w:rsidRDefault="002C3AB5">
            <w:pPr>
              <w:pStyle w:val="af1"/>
              <w:spacing w:line="240" w:lineRule="auto"/>
              <w:ind w:firstLine="0"/>
              <w:rPr>
                <w:rFonts w:ascii="Times New Roman" w:eastAsia="宋体"/>
                <w:color w:val="auto"/>
                <w:sz w:val="21"/>
                <w:szCs w:val="21"/>
              </w:rPr>
            </w:pPr>
            <w:r w:rsidRPr="00C75D6A">
              <w:rPr>
                <w:rFonts w:ascii="Times New Roman" w:eastAsia="宋体"/>
                <w:color w:val="auto"/>
                <w:sz w:val="21"/>
                <w:szCs w:val="21"/>
              </w:rPr>
              <w:t>管理</w:t>
            </w:r>
          </w:p>
        </w:tc>
        <w:tc>
          <w:tcPr>
            <w:tcW w:w="4775" w:type="dxa"/>
            <w:vAlign w:val="center"/>
          </w:tcPr>
          <w:p w:rsidR="00474C42" w:rsidRPr="00C75D6A" w:rsidRDefault="002C3AB5">
            <w:pPr>
              <w:pStyle w:val="af1"/>
              <w:spacing w:line="240" w:lineRule="auto"/>
              <w:ind w:firstLine="0"/>
              <w:rPr>
                <w:rFonts w:ascii="Times New Roman" w:eastAsia="宋体"/>
                <w:color w:val="auto"/>
                <w:sz w:val="21"/>
                <w:szCs w:val="21"/>
              </w:rPr>
            </w:pPr>
            <w:r w:rsidRPr="00C75D6A">
              <w:rPr>
                <w:rFonts w:ascii="Times New Roman" w:eastAsia="宋体"/>
                <w:color w:val="auto"/>
                <w:sz w:val="21"/>
                <w:szCs w:val="21"/>
              </w:rPr>
              <w:t>原料管理较完善</w:t>
            </w:r>
          </w:p>
        </w:tc>
        <w:tc>
          <w:tcPr>
            <w:tcW w:w="3447" w:type="dxa"/>
            <w:vAlign w:val="center"/>
          </w:tcPr>
          <w:p w:rsidR="00474C42" w:rsidRPr="00C75D6A" w:rsidRDefault="002C3AB5">
            <w:pPr>
              <w:pStyle w:val="af1"/>
              <w:spacing w:line="240" w:lineRule="auto"/>
              <w:ind w:firstLine="0"/>
              <w:rPr>
                <w:rFonts w:ascii="Times New Roman" w:eastAsia="宋体"/>
                <w:color w:val="auto"/>
                <w:sz w:val="21"/>
                <w:szCs w:val="21"/>
              </w:rPr>
            </w:pPr>
            <w:r w:rsidRPr="00C75D6A">
              <w:rPr>
                <w:rFonts w:ascii="Times New Roman" w:eastAsia="宋体"/>
                <w:color w:val="auto"/>
                <w:sz w:val="21"/>
                <w:szCs w:val="21"/>
              </w:rPr>
              <w:t>拟进一步加强对各类原料的管理</w:t>
            </w:r>
            <w:r w:rsidRPr="00C75D6A">
              <w:rPr>
                <w:rFonts w:ascii="Times New Roman" w:eastAsia="宋体"/>
                <w:color w:val="auto"/>
                <w:sz w:val="21"/>
                <w:szCs w:val="21"/>
              </w:rPr>
              <w:t xml:space="preserve"> </w:t>
            </w:r>
          </w:p>
        </w:tc>
      </w:tr>
      <w:tr w:rsidR="00474C42" w:rsidRPr="000B60BF">
        <w:trPr>
          <w:trHeight w:val="333"/>
          <w:jc w:val="center"/>
        </w:trPr>
        <w:tc>
          <w:tcPr>
            <w:tcW w:w="1134" w:type="dxa"/>
            <w:vAlign w:val="center"/>
          </w:tcPr>
          <w:p w:rsidR="00474C42" w:rsidRPr="000B60BF" w:rsidRDefault="002C3AB5">
            <w:pPr>
              <w:pStyle w:val="af1"/>
              <w:spacing w:line="240" w:lineRule="auto"/>
              <w:ind w:firstLine="0"/>
              <w:rPr>
                <w:rFonts w:ascii="Times New Roman" w:eastAsia="宋体"/>
                <w:sz w:val="21"/>
                <w:szCs w:val="21"/>
              </w:rPr>
            </w:pPr>
            <w:r w:rsidRPr="000B60BF">
              <w:rPr>
                <w:rFonts w:ascii="Times New Roman" w:eastAsia="宋体"/>
                <w:sz w:val="21"/>
                <w:szCs w:val="21"/>
              </w:rPr>
              <w:t>员工</w:t>
            </w:r>
          </w:p>
        </w:tc>
        <w:tc>
          <w:tcPr>
            <w:tcW w:w="4775" w:type="dxa"/>
            <w:vAlign w:val="center"/>
          </w:tcPr>
          <w:p w:rsidR="00474C42" w:rsidRPr="000B60BF" w:rsidRDefault="002C3AB5">
            <w:pPr>
              <w:pStyle w:val="af1"/>
              <w:spacing w:line="240" w:lineRule="auto"/>
              <w:ind w:firstLine="0"/>
              <w:rPr>
                <w:rFonts w:ascii="Times New Roman" w:eastAsia="宋体"/>
                <w:sz w:val="21"/>
                <w:szCs w:val="21"/>
              </w:rPr>
            </w:pPr>
            <w:r w:rsidRPr="000B60BF">
              <w:rPr>
                <w:rFonts w:ascii="Times New Roman" w:eastAsia="宋体"/>
                <w:sz w:val="21"/>
                <w:szCs w:val="21"/>
              </w:rPr>
              <w:t>缺乏环保意识，尤其缺乏清洁生产意识</w:t>
            </w:r>
          </w:p>
        </w:tc>
        <w:tc>
          <w:tcPr>
            <w:tcW w:w="3447" w:type="dxa"/>
            <w:vAlign w:val="center"/>
          </w:tcPr>
          <w:p w:rsidR="00474C42" w:rsidRPr="000B60BF" w:rsidRDefault="002C3AB5">
            <w:pPr>
              <w:pStyle w:val="af1"/>
              <w:spacing w:line="240" w:lineRule="auto"/>
              <w:ind w:firstLine="0"/>
              <w:rPr>
                <w:rFonts w:ascii="Times New Roman" w:eastAsia="宋体"/>
                <w:sz w:val="21"/>
                <w:szCs w:val="21"/>
              </w:rPr>
            </w:pPr>
            <w:r w:rsidRPr="000B60BF">
              <w:rPr>
                <w:rFonts w:ascii="Times New Roman" w:eastAsia="宋体"/>
                <w:sz w:val="21"/>
                <w:szCs w:val="21"/>
              </w:rPr>
              <w:t>对员工进行清洁生产培训</w:t>
            </w:r>
          </w:p>
        </w:tc>
      </w:tr>
    </w:tbl>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82" w:name="_Toc345404140"/>
      <w:bookmarkStart w:id="383" w:name="_Toc497203528"/>
      <w:r w:rsidRPr="000B60BF">
        <w:rPr>
          <w:rFonts w:ascii="Times New Roman" w:hAnsi="Times New Roman"/>
          <w:b/>
          <w:bCs/>
          <w:kern w:val="0"/>
          <w:sz w:val="28"/>
          <w:szCs w:val="28"/>
          <w:u w:color="000000"/>
        </w:rPr>
        <w:t xml:space="preserve">4.5 </w:t>
      </w:r>
      <w:r w:rsidRPr="000B60BF">
        <w:rPr>
          <w:rFonts w:ascii="Times New Roman" w:hAnsi="Times New Roman"/>
          <w:b/>
          <w:bCs/>
          <w:kern w:val="0"/>
          <w:sz w:val="28"/>
          <w:szCs w:val="28"/>
          <w:u w:color="000000"/>
        </w:rPr>
        <w:t>继续提出和实施无</w:t>
      </w:r>
      <w:r w:rsidRPr="000B60BF">
        <w:rPr>
          <w:rFonts w:ascii="Times New Roman" w:hAnsi="Times New Roman"/>
          <w:b/>
          <w:bCs/>
          <w:kern w:val="0"/>
          <w:sz w:val="28"/>
          <w:szCs w:val="28"/>
          <w:u w:color="000000"/>
        </w:rPr>
        <w:t>/</w:t>
      </w:r>
      <w:r w:rsidRPr="000B60BF">
        <w:rPr>
          <w:rFonts w:ascii="Times New Roman" w:hAnsi="Times New Roman"/>
          <w:b/>
          <w:bCs/>
          <w:kern w:val="0"/>
          <w:sz w:val="28"/>
          <w:szCs w:val="28"/>
          <w:u w:color="000000"/>
        </w:rPr>
        <w:t>低费方案</w:t>
      </w:r>
      <w:bookmarkEnd w:id="382"/>
      <w:bookmarkEnd w:id="383"/>
    </w:p>
    <w:p w:rsidR="00474C42" w:rsidRPr="000B60BF" w:rsidRDefault="002C3AB5">
      <w:pPr>
        <w:pStyle w:val="af1"/>
        <w:spacing w:before="0" w:line="520" w:lineRule="exact"/>
        <w:ind w:firstLineChars="200" w:firstLine="560"/>
        <w:jc w:val="both"/>
        <w:rPr>
          <w:rFonts w:ascii="Times New Roman" w:eastAsia="宋体"/>
        </w:rPr>
      </w:pPr>
      <w:bookmarkStart w:id="384" w:name="_Toc345404141"/>
      <w:r w:rsidRPr="000B60BF">
        <w:rPr>
          <w:rFonts w:ascii="Times New Roman" w:eastAsia="宋体"/>
        </w:rPr>
        <w:t>基于对审核重点生产车间的调查，审核小组与车间技术骨干提出具有针对性的节能减排和削减污染物产生与排放的合理化建议。经整理，又筛选出</w:t>
      </w:r>
      <w:r w:rsidRPr="000B60BF">
        <w:rPr>
          <w:rFonts w:ascii="Times New Roman" w:eastAsia="宋体"/>
        </w:rPr>
        <w:t>8</w:t>
      </w:r>
      <w:r w:rsidRPr="000B60BF">
        <w:rPr>
          <w:rFonts w:ascii="Times New Roman" w:eastAsia="宋体"/>
        </w:rPr>
        <w:t>项针对重点审核部门的无</w:t>
      </w:r>
      <w:r w:rsidRPr="000B60BF">
        <w:rPr>
          <w:rFonts w:ascii="Times New Roman" w:eastAsia="宋体"/>
        </w:rPr>
        <w:t>/</w:t>
      </w:r>
      <w:r w:rsidRPr="000B60BF">
        <w:rPr>
          <w:rFonts w:ascii="Times New Roman" w:eastAsia="宋体"/>
        </w:rPr>
        <w:t>低费方案，详见表</w:t>
      </w:r>
      <w:r w:rsidRPr="000B60BF">
        <w:rPr>
          <w:rFonts w:ascii="Times New Roman" w:eastAsia="宋体"/>
        </w:rPr>
        <w:t>4.5-1</w:t>
      </w:r>
      <w:r w:rsidRPr="000B60BF">
        <w:rPr>
          <w:rFonts w:ascii="Times New Roman" w:eastAsia="宋体"/>
        </w:rPr>
        <w:t>。</w:t>
      </w: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822604" w:rsidRDefault="00822604" w:rsidP="00AC04BA">
      <w:pPr>
        <w:spacing w:line="520" w:lineRule="exact"/>
        <w:jc w:val="center"/>
        <w:rPr>
          <w:rFonts w:ascii="Times New Roman" w:hAnsi="Times New Roman"/>
          <w:b/>
          <w:bCs/>
          <w:sz w:val="24"/>
          <w:szCs w:val="24"/>
        </w:rPr>
      </w:pPr>
    </w:p>
    <w:p w:rsidR="00474C42" w:rsidRPr="000B60BF" w:rsidRDefault="002C3AB5" w:rsidP="00AC04BA">
      <w:pPr>
        <w:spacing w:line="520" w:lineRule="exact"/>
        <w:jc w:val="center"/>
        <w:rPr>
          <w:rFonts w:ascii="Times New Roman" w:hAnsi="Times New Roman"/>
          <w:b/>
          <w:bCs/>
          <w:sz w:val="24"/>
          <w:szCs w:val="24"/>
        </w:rPr>
      </w:pPr>
      <w:r w:rsidRPr="000B60BF">
        <w:rPr>
          <w:rFonts w:ascii="Times New Roman" w:hAnsi="Times New Roman"/>
          <w:b/>
          <w:bCs/>
          <w:sz w:val="24"/>
          <w:szCs w:val="24"/>
        </w:rPr>
        <w:lastRenderedPageBreak/>
        <w:t>表</w:t>
      </w:r>
      <w:r w:rsidRPr="000B60BF">
        <w:rPr>
          <w:rFonts w:ascii="Times New Roman" w:hAnsi="Times New Roman"/>
          <w:b/>
          <w:bCs/>
          <w:sz w:val="24"/>
          <w:szCs w:val="24"/>
        </w:rPr>
        <w:t xml:space="preserve">4.5-1  </w:t>
      </w:r>
      <w:r w:rsidRPr="000B60BF">
        <w:rPr>
          <w:rFonts w:ascii="Times New Roman" w:hAnsi="Times New Roman"/>
          <w:b/>
          <w:bCs/>
          <w:sz w:val="24"/>
          <w:szCs w:val="24"/>
        </w:rPr>
        <w:t>方案汇总表</w:t>
      </w:r>
    </w:p>
    <w:tbl>
      <w:tblPr>
        <w:tblW w:w="9356" w:type="dxa"/>
        <w:jc w:val="center"/>
        <w:tblLayout w:type="fixed"/>
        <w:tblLook w:val="04A0"/>
      </w:tblPr>
      <w:tblGrid>
        <w:gridCol w:w="1057"/>
        <w:gridCol w:w="1268"/>
        <w:gridCol w:w="3901"/>
        <w:gridCol w:w="955"/>
        <w:gridCol w:w="1000"/>
        <w:gridCol w:w="1175"/>
      </w:tblGrid>
      <w:tr w:rsidR="00474C42" w:rsidRPr="000B60BF">
        <w:trPr>
          <w:cantSplit/>
          <w:trHeight w:val="483"/>
          <w:jc w:val="center"/>
        </w:trPr>
        <w:tc>
          <w:tcPr>
            <w:tcW w:w="1057" w:type="dxa"/>
            <w:vMerge w:val="restart"/>
            <w:tcBorders>
              <w:top w:val="single" w:sz="12" w:space="0" w:color="auto"/>
              <w:left w:val="single" w:sz="12" w:space="0" w:color="auto"/>
              <w:bottom w:val="single" w:sz="4" w:space="0" w:color="auto"/>
              <w:right w:val="single" w:sz="4" w:space="0" w:color="auto"/>
            </w:tcBorders>
            <w:vAlign w:val="center"/>
          </w:tcPr>
          <w:p w:rsidR="00474C42" w:rsidRPr="000B60BF" w:rsidRDefault="002C3AB5" w:rsidP="00BA5B34">
            <w:pPr>
              <w:autoSpaceDE w:val="0"/>
              <w:jc w:val="center"/>
              <w:rPr>
                <w:rFonts w:ascii="Times New Roman" w:hAnsi="Times New Roman"/>
                <w:color w:val="000000"/>
                <w:szCs w:val="21"/>
                <w:u w:color="000000"/>
              </w:rPr>
            </w:pPr>
            <w:r w:rsidRPr="000B60BF">
              <w:rPr>
                <w:rFonts w:ascii="Times New Roman" w:hAnsi="Times New Roman"/>
                <w:szCs w:val="21"/>
              </w:rPr>
              <w:t>方案</w:t>
            </w:r>
          </w:p>
          <w:p w:rsidR="00474C42" w:rsidRPr="000B60BF" w:rsidRDefault="002C3AB5" w:rsidP="00BA5B34">
            <w:pPr>
              <w:autoSpaceDE w:val="0"/>
              <w:jc w:val="center"/>
              <w:textAlignment w:val="baseline"/>
              <w:rPr>
                <w:rFonts w:ascii="Times New Roman" w:hAnsi="Times New Roman"/>
                <w:color w:val="000000"/>
                <w:szCs w:val="21"/>
                <w:u w:color="000000"/>
              </w:rPr>
            </w:pPr>
            <w:r w:rsidRPr="000B60BF">
              <w:rPr>
                <w:rFonts w:ascii="Times New Roman" w:hAnsi="Times New Roman"/>
                <w:szCs w:val="21"/>
              </w:rPr>
              <w:t>类型</w:t>
            </w:r>
          </w:p>
        </w:tc>
        <w:tc>
          <w:tcPr>
            <w:tcW w:w="1268" w:type="dxa"/>
            <w:vMerge w:val="restart"/>
            <w:tcBorders>
              <w:top w:val="single" w:sz="12" w:space="0" w:color="auto"/>
              <w:left w:val="single" w:sz="4" w:space="0" w:color="auto"/>
              <w:bottom w:val="single" w:sz="4" w:space="0" w:color="auto"/>
              <w:right w:val="single" w:sz="4" w:space="0" w:color="auto"/>
            </w:tcBorders>
            <w:vAlign w:val="center"/>
          </w:tcPr>
          <w:p w:rsidR="00474C42" w:rsidRPr="000B60BF" w:rsidRDefault="002C3AB5" w:rsidP="00BA5B34">
            <w:pPr>
              <w:autoSpaceDE w:val="0"/>
              <w:jc w:val="center"/>
              <w:textAlignment w:val="baseline"/>
              <w:rPr>
                <w:rFonts w:ascii="Times New Roman" w:hAnsi="Times New Roman"/>
                <w:color w:val="000000"/>
                <w:szCs w:val="21"/>
                <w:u w:color="000000"/>
              </w:rPr>
            </w:pPr>
            <w:r w:rsidRPr="000B60BF">
              <w:rPr>
                <w:rFonts w:ascii="Times New Roman" w:hAnsi="Times New Roman"/>
                <w:szCs w:val="21"/>
              </w:rPr>
              <w:t>方案名称</w:t>
            </w:r>
          </w:p>
        </w:tc>
        <w:tc>
          <w:tcPr>
            <w:tcW w:w="3901" w:type="dxa"/>
            <w:vMerge w:val="restart"/>
            <w:tcBorders>
              <w:top w:val="single" w:sz="12" w:space="0" w:color="auto"/>
              <w:left w:val="single" w:sz="4" w:space="0" w:color="auto"/>
              <w:bottom w:val="single" w:sz="4" w:space="0" w:color="auto"/>
              <w:right w:val="single" w:sz="4" w:space="0" w:color="auto"/>
            </w:tcBorders>
            <w:vAlign w:val="center"/>
          </w:tcPr>
          <w:p w:rsidR="00474C42" w:rsidRPr="000B60BF" w:rsidRDefault="002C3AB5" w:rsidP="00BA5B34">
            <w:pPr>
              <w:autoSpaceDE w:val="0"/>
              <w:jc w:val="center"/>
              <w:textAlignment w:val="baseline"/>
              <w:rPr>
                <w:rFonts w:ascii="Times New Roman" w:hAnsi="Times New Roman"/>
                <w:color w:val="000000"/>
                <w:szCs w:val="21"/>
                <w:u w:color="000000"/>
              </w:rPr>
            </w:pPr>
            <w:r w:rsidRPr="000B60BF">
              <w:rPr>
                <w:rFonts w:ascii="Times New Roman" w:hAnsi="Times New Roman"/>
                <w:szCs w:val="21"/>
              </w:rPr>
              <w:t>方案简介</w:t>
            </w:r>
          </w:p>
        </w:tc>
        <w:tc>
          <w:tcPr>
            <w:tcW w:w="955" w:type="dxa"/>
            <w:vMerge w:val="restart"/>
            <w:tcBorders>
              <w:top w:val="single" w:sz="12" w:space="0" w:color="auto"/>
              <w:left w:val="single" w:sz="4" w:space="0" w:color="auto"/>
              <w:bottom w:val="single" w:sz="4" w:space="0" w:color="auto"/>
              <w:right w:val="single" w:sz="4" w:space="0" w:color="auto"/>
            </w:tcBorders>
            <w:vAlign w:val="center"/>
          </w:tcPr>
          <w:p w:rsidR="00474C42" w:rsidRPr="000B60BF" w:rsidRDefault="002C3AB5" w:rsidP="00BA5B34">
            <w:pPr>
              <w:autoSpaceDE w:val="0"/>
              <w:jc w:val="center"/>
              <w:rPr>
                <w:rFonts w:ascii="Times New Roman" w:hAnsi="Times New Roman"/>
                <w:color w:val="000000"/>
                <w:szCs w:val="21"/>
                <w:u w:color="000000"/>
              </w:rPr>
            </w:pPr>
            <w:r w:rsidRPr="000B60BF">
              <w:rPr>
                <w:rFonts w:ascii="Times New Roman" w:hAnsi="Times New Roman"/>
                <w:szCs w:val="21"/>
              </w:rPr>
              <w:t>预计</w:t>
            </w:r>
          </w:p>
          <w:p w:rsidR="00474C42" w:rsidRPr="000B60BF" w:rsidRDefault="002C3AB5" w:rsidP="00BA5B34">
            <w:pPr>
              <w:autoSpaceDE w:val="0"/>
              <w:jc w:val="center"/>
              <w:rPr>
                <w:rFonts w:ascii="Times New Roman" w:hAnsi="Times New Roman"/>
                <w:szCs w:val="21"/>
              </w:rPr>
            </w:pPr>
            <w:r w:rsidRPr="000B60BF">
              <w:rPr>
                <w:rFonts w:ascii="Times New Roman" w:hAnsi="Times New Roman"/>
                <w:szCs w:val="21"/>
              </w:rPr>
              <w:t>投资</w:t>
            </w:r>
          </w:p>
          <w:p w:rsidR="00474C42" w:rsidRPr="000B60BF" w:rsidRDefault="002C3AB5" w:rsidP="00BA5B34">
            <w:pPr>
              <w:autoSpaceDE w:val="0"/>
              <w:jc w:val="center"/>
              <w:textAlignment w:val="baseline"/>
              <w:rPr>
                <w:rFonts w:ascii="Times New Roman" w:hAnsi="Times New Roman"/>
                <w:color w:val="000000"/>
                <w:szCs w:val="21"/>
                <w:u w:color="000000"/>
              </w:rPr>
            </w:pPr>
            <w:r w:rsidRPr="000B60BF">
              <w:rPr>
                <w:rFonts w:ascii="Times New Roman" w:hAnsi="Times New Roman"/>
                <w:szCs w:val="21"/>
              </w:rPr>
              <w:t>（万元）</w:t>
            </w:r>
          </w:p>
        </w:tc>
        <w:tc>
          <w:tcPr>
            <w:tcW w:w="2175" w:type="dxa"/>
            <w:gridSpan w:val="2"/>
            <w:tcBorders>
              <w:top w:val="single" w:sz="12" w:space="0" w:color="auto"/>
              <w:left w:val="single" w:sz="4" w:space="0" w:color="auto"/>
              <w:bottom w:val="single" w:sz="4" w:space="0" w:color="auto"/>
              <w:right w:val="single" w:sz="12" w:space="0" w:color="auto"/>
            </w:tcBorders>
            <w:vAlign w:val="center"/>
          </w:tcPr>
          <w:p w:rsidR="00474C42" w:rsidRPr="000B60BF" w:rsidRDefault="002C3AB5">
            <w:pPr>
              <w:autoSpaceDE w:val="0"/>
              <w:jc w:val="center"/>
              <w:textAlignment w:val="baseline"/>
              <w:rPr>
                <w:rFonts w:ascii="Times New Roman" w:hAnsi="Times New Roman"/>
                <w:color w:val="000000"/>
                <w:szCs w:val="21"/>
                <w:u w:color="000000"/>
              </w:rPr>
            </w:pPr>
            <w:r w:rsidRPr="000B60BF">
              <w:rPr>
                <w:rFonts w:ascii="Times New Roman" w:hAnsi="Times New Roman"/>
                <w:szCs w:val="21"/>
              </w:rPr>
              <w:t>预计效果</w:t>
            </w:r>
          </w:p>
        </w:tc>
      </w:tr>
      <w:tr w:rsidR="00474C42" w:rsidRPr="000B60BF">
        <w:trPr>
          <w:cantSplit/>
          <w:trHeight w:val="617"/>
          <w:jc w:val="center"/>
        </w:trPr>
        <w:tc>
          <w:tcPr>
            <w:tcW w:w="1057" w:type="dxa"/>
            <w:vMerge/>
            <w:tcBorders>
              <w:top w:val="single" w:sz="12" w:space="0" w:color="auto"/>
              <w:left w:val="single" w:sz="12" w:space="0" w:color="auto"/>
              <w:bottom w:val="single" w:sz="4" w:space="0" w:color="auto"/>
              <w:right w:val="single" w:sz="4" w:space="0" w:color="auto"/>
            </w:tcBorders>
            <w:vAlign w:val="center"/>
          </w:tcPr>
          <w:p w:rsidR="00474C42" w:rsidRPr="000B60BF" w:rsidRDefault="00474C42" w:rsidP="00BA5B34">
            <w:pPr>
              <w:jc w:val="center"/>
              <w:rPr>
                <w:rFonts w:ascii="Times New Roman" w:hAnsi="Times New Roman"/>
                <w:color w:val="000000"/>
                <w:szCs w:val="21"/>
                <w:u w:color="000000"/>
              </w:rPr>
            </w:pPr>
          </w:p>
        </w:tc>
        <w:tc>
          <w:tcPr>
            <w:tcW w:w="1268" w:type="dxa"/>
            <w:vMerge/>
            <w:tcBorders>
              <w:top w:val="single" w:sz="12" w:space="0" w:color="auto"/>
              <w:left w:val="single" w:sz="4" w:space="0" w:color="auto"/>
              <w:bottom w:val="single" w:sz="4" w:space="0" w:color="auto"/>
              <w:right w:val="single" w:sz="4" w:space="0" w:color="auto"/>
            </w:tcBorders>
            <w:vAlign w:val="center"/>
          </w:tcPr>
          <w:p w:rsidR="00474C42" w:rsidRPr="000B60BF" w:rsidRDefault="00474C42" w:rsidP="00BA5B34">
            <w:pPr>
              <w:jc w:val="center"/>
              <w:rPr>
                <w:rFonts w:ascii="Times New Roman" w:hAnsi="Times New Roman"/>
                <w:color w:val="000000"/>
                <w:szCs w:val="21"/>
                <w:u w:color="000000"/>
              </w:rPr>
            </w:pPr>
          </w:p>
        </w:tc>
        <w:tc>
          <w:tcPr>
            <w:tcW w:w="3901" w:type="dxa"/>
            <w:vMerge/>
            <w:tcBorders>
              <w:top w:val="single" w:sz="12" w:space="0" w:color="auto"/>
              <w:left w:val="single" w:sz="4" w:space="0" w:color="auto"/>
              <w:bottom w:val="single" w:sz="4" w:space="0" w:color="auto"/>
              <w:right w:val="single" w:sz="4" w:space="0" w:color="auto"/>
            </w:tcBorders>
            <w:vAlign w:val="center"/>
          </w:tcPr>
          <w:p w:rsidR="00474C42" w:rsidRPr="000B60BF" w:rsidRDefault="00474C42" w:rsidP="00BA5B34">
            <w:pPr>
              <w:jc w:val="center"/>
              <w:rPr>
                <w:rFonts w:ascii="Times New Roman" w:hAnsi="Times New Roman"/>
                <w:color w:val="000000"/>
                <w:szCs w:val="21"/>
                <w:u w:color="000000"/>
              </w:rPr>
            </w:pPr>
          </w:p>
        </w:tc>
        <w:tc>
          <w:tcPr>
            <w:tcW w:w="955" w:type="dxa"/>
            <w:vMerge/>
            <w:tcBorders>
              <w:top w:val="single" w:sz="12" w:space="0" w:color="auto"/>
              <w:left w:val="single" w:sz="4" w:space="0" w:color="auto"/>
              <w:bottom w:val="single" w:sz="4" w:space="0" w:color="auto"/>
              <w:right w:val="single" w:sz="4" w:space="0" w:color="auto"/>
            </w:tcBorders>
            <w:vAlign w:val="center"/>
          </w:tcPr>
          <w:p w:rsidR="00474C42" w:rsidRPr="000B60BF" w:rsidRDefault="00474C42" w:rsidP="00BA5B34">
            <w:pPr>
              <w:jc w:val="center"/>
              <w:rPr>
                <w:rFonts w:ascii="Times New Roman" w:hAnsi="Times New Roman"/>
                <w:color w:val="000000"/>
                <w:szCs w:val="21"/>
                <w:u w:color="000000"/>
              </w:rPr>
            </w:pPr>
          </w:p>
        </w:tc>
        <w:tc>
          <w:tcPr>
            <w:tcW w:w="1000" w:type="dxa"/>
            <w:tcBorders>
              <w:top w:val="single" w:sz="4" w:space="0" w:color="auto"/>
              <w:left w:val="single" w:sz="4" w:space="0" w:color="auto"/>
              <w:bottom w:val="single" w:sz="4" w:space="0" w:color="auto"/>
              <w:right w:val="single" w:sz="4" w:space="0" w:color="auto"/>
            </w:tcBorders>
            <w:vAlign w:val="center"/>
          </w:tcPr>
          <w:p w:rsidR="00474C42" w:rsidRPr="000B60BF" w:rsidRDefault="002C3AB5">
            <w:pPr>
              <w:autoSpaceDE w:val="0"/>
              <w:jc w:val="center"/>
              <w:rPr>
                <w:rFonts w:ascii="Times New Roman" w:hAnsi="Times New Roman"/>
                <w:color w:val="000000"/>
                <w:szCs w:val="21"/>
                <w:u w:color="000000"/>
              </w:rPr>
            </w:pPr>
            <w:r w:rsidRPr="000B60BF">
              <w:rPr>
                <w:rFonts w:ascii="Times New Roman" w:hAnsi="Times New Roman"/>
                <w:szCs w:val="21"/>
              </w:rPr>
              <w:t>环境</w:t>
            </w:r>
          </w:p>
          <w:p w:rsidR="00474C42" w:rsidRPr="000B60BF" w:rsidRDefault="002C3AB5">
            <w:pPr>
              <w:autoSpaceDE w:val="0"/>
              <w:jc w:val="center"/>
              <w:textAlignment w:val="baseline"/>
              <w:rPr>
                <w:rFonts w:ascii="Times New Roman" w:hAnsi="Times New Roman"/>
                <w:color w:val="000000"/>
                <w:szCs w:val="21"/>
                <w:u w:color="000000"/>
              </w:rPr>
            </w:pPr>
            <w:r w:rsidRPr="000B60BF">
              <w:rPr>
                <w:rFonts w:ascii="Times New Roman" w:hAnsi="Times New Roman"/>
                <w:szCs w:val="21"/>
              </w:rPr>
              <w:t>效益</w:t>
            </w:r>
          </w:p>
        </w:tc>
        <w:tc>
          <w:tcPr>
            <w:tcW w:w="1175" w:type="dxa"/>
            <w:tcBorders>
              <w:top w:val="single" w:sz="4" w:space="0" w:color="auto"/>
              <w:left w:val="single" w:sz="4" w:space="0" w:color="auto"/>
              <w:bottom w:val="single" w:sz="4" w:space="0" w:color="auto"/>
              <w:right w:val="single" w:sz="12" w:space="0" w:color="auto"/>
            </w:tcBorders>
            <w:vAlign w:val="center"/>
          </w:tcPr>
          <w:p w:rsidR="00474C42" w:rsidRPr="000B60BF" w:rsidRDefault="002C3AB5">
            <w:pPr>
              <w:autoSpaceDE w:val="0"/>
              <w:jc w:val="center"/>
              <w:rPr>
                <w:rFonts w:ascii="Times New Roman" w:hAnsi="Times New Roman"/>
                <w:color w:val="000000"/>
                <w:szCs w:val="21"/>
                <w:u w:color="000000"/>
              </w:rPr>
            </w:pPr>
            <w:r w:rsidRPr="000B60BF">
              <w:rPr>
                <w:rFonts w:ascii="Times New Roman" w:hAnsi="Times New Roman"/>
                <w:szCs w:val="21"/>
              </w:rPr>
              <w:t>经济效益</w:t>
            </w:r>
          </w:p>
          <w:p w:rsidR="00474C42" w:rsidRPr="000B60BF" w:rsidRDefault="002C3AB5">
            <w:pPr>
              <w:autoSpaceDE w:val="0"/>
              <w:jc w:val="center"/>
              <w:textAlignment w:val="baseline"/>
              <w:rPr>
                <w:rFonts w:ascii="Times New Roman" w:hAnsi="Times New Roman"/>
                <w:color w:val="000000"/>
                <w:szCs w:val="21"/>
                <w:u w:color="000000"/>
              </w:rPr>
            </w:pPr>
            <w:r w:rsidRPr="000B60BF">
              <w:rPr>
                <w:rFonts w:ascii="Times New Roman" w:hAnsi="Times New Roman"/>
                <w:szCs w:val="21"/>
              </w:rPr>
              <w:t>（元）</w:t>
            </w:r>
          </w:p>
        </w:tc>
      </w:tr>
      <w:tr w:rsidR="002C4773" w:rsidRPr="000B60BF">
        <w:trPr>
          <w:cantSplit/>
          <w:trHeight w:val="617"/>
          <w:jc w:val="center"/>
        </w:trPr>
        <w:tc>
          <w:tcPr>
            <w:tcW w:w="1057" w:type="dxa"/>
            <w:tcBorders>
              <w:top w:val="single" w:sz="12" w:space="0" w:color="auto"/>
              <w:left w:val="single" w:sz="12" w:space="0" w:color="auto"/>
              <w:bottom w:val="single" w:sz="4" w:space="0" w:color="auto"/>
              <w:right w:val="single" w:sz="4" w:space="0" w:color="auto"/>
            </w:tcBorders>
            <w:vAlign w:val="center"/>
          </w:tcPr>
          <w:p w:rsidR="002C4773" w:rsidRPr="000B60BF" w:rsidRDefault="002C4773" w:rsidP="00BA5B34">
            <w:pPr>
              <w:jc w:val="center"/>
              <w:rPr>
                <w:rFonts w:ascii="Times New Roman" w:hAnsi="Times New Roman"/>
                <w:color w:val="000000"/>
                <w:szCs w:val="21"/>
                <w:u w:color="000000"/>
              </w:rPr>
            </w:pPr>
            <w:r w:rsidRPr="00982C84">
              <w:rPr>
                <w:rFonts w:ascii="Times New Roman" w:hAnsi="Times New Roman"/>
                <w:kern w:val="0"/>
                <w:szCs w:val="21"/>
                <w:u w:color="000000"/>
              </w:rPr>
              <w:t>过程优化控制</w:t>
            </w:r>
          </w:p>
        </w:tc>
        <w:tc>
          <w:tcPr>
            <w:tcW w:w="1268" w:type="dxa"/>
            <w:tcBorders>
              <w:top w:val="single" w:sz="12" w:space="0" w:color="auto"/>
              <w:left w:val="single" w:sz="4" w:space="0" w:color="auto"/>
              <w:bottom w:val="single" w:sz="4" w:space="0" w:color="auto"/>
              <w:right w:val="single" w:sz="4" w:space="0" w:color="auto"/>
            </w:tcBorders>
            <w:vAlign w:val="center"/>
          </w:tcPr>
          <w:p w:rsidR="002C4773" w:rsidRDefault="002C4773" w:rsidP="00BA5B34">
            <w:pPr>
              <w:jc w:val="center"/>
              <w:rPr>
                <w:rFonts w:ascii="Times New Roman" w:hAnsi="Times New Roman"/>
                <w:szCs w:val="21"/>
              </w:rPr>
            </w:pPr>
            <w:commentRangeStart w:id="385"/>
            <w:r>
              <w:rPr>
                <w:rFonts w:ascii="Times New Roman" w:hAnsi="Times New Roman" w:hint="eastAsia"/>
                <w:szCs w:val="21"/>
              </w:rPr>
              <w:t>合成车间管道控制阀门更换</w:t>
            </w:r>
            <w:commentRangeEnd w:id="385"/>
            <w:r w:rsidR="001360CA">
              <w:rPr>
                <w:rStyle w:val="afe"/>
                <w:rFonts w:ascii="宋体" w:eastAsia="全真楷書" w:hAnsi="Times New Roman"/>
                <w:color w:val="000000"/>
                <w:kern w:val="0"/>
                <w:u w:color="000000"/>
              </w:rPr>
              <w:commentReference w:id="385"/>
            </w:r>
          </w:p>
        </w:tc>
        <w:tc>
          <w:tcPr>
            <w:tcW w:w="3901" w:type="dxa"/>
            <w:tcBorders>
              <w:top w:val="single" w:sz="12" w:space="0" w:color="auto"/>
              <w:left w:val="single" w:sz="4" w:space="0" w:color="auto"/>
              <w:bottom w:val="single" w:sz="4" w:space="0" w:color="auto"/>
              <w:right w:val="single" w:sz="4" w:space="0" w:color="auto"/>
            </w:tcBorders>
            <w:vAlign w:val="center"/>
          </w:tcPr>
          <w:p w:rsidR="002C4773" w:rsidRPr="00883B50" w:rsidRDefault="002C4773" w:rsidP="00BA5B34">
            <w:pPr>
              <w:jc w:val="center"/>
              <w:rPr>
                <w:rFonts w:ascii="Times New Roman" w:hAnsi="Times New Roman"/>
                <w:szCs w:val="21"/>
              </w:rPr>
            </w:pPr>
            <w:r>
              <w:rPr>
                <w:rFonts w:ascii="Times New Roman" w:hAnsi="Times New Roman" w:hint="eastAsia"/>
                <w:szCs w:val="21"/>
              </w:rPr>
              <w:t>合成车间管路阀门管道原为人工控制，且出现部分腐蚀，现更换为防腐防渗的电路自动控制阀门，减少了厂区环境污染风险，提高了厂区的自动化水平。</w:t>
            </w:r>
          </w:p>
        </w:tc>
        <w:tc>
          <w:tcPr>
            <w:tcW w:w="955" w:type="dxa"/>
            <w:tcBorders>
              <w:top w:val="single" w:sz="12" w:space="0" w:color="auto"/>
              <w:left w:val="single" w:sz="4" w:space="0" w:color="auto"/>
              <w:bottom w:val="single" w:sz="4" w:space="0" w:color="auto"/>
              <w:right w:val="single" w:sz="4" w:space="0" w:color="auto"/>
            </w:tcBorders>
            <w:vAlign w:val="center"/>
          </w:tcPr>
          <w:p w:rsidR="002C4773" w:rsidRPr="00982C84" w:rsidRDefault="002C4773" w:rsidP="00BA5B34">
            <w:pPr>
              <w:jc w:val="center"/>
              <w:rPr>
                <w:rFonts w:ascii="Times New Roman" w:hAnsi="Times New Roman"/>
                <w:szCs w:val="21"/>
              </w:rPr>
            </w:pPr>
            <w:r>
              <w:rPr>
                <w:rFonts w:ascii="Times New Roman" w:hAnsi="Times New Roman" w:hint="eastAsia"/>
                <w:szCs w:val="21"/>
              </w:rPr>
              <w:t>2.5</w:t>
            </w:r>
          </w:p>
        </w:tc>
        <w:tc>
          <w:tcPr>
            <w:tcW w:w="1000" w:type="dxa"/>
            <w:tcBorders>
              <w:top w:val="single" w:sz="4" w:space="0" w:color="auto"/>
              <w:left w:val="single" w:sz="4" w:space="0" w:color="auto"/>
              <w:bottom w:val="single" w:sz="4" w:space="0" w:color="auto"/>
              <w:right w:val="single" w:sz="4" w:space="0" w:color="auto"/>
            </w:tcBorders>
            <w:vAlign w:val="center"/>
          </w:tcPr>
          <w:p w:rsidR="002C4773" w:rsidRPr="00982C84" w:rsidRDefault="002C4773" w:rsidP="00690C4A">
            <w:pPr>
              <w:jc w:val="center"/>
              <w:rPr>
                <w:rFonts w:ascii="Times New Roman" w:hAnsi="Times New Roman"/>
                <w:szCs w:val="21"/>
              </w:rPr>
            </w:pPr>
            <w:r>
              <w:rPr>
                <w:rFonts w:ascii="Times New Roman" w:hAnsi="Times New Roman" w:hint="eastAsia"/>
                <w:szCs w:val="21"/>
              </w:rPr>
              <w:t>减少厂区污染风险</w:t>
            </w:r>
          </w:p>
        </w:tc>
        <w:tc>
          <w:tcPr>
            <w:tcW w:w="1175" w:type="dxa"/>
            <w:tcBorders>
              <w:top w:val="single" w:sz="4" w:space="0" w:color="auto"/>
              <w:left w:val="single" w:sz="4" w:space="0" w:color="auto"/>
              <w:bottom w:val="single" w:sz="4" w:space="0" w:color="auto"/>
              <w:right w:val="single" w:sz="12" w:space="0" w:color="auto"/>
            </w:tcBorders>
            <w:vAlign w:val="center"/>
          </w:tcPr>
          <w:p w:rsidR="002C4773" w:rsidRPr="00982C84" w:rsidRDefault="002C4773" w:rsidP="00690C4A">
            <w:pPr>
              <w:jc w:val="center"/>
              <w:rPr>
                <w:rFonts w:ascii="Times New Roman" w:hAnsi="Times New Roman"/>
                <w:szCs w:val="21"/>
              </w:rPr>
            </w:pPr>
            <w:r>
              <w:rPr>
                <w:rFonts w:ascii="Times New Roman" w:hAnsi="宋体" w:hint="eastAsia"/>
                <w:szCs w:val="21"/>
              </w:rPr>
              <w:t>—</w:t>
            </w:r>
          </w:p>
        </w:tc>
      </w:tr>
      <w:tr w:rsidR="00A35FD2" w:rsidRPr="000B60BF">
        <w:trPr>
          <w:cantSplit/>
          <w:trHeight w:val="617"/>
          <w:jc w:val="center"/>
        </w:trPr>
        <w:tc>
          <w:tcPr>
            <w:tcW w:w="1057" w:type="dxa"/>
            <w:tcBorders>
              <w:top w:val="single" w:sz="12" w:space="0" w:color="auto"/>
              <w:left w:val="single" w:sz="12" w:space="0" w:color="auto"/>
              <w:bottom w:val="single" w:sz="4" w:space="0" w:color="auto"/>
              <w:right w:val="single" w:sz="4" w:space="0" w:color="auto"/>
            </w:tcBorders>
            <w:vAlign w:val="center"/>
          </w:tcPr>
          <w:p w:rsidR="00A35FD2" w:rsidRPr="000B60BF" w:rsidRDefault="00A35FD2" w:rsidP="00BA5B34">
            <w:pPr>
              <w:jc w:val="center"/>
              <w:rPr>
                <w:rFonts w:ascii="Times New Roman" w:hAnsi="Times New Roman"/>
                <w:color w:val="000000"/>
                <w:szCs w:val="21"/>
                <w:u w:color="000000"/>
              </w:rPr>
            </w:pPr>
            <w:r w:rsidRPr="00982C84">
              <w:rPr>
                <w:rFonts w:ascii="Times New Roman" w:hAnsi="Times New Roman"/>
                <w:kern w:val="0"/>
                <w:szCs w:val="21"/>
                <w:u w:color="000000"/>
              </w:rPr>
              <w:t>设备维护和更新</w:t>
            </w:r>
          </w:p>
        </w:tc>
        <w:tc>
          <w:tcPr>
            <w:tcW w:w="1268" w:type="dxa"/>
            <w:tcBorders>
              <w:top w:val="single" w:sz="12" w:space="0" w:color="auto"/>
              <w:left w:val="single" w:sz="4" w:space="0" w:color="auto"/>
              <w:bottom w:val="single" w:sz="4" w:space="0" w:color="auto"/>
              <w:right w:val="single" w:sz="4" w:space="0" w:color="auto"/>
            </w:tcBorders>
            <w:vAlign w:val="center"/>
          </w:tcPr>
          <w:p w:rsidR="00A35FD2" w:rsidRPr="00982C84" w:rsidRDefault="00A35FD2" w:rsidP="00BA5B34">
            <w:pPr>
              <w:jc w:val="center"/>
              <w:rPr>
                <w:rFonts w:ascii="Times New Roman" w:hAnsi="Times New Roman"/>
                <w:szCs w:val="21"/>
              </w:rPr>
            </w:pPr>
            <w:commentRangeStart w:id="386"/>
            <w:r>
              <w:rPr>
                <w:rFonts w:ascii="Times New Roman" w:hAnsi="Times New Roman" w:hint="eastAsia"/>
                <w:szCs w:val="21"/>
              </w:rPr>
              <w:t>反应釜密封圈更换</w:t>
            </w:r>
            <w:commentRangeEnd w:id="386"/>
            <w:r w:rsidR="001360CA">
              <w:rPr>
                <w:rStyle w:val="afe"/>
                <w:rFonts w:ascii="宋体" w:eastAsia="全真楷書" w:hAnsi="Times New Roman"/>
                <w:color w:val="000000"/>
                <w:kern w:val="0"/>
                <w:u w:color="000000"/>
              </w:rPr>
              <w:commentReference w:id="386"/>
            </w:r>
          </w:p>
        </w:tc>
        <w:tc>
          <w:tcPr>
            <w:tcW w:w="3901" w:type="dxa"/>
            <w:tcBorders>
              <w:top w:val="single" w:sz="12" w:space="0" w:color="auto"/>
              <w:left w:val="single" w:sz="4" w:space="0" w:color="auto"/>
              <w:bottom w:val="single" w:sz="4" w:space="0" w:color="auto"/>
              <w:right w:val="single" w:sz="4" w:space="0" w:color="auto"/>
            </w:tcBorders>
            <w:vAlign w:val="center"/>
          </w:tcPr>
          <w:p w:rsidR="00A35FD2" w:rsidRPr="00982C84" w:rsidRDefault="00A35FD2" w:rsidP="00BA5B34">
            <w:pPr>
              <w:jc w:val="center"/>
              <w:rPr>
                <w:rFonts w:ascii="Times New Roman" w:hAnsi="Times New Roman"/>
                <w:szCs w:val="21"/>
              </w:rPr>
            </w:pPr>
            <w:r>
              <w:rPr>
                <w:rFonts w:ascii="Times New Roman" w:hAnsi="Times New Roman" w:hint="eastAsia"/>
                <w:szCs w:val="21"/>
              </w:rPr>
              <w:t>由于使用年限较久，反应釜密封圈有部分腐蚀、破损现象，现更换合成车间反应釜密封圈，防止“跑、冒、滴、漏”现象，减少了厂区污染风险。</w:t>
            </w:r>
          </w:p>
        </w:tc>
        <w:tc>
          <w:tcPr>
            <w:tcW w:w="955" w:type="dxa"/>
            <w:tcBorders>
              <w:top w:val="single" w:sz="12" w:space="0" w:color="auto"/>
              <w:left w:val="single" w:sz="4" w:space="0" w:color="auto"/>
              <w:bottom w:val="single" w:sz="4" w:space="0" w:color="auto"/>
              <w:right w:val="single" w:sz="4" w:space="0" w:color="auto"/>
            </w:tcBorders>
            <w:vAlign w:val="center"/>
          </w:tcPr>
          <w:p w:rsidR="00A35FD2" w:rsidRPr="00982C84" w:rsidRDefault="00A35FD2" w:rsidP="00BA5B34">
            <w:pPr>
              <w:jc w:val="center"/>
              <w:rPr>
                <w:rFonts w:ascii="Times New Roman" w:hAnsi="Times New Roman"/>
                <w:szCs w:val="21"/>
              </w:rPr>
            </w:pPr>
            <w:r>
              <w:rPr>
                <w:rFonts w:ascii="Times New Roman" w:hAnsi="Times New Roman" w:hint="eastAsia"/>
                <w:szCs w:val="21"/>
              </w:rPr>
              <w:t>0.8</w:t>
            </w:r>
          </w:p>
        </w:tc>
        <w:tc>
          <w:tcPr>
            <w:tcW w:w="1000"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5B568D">
            <w:pPr>
              <w:jc w:val="center"/>
              <w:rPr>
                <w:rFonts w:ascii="Times New Roman" w:hAnsi="Times New Roman"/>
                <w:szCs w:val="21"/>
              </w:rPr>
            </w:pPr>
            <w:r>
              <w:rPr>
                <w:rFonts w:ascii="Times New Roman" w:hAnsi="Times New Roman" w:hint="eastAsia"/>
                <w:szCs w:val="21"/>
              </w:rPr>
              <w:t>减少厂区污染风险</w:t>
            </w:r>
          </w:p>
        </w:tc>
        <w:tc>
          <w:tcPr>
            <w:tcW w:w="1175" w:type="dxa"/>
            <w:tcBorders>
              <w:top w:val="single" w:sz="4" w:space="0" w:color="auto"/>
              <w:left w:val="single" w:sz="4" w:space="0" w:color="auto"/>
              <w:bottom w:val="single" w:sz="4" w:space="0" w:color="auto"/>
              <w:right w:val="single" w:sz="12" w:space="0" w:color="auto"/>
            </w:tcBorders>
            <w:vAlign w:val="center"/>
          </w:tcPr>
          <w:p w:rsidR="00A35FD2" w:rsidRPr="00982C84" w:rsidRDefault="00A35FD2" w:rsidP="005B568D">
            <w:pPr>
              <w:jc w:val="center"/>
              <w:rPr>
                <w:rFonts w:ascii="Times New Roman" w:hAnsi="Times New Roman"/>
                <w:szCs w:val="21"/>
              </w:rPr>
            </w:pPr>
            <w:r>
              <w:rPr>
                <w:rFonts w:ascii="Times New Roman" w:hAnsi="Times New Roman" w:hint="eastAsia"/>
                <w:szCs w:val="21"/>
              </w:rPr>
              <w:t>—</w:t>
            </w:r>
          </w:p>
        </w:tc>
      </w:tr>
      <w:tr w:rsidR="00A35FD2" w:rsidRPr="000B60BF" w:rsidTr="00081D7A">
        <w:trPr>
          <w:cantSplit/>
          <w:trHeight w:val="617"/>
          <w:jc w:val="center"/>
        </w:trPr>
        <w:tc>
          <w:tcPr>
            <w:tcW w:w="1057" w:type="dxa"/>
            <w:tcBorders>
              <w:top w:val="single" w:sz="4" w:space="0" w:color="auto"/>
              <w:left w:val="single" w:sz="12" w:space="0" w:color="auto"/>
              <w:bottom w:val="single" w:sz="4" w:space="0" w:color="auto"/>
              <w:right w:val="single" w:sz="4" w:space="0" w:color="auto"/>
            </w:tcBorders>
            <w:vAlign w:val="center"/>
          </w:tcPr>
          <w:p w:rsidR="00A35FD2" w:rsidRPr="000B60BF" w:rsidRDefault="00A35FD2" w:rsidP="00BA5B34">
            <w:pPr>
              <w:jc w:val="center"/>
              <w:rPr>
                <w:rFonts w:ascii="Times New Roman" w:hAnsi="Times New Roman"/>
                <w:color w:val="000000"/>
                <w:szCs w:val="21"/>
                <w:u w:color="000000"/>
              </w:rPr>
            </w:pPr>
            <w:r w:rsidRPr="00982C84">
              <w:rPr>
                <w:rFonts w:ascii="Times New Roman" w:hAnsi="Times New Roman"/>
                <w:kern w:val="0"/>
                <w:szCs w:val="21"/>
                <w:u w:color="000000"/>
              </w:rPr>
              <w:t>产品更换或改进</w:t>
            </w:r>
          </w:p>
        </w:tc>
        <w:tc>
          <w:tcPr>
            <w:tcW w:w="1268" w:type="dxa"/>
            <w:tcBorders>
              <w:top w:val="single" w:sz="4" w:space="0" w:color="auto"/>
              <w:left w:val="single" w:sz="4" w:space="0" w:color="auto"/>
              <w:bottom w:val="single" w:sz="4" w:space="0" w:color="auto"/>
              <w:right w:val="single" w:sz="4" w:space="0" w:color="auto"/>
            </w:tcBorders>
            <w:vAlign w:val="center"/>
          </w:tcPr>
          <w:p w:rsidR="00A35FD2" w:rsidRPr="000B60BF" w:rsidRDefault="00A35FD2" w:rsidP="00BA5B34">
            <w:pPr>
              <w:jc w:val="center"/>
              <w:textAlignment w:val="baseline"/>
              <w:rPr>
                <w:rFonts w:ascii="Times New Roman" w:hAnsi="Times New Roman"/>
                <w:szCs w:val="21"/>
              </w:rPr>
            </w:pPr>
            <w:r>
              <w:rPr>
                <w:rFonts w:ascii="Times New Roman" w:hAnsi="Times New Roman" w:hint="eastAsia"/>
                <w:szCs w:val="21"/>
              </w:rPr>
              <w:t>改变</w:t>
            </w:r>
            <w:r>
              <w:rPr>
                <w:rFonts w:ascii="Times New Roman" w:hAnsi="Times New Roman"/>
                <w:szCs w:val="21"/>
              </w:rPr>
              <w:t>产品包装</w:t>
            </w:r>
          </w:p>
        </w:tc>
        <w:tc>
          <w:tcPr>
            <w:tcW w:w="3901" w:type="dxa"/>
            <w:tcBorders>
              <w:top w:val="single" w:sz="4" w:space="0" w:color="auto"/>
              <w:left w:val="single" w:sz="4" w:space="0" w:color="auto"/>
              <w:bottom w:val="single" w:sz="4" w:space="0" w:color="auto"/>
              <w:right w:val="single" w:sz="4" w:space="0" w:color="auto"/>
            </w:tcBorders>
            <w:vAlign w:val="center"/>
          </w:tcPr>
          <w:p w:rsidR="00A35FD2" w:rsidRPr="00EF3518" w:rsidRDefault="00A35FD2" w:rsidP="00BA5B34">
            <w:pPr>
              <w:jc w:val="center"/>
              <w:rPr>
                <w:rFonts w:ascii="Times New Roman" w:hAnsi="Times New Roman"/>
                <w:color w:val="FF0000"/>
                <w:szCs w:val="21"/>
              </w:rPr>
            </w:pPr>
            <w:r>
              <w:rPr>
                <w:rFonts w:ascii="Times New Roman" w:hAnsi="Times New Roman" w:hint="eastAsia"/>
                <w:szCs w:val="21"/>
              </w:rPr>
              <w:t>原产品</w:t>
            </w:r>
            <w:r>
              <w:rPr>
                <w:rFonts w:ascii="Times New Roman" w:hAnsi="Times New Roman"/>
                <w:szCs w:val="21"/>
              </w:rPr>
              <w:t>包装为</w:t>
            </w:r>
            <w:r>
              <w:rPr>
                <w:rFonts w:ascii="Times New Roman" w:hAnsi="Times New Roman" w:hint="eastAsia"/>
                <w:szCs w:val="21"/>
              </w:rPr>
              <w:t>25kg</w:t>
            </w:r>
            <w:r>
              <w:rPr>
                <w:rFonts w:ascii="Times New Roman" w:hAnsi="Times New Roman"/>
                <w:szCs w:val="21"/>
              </w:rPr>
              <w:t>纸桶包装</w:t>
            </w:r>
            <w:r>
              <w:rPr>
                <w:rFonts w:ascii="Times New Roman" w:hAnsi="Times New Roman" w:hint="eastAsia"/>
                <w:szCs w:val="21"/>
              </w:rPr>
              <w:t>，纸桶材质较硬，产品出口产生粉尘较多，运送过程容易破裂，造成产品浪费，现更换为</w:t>
            </w:r>
            <w:r>
              <w:rPr>
                <w:rFonts w:ascii="Times New Roman" w:hAnsi="Times New Roman" w:hint="eastAsia"/>
                <w:szCs w:val="21"/>
              </w:rPr>
              <w:t>25kg</w:t>
            </w:r>
            <w:r>
              <w:rPr>
                <w:rFonts w:ascii="Times New Roman" w:hAnsi="Times New Roman" w:hint="eastAsia"/>
                <w:szCs w:val="21"/>
              </w:rPr>
              <w:t>编织袋进行包装，可以将编织袋口和产品出口套牢固定，减少粉尘车间内无组织排放，并减少运送转移过程中的产品浪费。</w:t>
            </w:r>
          </w:p>
        </w:tc>
        <w:tc>
          <w:tcPr>
            <w:tcW w:w="955" w:type="dxa"/>
            <w:tcBorders>
              <w:top w:val="single" w:sz="4" w:space="0" w:color="auto"/>
              <w:left w:val="single" w:sz="4" w:space="0" w:color="auto"/>
              <w:bottom w:val="single" w:sz="4" w:space="0" w:color="auto"/>
              <w:right w:val="single" w:sz="4" w:space="0" w:color="auto"/>
            </w:tcBorders>
            <w:vAlign w:val="center"/>
          </w:tcPr>
          <w:p w:rsidR="00A35FD2" w:rsidRPr="000B60BF" w:rsidRDefault="00A35FD2" w:rsidP="00BA5B34">
            <w:pPr>
              <w:jc w:val="center"/>
              <w:textAlignment w:val="baseline"/>
              <w:rPr>
                <w:rFonts w:ascii="Times New Roman" w:hAnsi="Times New Roman"/>
                <w:szCs w:val="21"/>
              </w:rPr>
            </w:pPr>
            <w:r w:rsidRPr="000B60BF">
              <w:rPr>
                <w:rFonts w:ascii="Times New Roman" w:hAnsi="Times New Roman"/>
                <w:szCs w:val="21"/>
              </w:rPr>
              <w:t>1</w:t>
            </w:r>
          </w:p>
        </w:tc>
        <w:tc>
          <w:tcPr>
            <w:tcW w:w="1000"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5B568D">
            <w:pPr>
              <w:jc w:val="center"/>
              <w:textAlignment w:val="baseline"/>
              <w:rPr>
                <w:rFonts w:ascii="Times New Roman" w:hAnsi="Times New Roman"/>
                <w:szCs w:val="21"/>
              </w:rPr>
            </w:pPr>
            <w:r w:rsidRPr="00982C84">
              <w:rPr>
                <w:rFonts w:ascii="Times New Roman" w:hAnsi="Times New Roman"/>
                <w:szCs w:val="21"/>
              </w:rPr>
              <w:t>减少污染风险</w:t>
            </w:r>
          </w:p>
        </w:tc>
        <w:tc>
          <w:tcPr>
            <w:tcW w:w="1175" w:type="dxa"/>
            <w:tcBorders>
              <w:top w:val="single" w:sz="4" w:space="0" w:color="auto"/>
              <w:left w:val="single" w:sz="4" w:space="0" w:color="auto"/>
              <w:bottom w:val="single" w:sz="4" w:space="0" w:color="auto"/>
              <w:right w:val="single" w:sz="12" w:space="0" w:color="auto"/>
            </w:tcBorders>
            <w:vAlign w:val="center"/>
          </w:tcPr>
          <w:p w:rsidR="00A35FD2" w:rsidRPr="00982C84" w:rsidRDefault="00A35FD2" w:rsidP="005B568D">
            <w:pPr>
              <w:jc w:val="center"/>
              <w:textAlignment w:val="baseline"/>
              <w:rPr>
                <w:rFonts w:ascii="Times New Roman" w:hAnsi="Times New Roman"/>
                <w:szCs w:val="21"/>
              </w:rPr>
            </w:pPr>
            <w:r w:rsidRPr="00982C84">
              <w:rPr>
                <w:rFonts w:ascii="Times New Roman" w:hAnsi="Times New Roman"/>
                <w:szCs w:val="21"/>
              </w:rPr>
              <w:t>年节约</w:t>
            </w:r>
            <w:r w:rsidRPr="00982C84">
              <w:rPr>
                <w:rFonts w:ascii="Times New Roman" w:hAnsi="Times New Roman" w:hint="eastAsia"/>
                <w:szCs w:val="21"/>
              </w:rPr>
              <w:t>产品</w:t>
            </w:r>
            <w:r w:rsidRPr="00982C84">
              <w:rPr>
                <w:rFonts w:ascii="Times New Roman" w:hAnsi="Times New Roman"/>
                <w:szCs w:val="21"/>
              </w:rPr>
              <w:t>浪费</w:t>
            </w:r>
            <w:r>
              <w:rPr>
                <w:rFonts w:ascii="Times New Roman" w:hAnsi="Times New Roman" w:hint="eastAsia"/>
                <w:szCs w:val="21"/>
              </w:rPr>
              <w:t>1</w:t>
            </w:r>
            <w:r w:rsidRPr="00982C84">
              <w:rPr>
                <w:rFonts w:ascii="Times New Roman" w:hAnsi="Times New Roman" w:hint="eastAsia"/>
                <w:szCs w:val="21"/>
              </w:rPr>
              <w:t>t</w:t>
            </w:r>
            <w:r>
              <w:rPr>
                <w:rFonts w:ascii="Times New Roman" w:hAnsi="Times New Roman" w:hint="eastAsia"/>
                <w:szCs w:val="21"/>
              </w:rPr>
              <w:t>，产生经济效益</w:t>
            </w:r>
            <w:r>
              <w:rPr>
                <w:rFonts w:ascii="Times New Roman" w:hAnsi="Times New Roman" w:hint="eastAsia"/>
                <w:szCs w:val="21"/>
              </w:rPr>
              <w:t>0.8</w:t>
            </w:r>
            <w:r>
              <w:rPr>
                <w:rFonts w:ascii="Times New Roman" w:hAnsi="Times New Roman" w:hint="eastAsia"/>
                <w:szCs w:val="21"/>
              </w:rPr>
              <w:t>万元</w:t>
            </w:r>
          </w:p>
        </w:tc>
      </w:tr>
      <w:tr w:rsidR="002C4773" w:rsidRPr="000B60BF" w:rsidTr="00081D7A">
        <w:trPr>
          <w:cantSplit/>
          <w:trHeight w:val="617"/>
          <w:jc w:val="center"/>
        </w:trPr>
        <w:tc>
          <w:tcPr>
            <w:tcW w:w="1057" w:type="dxa"/>
            <w:tcBorders>
              <w:top w:val="single" w:sz="4" w:space="0" w:color="auto"/>
              <w:left w:val="single" w:sz="12" w:space="0" w:color="auto"/>
              <w:bottom w:val="single" w:sz="4" w:space="0" w:color="auto"/>
              <w:right w:val="single" w:sz="4" w:space="0" w:color="auto"/>
            </w:tcBorders>
            <w:vAlign w:val="center"/>
          </w:tcPr>
          <w:p w:rsidR="002C4773" w:rsidRDefault="002C4773" w:rsidP="00BA5B34">
            <w:pPr>
              <w:jc w:val="center"/>
              <w:rPr>
                <w:rFonts w:ascii="Times New Roman" w:hAnsi="Times New Roman"/>
                <w:color w:val="000000"/>
                <w:szCs w:val="21"/>
                <w:u w:color="000000"/>
              </w:rPr>
            </w:pPr>
            <w:r>
              <w:rPr>
                <w:rFonts w:ascii="Times New Roman" w:hAnsi="Times New Roman"/>
                <w:szCs w:val="21"/>
              </w:rPr>
              <w:t>废弃物回收利用和循环使用</w:t>
            </w:r>
          </w:p>
        </w:tc>
        <w:tc>
          <w:tcPr>
            <w:tcW w:w="1268" w:type="dxa"/>
            <w:tcBorders>
              <w:top w:val="single" w:sz="4" w:space="0" w:color="auto"/>
              <w:left w:val="single" w:sz="4" w:space="0" w:color="auto"/>
              <w:bottom w:val="single" w:sz="4" w:space="0" w:color="auto"/>
              <w:right w:val="single" w:sz="4" w:space="0" w:color="auto"/>
            </w:tcBorders>
            <w:vAlign w:val="center"/>
          </w:tcPr>
          <w:p w:rsidR="002C4773" w:rsidRPr="00D54AC8" w:rsidRDefault="002C4773" w:rsidP="00BA5B34">
            <w:pPr>
              <w:spacing w:line="300" w:lineRule="exact"/>
              <w:jc w:val="center"/>
              <w:textAlignment w:val="baseline"/>
              <w:rPr>
                <w:rFonts w:ascii="Times New Roman" w:hAnsi="Times New Roman"/>
                <w:szCs w:val="21"/>
              </w:rPr>
            </w:pPr>
            <w:r w:rsidRPr="00D54AC8">
              <w:rPr>
                <w:rFonts w:ascii="Times New Roman" w:hAnsi="宋体" w:hint="eastAsia"/>
                <w:szCs w:val="21"/>
              </w:rPr>
              <w:t>蒸汽回收利用</w:t>
            </w:r>
          </w:p>
        </w:tc>
        <w:tc>
          <w:tcPr>
            <w:tcW w:w="3901" w:type="dxa"/>
            <w:tcBorders>
              <w:top w:val="single" w:sz="4" w:space="0" w:color="auto"/>
              <w:left w:val="single" w:sz="4" w:space="0" w:color="auto"/>
              <w:bottom w:val="single" w:sz="4" w:space="0" w:color="auto"/>
              <w:right w:val="single" w:sz="4" w:space="0" w:color="auto"/>
            </w:tcBorders>
            <w:vAlign w:val="center"/>
          </w:tcPr>
          <w:p w:rsidR="002C4773" w:rsidRPr="00D54AC8" w:rsidRDefault="002C4773" w:rsidP="00BA5B34">
            <w:pPr>
              <w:pStyle w:val="af9"/>
              <w:spacing w:line="300" w:lineRule="exact"/>
              <w:ind w:firstLine="0"/>
              <w:jc w:val="center"/>
              <w:rPr>
                <w:rFonts w:ascii="Times New Roman"/>
                <w:color w:val="auto"/>
                <w:sz w:val="21"/>
                <w:szCs w:val="21"/>
              </w:rPr>
            </w:pPr>
            <w:r w:rsidRPr="00D54AC8">
              <w:rPr>
                <w:rFonts w:ascii="Times New Roman" w:hAnsi="宋体" w:hint="eastAsia"/>
                <w:color w:val="auto"/>
                <w:sz w:val="21"/>
                <w:szCs w:val="21"/>
              </w:rPr>
              <w:t>合成车间所用蒸汽直接挥发排放，现冷凝后回收利用于生产。</w:t>
            </w:r>
          </w:p>
        </w:tc>
        <w:tc>
          <w:tcPr>
            <w:tcW w:w="955" w:type="dxa"/>
            <w:tcBorders>
              <w:top w:val="single" w:sz="4" w:space="0" w:color="auto"/>
              <w:left w:val="single" w:sz="4" w:space="0" w:color="auto"/>
              <w:bottom w:val="single" w:sz="4" w:space="0" w:color="auto"/>
              <w:right w:val="single" w:sz="4" w:space="0" w:color="auto"/>
            </w:tcBorders>
            <w:vAlign w:val="center"/>
          </w:tcPr>
          <w:p w:rsidR="002C4773" w:rsidRPr="00D54AC8" w:rsidRDefault="002C4773" w:rsidP="00BA5B34">
            <w:pPr>
              <w:spacing w:line="300" w:lineRule="exact"/>
              <w:jc w:val="center"/>
              <w:textAlignment w:val="baseline"/>
              <w:rPr>
                <w:rFonts w:ascii="Times New Roman" w:hAnsi="Times New Roman"/>
                <w:szCs w:val="21"/>
              </w:rPr>
            </w:pPr>
            <w:r w:rsidRPr="00D54AC8">
              <w:rPr>
                <w:rFonts w:ascii="Times New Roman" w:hAnsi="Times New Roman" w:hint="eastAsia"/>
                <w:szCs w:val="21"/>
              </w:rPr>
              <w:t>2</w:t>
            </w:r>
          </w:p>
        </w:tc>
        <w:tc>
          <w:tcPr>
            <w:tcW w:w="1000" w:type="dxa"/>
            <w:tcBorders>
              <w:top w:val="single" w:sz="4" w:space="0" w:color="auto"/>
              <w:left w:val="single" w:sz="4" w:space="0" w:color="auto"/>
              <w:bottom w:val="single" w:sz="4" w:space="0" w:color="auto"/>
              <w:right w:val="single" w:sz="4" w:space="0" w:color="auto"/>
            </w:tcBorders>
            <w:vAlign w:val="center"/>
          </w:tcPr>
          <w:p w:rsidR="002C4773" w:rsidRPr="00D54AC8" w:rsidRDefault="002C4773" w:rsidP="00690C4A">
            <w:pPr>
              <w:spacing w:line="300" w:lineRule="exact"/>
              <w:jc w:val="center"/>
              <w:textAlignment w:val="baseline"/>
              <w:rPr>
                <w:rFonts w:ascii="Times New Roman" w:hAnsi="Times New Roman"/>
                <w:szCs w:val="21"/>
              </w:rPr>
            </w:pPr>
            <w:r w:rsidRPr="00D54AC8">
              <w:rPr>
                <w:rFonts w:ascii="Times New Roman" w:hAnsi="宋体"/>
                <w:szCs w:val="21"/>
              </w:rPr>
              <w:t>年节</w:t>
            </w:r>
            <w:r w:rsidRPr="00D54AC8">
              <w:rPr>
                <w:rFonts w:ascii="Times New Roman" w:hAnsi="宋体" w:hint="eastAsia"/>
                <w:szCs w:val="21"/>
              </w:rPr>
              <w:t>水</w:t>
            </w:r>
            <w:r w:rsidRPr="00D54AC8">
              <w:rPr>
                <w:rFonts w:ascii="Times New Roman" w:hAnsi="宋体" w:hint="eastAsia"/>
                <w:szCs w:val="21"/>
              </w:rPr>
              <w:t>3900t</w:t>
            </w:r>
          </w:p>
        </w:tc>
        <w:tc>
          <w:tcPr>
            <w:tcW w:w="1175" w:type="dxa"/>
            <w:tcBorders>
              <w:top w:val="single" w:sz="4" w:space="0" w:color="auto"/>
              <w:left w:val="single" w:sz="4" w:space="0" w:color="auto"/>
              <w:bottom w:val="single" w:sz="4" w:space="0" w:color="auto"/>
              <w:right w:val="single" w:sz="12" w:space="0" w:color="auto"/>
            </w:tcBorders>
            <w:vAlign w:val="center"/>
          </w:tcPr>
          <w:p w:rsidR="002C4773" w:rsidRPr="00D54AC8" w:rsidRDefault="002C4773" w:rsidP="002C4773">
            <w:pPr>
              <w:spacing w:line="300" w:lineRule="exact"/>
              <w:jc w:val="center"/>
              <w:textAlignment w:val="baseline"/>
              <w:rPr>
                <w:rFonts w:ascii="Times New Roman" w:hAnsi="Times New Roman"/>
                <w:szCs w:val="21"/>
              </w:rPr>
            </w:pPr>
            <w:r w:rsidRPr="00D54AC8">
              <w:rPr>
                <w:rFonts w:ascii="Times New Roman" w:hAnsi="宋体"/>
                <w:szCs w:val="21"/>
              </w:rPr>
              <w:t>年节省</w:t>
            </w:r>
            <w:r w:rsidRPr="00D54AC8">
              <w:rPr>
                <w:rFonts w:ascii="Times New Roman" w:hAnsi="宋体" w:hint="eastAsia"/>
                <w:szCs w:val="21"/>
              </w:rPr>
              <w:t>水费</w:t>
            </w:r>
            <w:r w:rsidRPr="00D54AC8">
              <w:rPr>
                <w:rFonts w:ascii="Times New Roman" w:hAnsi="Times New Roman" w:hint="eastAsia"/>
                <w:szCs w:val="21"/>
              </w:rPr>
              <w:t>1</w:t>
            </w:r>
            <w:r w:rsidRPr="00D54AC8">
              <w:rPr>
                <w:rFonts w:ascii="Times New Roman" w:hAnsi="Times New Roman"/>
                <w:szCs w:val="21"/>
              </w:rPr>
              <w:t>.6</w:t>
            </w:r>
            <w:r w:rsidRPr="00D54AC8">
              <w:rPr>
                <w:rFonts w:ascii="Times New Roman" w:hAnsi="宋体"/>
                <w:szCs w:val="21"/>
              </w:rPr>
              <w:t>万元</w:t>
            </w:r>
          </w:p>
        </w:tc>
      </w:tr>
      <w:tr w:rsidR="00A35FD2" w:rsidRPr="000B60BF" w:rsidTr="00690C4A">
        <w:trPr>
          <w:cantSplit/>
          <w:trHeight w:val="617"/>
          <w:jc w:val="center"/>
        </w:trPr>
        <w:tc>
          <w:tcPr>
            <w:tcW w:w="1057" w:type="dxa"/>
            <w:vMerge w:val="restart"/>
            <w:tcBorders>
              <w:left w:val="single" w:sz="12" w:space="0" w:color="auto"/>
              <w:right w:val="single" w:sz="4" w:space="0" w:color="auto"/>
            </w:tcBorders>
            <w:vAlign w:val="center"/>
          </w:tcPr>
          <w:p w:rsidR="00A35FD2" w:rsidRPr="000B60BF" w:rsidRDefault="00A35FD2" w:rsidP="00BA5B34">
            <w:pPr>
              <w:autoSpaceDE w:val="0"/>
              <w:jc w:val="center"/>
              <w:textAlignment w:val="baseline"/>
              <w:rPr>
                <w:rFonts w:ascii="Times New Roman" w:hAnsi="Times New Roman"/>
                <w:color w:val="000000"/>
                <w:szCs w:val="21"/>
                <w:u w:color="000000"/>
              </w:rPr>
            </w:pPr>
            <w:r>
              <w:rPr>
                <w:rFonts w:ascii="Times New Roman" w:hAnsi="Times New Roman" w:hint="eastAsia"/>
                <w:color w:val="000000"/>
                <w:szCs w:val="21"/>
                <w:u w:color="000000"/>
              </w:rPr>
              <w:t>加强管理</w:t>
            </w:r>
          </w:p>
        </w:tc>
        <w:tc>
          <w:tcPr>
            <w:tcW w:w="1268" w:type="dxa"/>
            <w:tcBorders>
              <w:top w:val="single" w:sz="4" w:space="0" w:color="auto"/>
              <w:left w:val="single" w:sz="4" w:space="0" w:color="auto"/>
              <w:bottom w:val="single" w:sz="4" w:space="0" w:color="auto"/>
              <w:right w:val="single" w:sz="4" w:space="0" w:color="auto"/>
            </w:tcBorders>
            <w:vAlign w:val="center"/>
          </w:tcPr>
          <w:p w:rsidR="00A35FD2" w:rsidRDefault="00A35FD2" w:rsidP="00BA5B34">
            <w:pPr>
              <w:jc w:val="center"/>
              <w:rPr>
                <w:rFonts w:ascii="Times New Roman" w:hAnsi="Times New Roman"/>
                <w:szCs w:val="21"/>
              </w:rPr>
            </w:pPr>
            <w:r>
              <w:rPr>
                <w:rFonts w:ascii="Times New Roman" w:hAnsi="Times New Roman"/>
                <w:szCs w:val="21"/>
              </w:rPr>
              <w:t>加强物料管理</w:t>
            </w:r>
          </w:p>
        </w:tc>
        <w:tc>
          <w:tcPr>
            <w:tcW w:w="3901" w:type="dxa"/>
            <w:tcBorders>
              <w:top w:val="single" w:sz="4" w:space="0" w:color="auto"/>
              <w:left w:val="single" w:sz="4" w:space="0" w:color="auto"/>
              <w:bottom w:val="single" w:sz="4" w:space="0" w:color="auto"/>
              <w:right w:val="single" w:sz="4" w:space="0" w:color="auto"/>
            </w:tcBorders>
            <w:vAlign w:val="center"/>
          </w:tcPr>
          <w:p w:rsidR="00A35FD2" w:rsidRDefault="00A35FD2" w:rsidP="00BA5B34">
            <w:pPr>
              <w:jc w:val="center"/>
              <w:rPr>
                <w:rFonts w:ascii="Times New Roman" w:hAnsi="Times New Roman"/>
                <w:szCs w:val="21"/>
              </w:rPr>
            </w:pPr>
            <w:r>
              <w:rPr>
                <w:rFonts w:ascii="Times New Roman" w:hAnsi="Times New Roman"/>
                <w:szCs w:val="21"/>
              </w:rPr>
              <w:t>对仓库进行规范管理，建立物料定置区域、定置牌，便于物料管理。</w:t>
            </w:r>
          </w:p>
        </w:tc>
        <w:tc>
          <w:tcPr>
            <w:tcW w:w="955" w:type="dxa"/>
            <w:tcBorders>
              <w:top w:val="single" w:sz="4" w:space="0" w:color="auto"/>
              <w:left w:val="single" w:sz="4" w:space="0" w:color="auto"/>
              <w:bottom w:val="single" w:sz="4" w:space="0" w:color="auto"/>
              <w:right w:val="single" w:sz="4" w:space="0" w:color="auto"/>
            </w:tcBorders>
            <w:vAlign w:val="center"/>
          </w:tcPr>
          <w:p w:rsidR="00A35FD2" w:rsidRDefault="00A35FD2" w:rsidP="00BA5B34">
            <w:pPr>
              <w:autoSpaceDE w:val="0"/>
              <w:jc w:val="center"/>
              <w:textAlignment w:val="baseline"/>
              <w:rPr>
                <w:rFonts w:ascii="Times New Roman" w:hAnsi="Times New Roman"/>
                <w:color w:val="000000"/>
                <w:szCs w:val="21"/>
                <w:u w:color="000000"/>
              </w:rPr>
            </w:pPr>
            <w:r>
              <w:rPr>
                <w:rFonts w:ascii="Times New Roman" w:hAnsi="Times New Roman"/>
                <w:szCs w:val="21"/>
              </w:rPr>
              <w:t>0.1</w:t>
            </w:r>
          </w:p>
        </w:tc>
        <w:tc>
          <w:tcPr>
            <w:tcW w:w="1000" w:type="dxa"/>
            <w:tcBorders>
              <w:top w:val="single" w:sz="4" w:space="0" w:color="auto"/>
              <w:left w:val="single" w:sz="4" w:space="0" w:color="auto"/>
              <w:bottom w:val="single" w:sz="4" w:space="0" w:color="auto"/>
              <w:right w:val="single" w:sz="4" w:space="0" w:color="auto"/>
            </w:tcBorders>
            <w:vAlign w:val="center"/>
          </w:tcPr>
          <w:p w:rsidR="00A35FD2" w:rsidRPr="00046A3C" w:rsidRDefault="00A35FD2" w:rsidP="005B568D">
            <w:pPr>
              <w:autoSpaceDE w:val="0"/>
              <w:spacing w:line="320" w:lineRule="exact"/>
              <w:jc w:val="center"/>
              <w:textAlignment w:val="baseline"/>
              <w:rPr>
                <w:rFonts w:ascii="Times New Roman" w:hAnsi="Times New Roman"/>
                <w:szCs w:val="21"/>
                <w:u w:color="000000"/>
              </w:rPr>
            </w:pPr>
            <w:r w:rsidRPr="00046A3C">
              <w:rPr>
                <w:rFonts w:ascii="Times New Roman" w:hAnsi="Times New Roman"/>
                <w:szCs w:val="21"/>
              </w:rPr>
              <w:t>减少污染风险</w:t>
            </w:r>
          </w:p>
        </w:tc>
        <w:tc>
          <w:tcPr>
            <w:tcW w:w="1175" w:type="dxa"/>
            <w:tcBorders>
              <w:top w:val="single" w:sz="4" w:space="0" w:color="auto"/>
              <w:left w:val="single" w:sz="4" w:space="0" w:color="auto"/>
              <w:bottom w:val="single" w:sz="4" w:space="0" w:color="auto"/>
              <w:right w:val="single" w:sz="12" w:space="0" w:color="auto"/>
            </w:tcBorders>
            <w:vAlign w:val="center"/>
          </w:tcPr>
          <w:p w:rsidR="00A35FD2" w:rsidRPr="00046A3C" w:rsidRDefault="00A35FD2" w:rsidP="005B568D">
            <w:pPr>
              <w:autoSpaceDE w:val="0"/>
              <w:spacing w:line="320" w:lineRule="exact"/>
              <w:jc w:val="center"/>
              <w:textAlignment w:val="baseline"/>
              <w:rPr>
                <w:rFonts w:ascii="Times New Roman" w:hAnsi="Times New Roman"/>
                <w:szCs w:val="21"/>
                <w:u w:color="000000"/>
              </w:rPr>
            </w:pPr>
            <w:r w:rsidRPr="00046A3C">
              <w:rPr>
                <w:rFonts w:ascii="Times New Roman" w:hAnsi="Times New Roman"/>
                <w:szCs w:val="21"/>
              </w:rPr>
              <w:t>年节省</w:t>
            </w:r>
            <w:r w:rsidRPr="00046A3C">
              <w:rPr>
                <w:rFonts w:ascii="Times New Roman" w:hAnsi="Times New Roman" w:hint="eastAsia"/>
                <w:szCs w:val="21"/>
              </w:rPr>
              <w:t>原料</w:t>
            </w:r>
            <w:r w:rsidRPr="00046A3C">
              <w:rPr>
                <w:rFonts w:ascii="Times New Roman" w:hAnsi="Times New Roman" w:hint="eastAsia"/>
                <w:szCs w:val="21"/>
              </w:rPr>
              <w:t>0.5t</w:t>
            </w:r>
            <w:r w:rsidRPr="00046A3C">
              <w:rPr>
                <w:rFonts w:ascii="Times New Roman" w:hAnsi="Times New Roman" w:hint="eastAsia"/>
                <w:szCs w:val="21"/>
              </w:rPr>
              <w:t>，</w:t>
            </w:r>
            <w:r w:rsidRPr="00046A3C">
              <w:rPr>
                <w:rFonts w:ascii="Times New Roman" w:hAnsi="Times New Roman"/>
                <w:szCs w:val="21"/>
              </w:rPr>
              <w:t>费用</w:t>
            </w:r>
            <w:r w:rsidRPr="00046A3C">
              <w:rPr>
                <w:rFonts w:ascii="Times New Roman" w:hAnsi="Times New Roman"/>
                <w:szCs w:val="21"/>
              </w:rPr>
              <w:t>0.</w:t>
            </w:r>
            <w:r w:rsidRPr="00046A3C">
              <w:rPr>
                <w:rFonts w:ascii="Times New Roman" w:hAnsi="Times New Roman" w:hint="eastAsia"/>
                <w:szCs w:val="21"/>
              </w:rPr>
              <w:t>4</w:t>
            </w:r>
            <w:r w:rsidRPr="00046A3C">
              <w:rPr>
                <w:rFonts w:ascii="Times New Roman" w:hAnsi="Times New Roman"/>
                <w:szCs w:val="21"/>
              </w:rPr>
              <w:t>万</w:t>
            </w:r>
          </w:p>
        </w:tc>
      </w:tr>
      <w:tr w:rsidR="00D54AC8" w:rsidRPr="000B60BF" w:rsidTr="00690C4A">
        <w:trPr>
          <w:cantSplit/>
          <w:trHeight w:val="617"/>
          <w:jc w:val="center"/>
        </w:trPr>
        <w:tc>
          <w:tcPr>
            <w:tcW w:w="1057" w:type="dxa"/>
            <w:vMerge/>
            <w:tcBorders>
              <w:left w:val="single" w:sz="12" w:space="0" w:color="auto"/>
              <w:bottom w:val="single" w:sz="4" w:space="0" w:color="auto"/>
              <w:right w:val="single" w:sz="4" w:space="0" w:color="auto"/>
            </w:tcBorders>
            <w:vAlign w:val="center"/>
          </w:tcPr>
          <w:p w:rsidR="00D54AC8" w:rsidRPr="000B60BF" w:rsidRDefault="00D54AC8" w:rsidP="00BA5B34">
            <w:pPr>
              <w:autoSpaceDE w:val="0"/>
              <w:jc w:val="center"/>
              <w:textAlignment w:val="baseline"/>
              <w:rPr>
                <w:rFonts w:ascii="Times New Roman" w:hAnsi="Times New Roman"/>
                <w:color w:val="000000"/>
                <w:szCs w:val="21"/>
                <w:u w:color="000000"/>
              </w:rPr>
            </w:pPr>
          </w:p>
        </w:tc>
        <w:tc>
          <w:tcPr>
            <w:tcW w:w="1268" w:type="dxa"/>
            <w:tcBorders>
              <w:top w:val="single" w:sz="4" w:space="0" w:color="auto"/>
              <w:left w:val="single" w:sz="4" w:space="0" w:color="auto"/>
              <w:bottom w:val="single" w:sz="4" w:space="0" w:color="auto"/>
              <w:right w:val="single" w:sz="4" w:space="0" w:color="auto"/>
            </w:tcBorders>
            <w:vAlign w:val="center"/>
          </w:tcPr>
          <w:p w:rsidR="00D54AC8" w:rsidRPr="00982C84" w:rsidRDefault="00D54AC8" w:rsidP="00BA5B34">
            <w:pPr>
              <w:spacing w:line="280" w:lineRule="exact"/>
              <w:jc w:val="center"/>
              <w:textAlignment w:val="baseline"/>
              <w:rPr>
                <w:rFonts w:ascii="Times New Roman" w:hAnsi="Times New Roman"/>
              </w:rPr>
            </w:pPr>
            <w:r>
              <w:rPr>
                <w:rFonts w:ascii="Times New Roman" w:hAnsi="Times New Roman" w:hint="eastAsia"/>
              </w:rPr>
              <w:t>合成车间地面改造</w:t>
            </w:r>
          </w:p>
        </w:tc>
        <w:tc>
          <w:tcPr>
            <w:tcW w:w="3901" w:type="dxa"/>
            <w:tcBorders>
              <w:top w:val="single" w:sz="4" w:space="0" w:color="auto"/>
              <w:left w:val="single" w:sz="4" w:space="0" w:color="auto"/>
              <w:bottom w:val="single" w:sz="4" w:space="0" w:color="auto"/>
              <w:right w:val="single" w:sz="4" w:space="0" w:color="auto"/>
            </w:tcBorders>
            <w:vAlign w:val="center"/>
          </w:tcPr>
          <w:p w:rsidR="00D54AC8" w:rsidRPr="00982C84" w:rsidRDefault="00D54AC8" w:rsidP="00BA5B34">
            <w:pPr>
              <w:spacing w:line="280" w:lineRule="exact"/>
              <w:jc w:val="center"/>
              <w:textAlignment w:val="baseline"/>
              <w:rPr>
                <w:rFonts w:ascii="Times New Roman" w:hAnsi="Times New Roman"/>
              </w:rPr>
            </w:pPr>
            <w:r>
              <w:rPr>
                <w:rFonts w:ascii="Times New Roman" w:hAnsi="Times New Roman" w:hint="eastAsia"/>
              </w:rPr>
              <w:t>原合成车间为水泥地坪，现改造为防腐防渗的环氧地坪，减少合成车间原料生产、转移过程中泄漏造成的环境污染风险。</w:t>
            </w:r>
          </w:p>
        </w:tc>
        <w:tc>
          <w:tcPr>
            <w:tcW w:w="955" w:type="dxa"/>
            <w:tcBorders>
              <w:top w:val="single" w:sz="4" w:space="0" w:color="auto"/>
              <w:left w:val="single" w:sz="4" w:space="0" w:color="auto"/>
              <w:bottom w:val="single" w:sz="4" w:space="0" w:color="auto"/>
              <w:right w:val="single" w:sz="4" w:space="0" w:color="auto"/>
            </w:tcBorders>
            <w:vAlign w:val="center"/>
          </w:tcPr>
          <w:p w:rsidR="00D54AC8" w:rsidRPr="00982C84" w:rsidRDefault="00D54AC8" w:rsidP="00BA5B34">
            <w:pPr>
              <w:spacing w:line="280" w:lineRule="exact"/>
              <w:jc w:val="center"/>
              <w:textAlignment w:val="baseline"/>
              <w:rPr>
                <w:rFonts w:ascii="Times New Roman" w:hAnsi="Times New Roman"/>
              </w:rPr>
            </w:pPr>
            <w:r>
              <w:rPr>
                <w:rFonts w:ascii="Times New Roman" w:hAnsi="Times New Roman" w:hint="eastAsia"/>
              </w:rPr>
              <w:t>4.5</w:t>
            </w:r>
          </w:p>
        </w:tc>
        <w:tc>
          <w:tcPr>
            <w:tcW w:w="1000" w:type="dxa"/>
            <w:tcBorders>
              <w:top w:val="single" w:sz="4" w:space="0" w:color="auto"/>
              <w:left w:val="single" w:sz="4" w:space="0" w:color="auto"/>
              <w:bottom w:val="single" w:sz="4" w:space="0" w:color="auto"/>
              <w:right w:val="single" w:sz="4" w:space="0" w:color="auto"/>
            </w:tcBorders>
            <w:vAlign w:val="center"/>
          </w:tcPr>
          <w:p w:rsidR="00D54AC8" w:rsidRPr="00982C84" w:rsidRDefault="00D54AC8" w:rsidP="00690C4A">
            <w:pPr>
              <w:spacing w:line="280" w:lineRule="exact"/>
              <w:jc w:val="center"/>
              <w:textAlignment w:val="baseline"/>
              <w:rPr>
                <w:rFonts w:ascii="Times New Roman" w:hAnsi="Times New Roman"/>
              </w:rPr>
            </w:pPr>
            <w:r>
              <w:rPr>
                <w:rFonts w:ascii="Times New Roman" w:hAnsi="Times New Roman" w:hint="eastAsia"/>
              </w:rPr>
              <w:t>减少环境污染风险</w:t>
            </w:r>
          </w:p>
        </w:tc>
        <w:tc>
          <w:tcPr>
            <w:tcW w:w="1175" w:type="dxa"/>
            <w:tcBorders>
              <w:top w:val="single" w:sz="4" w:space="0" w:color="auto"/>
              <w:left w:val="single" w:sz="4" w:space="0" w:color="auto"/>
              <w:bottom w:val="single" w:sz="4" w:space="0" w:color="auto"/>
              <w:right w:val="single" w:sz="12" w:space="0" w:color="auto"/>
            </w:tcBorders>
            <w:vAlign w:val="center"/>
          </w:tcPr>
          <w:p w:rsidR="00D54AC8" w:rsidRPr="00982C84" w:rsidRDefault="00D54AC8" w:rsidP="00690C4A">
            <w:pPr>
              <w:spacing w:line="280" w:lineRule="exact"/>
              <w:jc w:val="center"/>
              <w:textAlignment w:val="baseline"/>
              <w:rPr>
                <w:rFonts w:ascii="Times New Roman" w:hAnsi="Times New Roman"/>
              </w:rPr>
            </w:pPr>
            <w:r w:rsidRPr="00982C84">
              <w:rPr>
                <w:rFonts w:ascii="Times New Roman" w:hAnsi="Times New Roman"/>
              </w:rPr>
              <w:t>—</w:t>
            </w:r>
          </w:p>
        </w:tc>
      </w:tr>
      <w:tr w:rsidR="00A35FD2" w:rsidRPr="000B60BF" w:rsidTr="00524CAA">
        <w:trPr>
          <w:cantSplit/>
          <w:trHeight w:val="617"/>
          <w:jc w:val="center"/>
        </w:trPr>
        <w:tc>
          <w:tcPr>
            <w:tcW w:w="1057" w:type="dxa"/>
            <w:vMerge w:val="restart"/>
            <w:tcBorders>
              <w:top w:val="single" w:sz="4" w:space="0" w:color="auto"/>
              <w:left w:val="single" w:sz="12" w:space="0" w:color="auto"/>
              <w:right w:val="single" w:sz="4" w:space="0" w:color="auto"/>
            </w:tcBorders>
            <w:vAlign w:val="center"/>
          </w:tcPr>
          <w:p w:rsidR="00A35FD2" w:rsidRPr="00AD1B79" w:rsidRDefault="00A35FD2" w:rsidP="00BA5B34">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员工素质的提高及积极性的激励</w:t>
            </w:r>
          </w:p>
        </w:tc>
        <w:tc>
          <w:tcPr>
            <w:tcW w:w="1268" w:type="dxa"/>
            <w:tcBorders>
              <w:top w:val="single" w:sz="4" w:space="0" w:color="auto"/>
              <w:left w:val="single" w:sz="4" w:space="0" w:color="auto"/>
              <w:bottom w:val="single" w:sz="4" w:space="0" w:color="auto"/>
              <w:right w:val="single" w:sz="4" w:space="0" w:color="auto"/>
            </w:tcBorders>
            <w:vAlign w:val="center"/>
          </w:tcPr>
          <w:p w:rsidR="00A35FD2" w:rsidRPr="00AD1B79" w:rsidRDefault="00A35FD2" w:rsidP="00BA5B34">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开展清洁生产知识竞赛活动</w:t>
            </w:r>
          </w:p>
        </w:tc>
        <w:tc>
          <w:tcPr>
            <w:tcW w:w="3901" w:type="dxa"/>
            <w:tcBorders>
              <w:top w:val="single" w:sz="4" w:space="0" w:color="auto"/>
              <w:left w:val="single" w:sz="4" w:space="0" w:color="auto"/>
              <w:bottom w:val="single" w:sz="4" w:space="0" w:color="auto"/>
              <w:right w:val="single" w:sz="4" w:space="0" w:color="auto"/>
            </w:tcBorders>
            <w:vAlign w:val="center"/>
          </w:tcPr>
          <w:p w:rsidR="00A35FD2" w:rsidRPr="00AD1B79" w:rsidRDefault="00A35FD2" w:rsidP="00BA5B34">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定期或不定期开展</w:t>
            </w:r>
            <w:r w:rsidRPr="00AD1B79">
              <w:rPr>
                <w:rFonts w:ascii="Times New Roman" w:hAnsi="Times New Roman"/>
                <w:szCs w:val="21"/>
              </w:rPr>
              <w:t>“</w:t>
            </w:r>
            <w:r w:rsidRPr="00AD1B79">
              <w:rPr>
                <w:rFonts w:ascii="Times New Roman" w:hAnsi="宋体"/>
                <w:szCs w:val="21"/>
              </w:rPr>
              <w:t>清洁生产知识竞赛</w:t>
            </w:r>
            <w:r w:rsidRPr="00AD1B79">
              <w:rPr>
                <w:rFonts w:ascii="Times New Roman" w:hAnsi="Times New Roman"/>
                <w:szCs w:val="21"/>
              </w:rPr>
              <w:t>”</w:t>
            </w:r>
            <w:r w:rsidRPr="00AD1B79">
              <w:rPr>
                <w:rFonts w:ascii="Times New Roman" w:hAnsi="宋体"/>
                <w:szCs w:val="21"/>
              </w:rPr>
              <w:t>活动，提高职工清洁生产意识</w:t>
            </w:r>
            <w:r>
              <w:rPr>
                <w:rFonts w:ascii="Times New Roman" w:hAnsi="宋体" w:hint="eastAsia"/>
                <w:szCs w:val="21"/>
              </w:rPr>
              <w:t>。</w:t>
            </w:r>
          </w:p>
        </w:tc>
        <w:tc>
          <w:tcPr>
            <w:tcW w:w="955" w:type="dxa"/>
            <w:tcBorders>
              <w:top w:val="single" w:sz="4" w:space="0" w:color="auto"/>
              <w:left w:val="single" w:sz="4" w:space="0" w:color="auto"/>
              <w:bottom w:val="single" w:sz="4" w:space="0" w:color="auto"/>
              <w:right w:val="single" w:sz="4" w:space="0" w:color="auto"/>
            </w:tcBorders>
            <w:vAlign w:val="center"/>
          </w:tcPr>
          <w:p w:rsidR="00A35FD2" w:rsidRPr="00AD1B79" w:rsidRDefault="00A35FD2" w:rsidP="00BA5B34">
            <w:pPr>
              <w:spacing w:line="320" w:lineRule="exact"/>
              <w:jc w:val="center"/>
              <w:textAlignment w:val="baseline"/>
              <w:rPr>
                <w:rFonts w:ascii="Times New Roman" w:hAnsi="Times New Roman"/>
                <w:color w:val="000000"/>
                <w:szCs w:val="21"/>
                <w:u w:color="000000"/>
              </w:rPr>
            </w:pPr>
            <w:r w:rsidRPr="00AD1B79">
              <w:rPr>
                <w:rFonts w:ascii="Times New Roman" w:hAnsi="Times New Roman"/>
                <w:szCs w:val="21"/>
              </w:rPr>
              <w:t>—</w:t>
            </w:r>
          </w:p>
        </w:tc>
        <w:tc>
          <w:tcPr>
            <w:tcW w:w="1000"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5B568D">
            <w:pPr>
              <w:spacing w:line="280" w:lineRule="exact"/>
              <w:jc w:val="center"/>
              <w:textAlignment w:val="baseline"/>
              <w:rPr>
                <w:rFonts w:ascii="Times New Roman" w:hAnsi="Times New Roman"/>
                <w:szCs w:val="21"/>
                <w:u w:color="000000"/>
              </w:rPr>
            </w:pPr>
            <w:r w:rsidRPr="00982C84">
              <w:rPr>
                <w:rFonts w:ascii="Times New Roman" w:hAnsi="Times New Roman"/>
              </w:rPr>
              <w:t>减少浪费</w:t>
            </w:r>
          </w:p>
        </w:tc>
        <w:tc>
          <w:tcPr>
            <w:tcW w:w="1175" w:type="dxa"/>
            <w:tcBorders>
              <w:top w:val="single" w:sz="4" w:space="0" w:color="auto"/>
              <w:left w:val="single" w:sz="4" w:space="0" w:color="auto"/>
              <w:bottom w:val="single" w:sz="4" w:space="0" w:color="auto"/>
              <w:right w:val="single" w:sz="12" w:space="0" w:color="auto"/>
            </w:tcBorders>
            <w:vAlign w:val="center"/>
          </w:tcPr>
          <w:p w:rsidR="00A35FD2" w:rsidRPr="00982C84" w:rsidRDefault="00A35FD2" w:rsidP="005B568D">
            <w:pPr>
              <w:spacing w:line="280" w:lineRule="exact"/>
              <w:jc w:val="center"/>
              <w:textAlignment w:val="baseline"/>
              <w:rPr>
                <w:rFonts w:ascii="Times New Roman" w:hAnsi="Times New Roman"/>
                <w:szCs w:val="21"/>
                <w:u w:color="000000"/>
              </w:rPr>
            </w:pPr>
            <w:r w:rsidRPr="00982C84">
              <w:rPr>
                <w:rFonts w:ascii="Times New Roman" w:hAnsi="Times New Roman"/>
              </w:rPr>
              <w:t>年节省成本</w:t>
            </w:r>
            <w:r w:rsidRPr="00982C84">
              <w:rPr>
                <w:rFonts w:ascii="Times New Roman" w:hAnsi="Times New Roman"/>
              </w:rPr>
              <w:t>0.1</w:t>
            </w:r>
            <w:r w:rsidRPr="00982C84">
              <w:rPr>
                <w:rFonts w:ascii="Times New Roman" w:hAnsi="Times New Roman"/>
              </w:rPr>
              <w:t>万</w:t>
            </w:r>
          </w:p>
        </w:tc>
      </w:tr>
      <w:tr w:rsidR="00A35FD2" w:rsidRPr="000B60BF" w:rsidTr="003B5278">
        <w:trPr>
          <w:cantSplit/>
          <w:trHeight w:val="617"/>
          <w:jc w:val="center"/>
        </w:trPr>
        <w:tc>
          <w:tcPr>
            <w:tcW w:w="1057" w:type="dxa"/>
            <w:vMerge/>
            <w:tcBorders>
              <w:left w:val="single" w:sz="12" w:space="0" w:color="auto"/>
              <w:bottom w:val="single" w:sz="12" w:space="0" w:color="auto"/>
              <w:right w:val="single" w:sz="4" w:space="0" w:color="auto"/>
            </w:tcBorders>
            <w:vAlign w:val="center"/>
          </w:tcPr>
          <w:p w:rsidR="00A35FD2" w:rsidRPr="00AD1B79" w:rsidRDefault="00A35FD2" w:rsidP="00BA5B34">
            <w:pPr>
              <w:jc w:val="center"/>
              <w:rPr>
                <w:rFonts w:ascii="Times New Roman" w:hAnsi="Times New Roman"/>
                <w:color w:val="000000"/>
                <w:szCs w:val="21"/>
                <w:u w:color="000000"/>
              </w:rPr>
            </w:pPr>
          </w:p>
        </w:tc>
        <w:tc>
          <w:tcPr>
            <w:tcW w:w="1268" w:type="dxa"/>
            <w:tcBorders>
              <w:top w:val="single" w:sz="4" w:space="0" w:color="auto"/>
              <w:left w:val="single" w:sz="4" w:space="0" w:color="auto"/>
              <w:bottom w:val="single" w:sz="12" w:space="0" w:color="auto"/>
              <w:right w:val="single" w:sz="4" w:space="0" w:color="auto"/>
            </w:tcBorders>
            <w:vAlign w:val="center"/>
          </w:tcPr>
          <w:p w:rsidR="00A35FD2" w:rsidRPr="00AD1B79" w:rsidRDefault="00A35FD2" w:rsidP="00BA5B34">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员工技能培训</w:t>
            </w:r>
          </w:p>
        </w:tc>
        <w:tc>
          <w:tcPr>
            <w:tcW w:w="3901" w:type="dxa"/>
            <w:tcBorders>
              <w:top w:val="single" w:sz="4" w:space="0" w:color="auto"/>
              <w:left w:val="single" w:sz="4" w:space="0" w:color="auto"/>
              <w:bottom w:val="single" w:sz="12" w:space="0" w:color="auto"/>
              <w:right w:val="single" w:sz="4" w:space="0" w:color="auto"/>
            </w:tcBorders>
            <w:vAlign w:val="center"/>
          </w:tcPr>
          <w:p w:rsidR="00A35FD2" w:rsidRPr="00AD1B79" w:rsidRDefault="00A35FD2" w:rsidP="00BA5B34">
            <w:pPr>
              <w:spacing w:line="280" w:lineRule="exact"/>
              <w:jc w:val="center"/>
              <w:textAlignment w:val="baseline"/>
              <w:rPr>
                <w:rFonts w:ascii="Times New Roman" w:hAnsi="Times New Roman"/>
                <w:color w:val="000000"/>
                <w:szCs w:val="21"/>
                <w:u w:color="000000"/>
              </w:rPr>
            </w:pPr>
            <w:r w:rsidRPr="00AD1B79">
              <w:rPr>
                <w:rFonts w:ascii="Times New Roman" w:hAnsi="宋体"/>
                <w:szCs w:val="21"/>
              </w:rPr>
              <w:t>对新老员工进行多功能培养，提高业务、技术水平</w:t>
            </w:r>
          </w:p>
        </w:tc>
        <w:tc>
          <w:tcPr>
            <w:tcW w:w="955" w:type="dxa"/>
            <w:tcBorders>
              <w:top w:val="single" w:sz="4" w:space="0" w:color="auto"/>
              <w:left w:val="single" w:sz="4" w:space="0" w:color="auto"/>
              <w:bottom w:val="single" w:sz="12" w:space="0" w:color="auto"/>
              <w:right w:val="single" w:sz="4" w:space="0" w:color="auto"/>
            </w:tcBorders>
            <w:vAlign w:val="center"/>
          </w:tcPr>
          <w:p w:rsidR="00A35FD2" w:rsidRPr="00AD1B79" w:rsidRDefault="00A35FD2" w:rsidP="00BA5B34">
            <w:pPr>
              <w:spacing w:line="280" w:lineRule="exact"/>
              <w:jc w:val="center"/>
              <w:textAlignment w:val="baseline"/>
              <w:rPr>
                <w:rFonts w:ascii="Times New Roman" w:hAnsi="Times New Roman"/>
                <w:color w:val="000000"/>
                <w:szCs w:val="21"/>
                <w:u w:color="000000"/>
              </w:rPr>
            </w:pPr>
            <w:r w:rsidRPr="00AD1B79">
              <w:rPr>
                <w:rFonts w:ascii="Times New Roman" w:hAnsi="Times New Roman"/>
                <w:szCs w:val="21"/>
              </w:rPr>
              <w:t>—</w:t>
            </w:r>
          </w:p>
        </w:tc>
        <w:tc>
          <w:tcPr>
            <w:tcW w:w="1000" w:type="dxa"/>
            <w:tcBorders>
              <w:top w:val="single" w:sz="4" w:space="0" w:color="auto"/>
              <w:left w:val="single" w:sz="4" w:space="0" w:color="auto"/>
              <w:bottom w:val="single" w:sz="12" w:space="0" w:color="auto"/>
              <w:right w:val="single" w:sz="4" w:space="0" w:color="auto"/>
            </w:tcBorders>
            <w:vAlign w:val="center"/>
          </w:tcPr>
          <w:p w:rsidR="00A35FD2" w:rsidRPr="00D54AC8" w:rsidRDefault="00A35FD2" w:rsidP="005B568D">
            <w:pPr>
              <w:spacing w:line="280" w:lineRule="exact"/>
              <w:jc w:val="center"/>
              <w:textAlignment w:val="baseline"/>
              <w:rPr>
                <w:rFonts w:ascii="Times New Roman" w:hAnsi="Times New Roman"/>
                <w:szCs w:val="21"/>
                <w:u w:color="000000"/>
              </w:rPr>
            </w:pPr>
            <w:r w:rsidRPr="00D54AC8">
              <w:rPr>
                <w:rFonts w:ascii="Times New Roman" w:hAnsi="Times New Roman"/>
              </w:rPr>
              <w:t>减少浪费</w:t>
            </w:r>
          </w:p>
        </w:tc>
        <w:tc>
          <w:tcPr>
            <w:tcW w:w="1175" w:type="dxa"/>
            <w:tcBorders>
              <w:top w:val="single" w:sz="4" w:space="0" w:color="auto"/>
              <w:left w:val="single" w:sz="4" w:space="0" w:color="auto"/>
              <w:bottom w:val="single" w:sz="12" w:space="0" w:color="auto"/>
              <w:right w:val="single" w:sz="12" w:space="0" w:color="auto"/>
            </w:tcBorders>
            <w:vAlign w:val="center"/>
          </w:tcPr>
          <w:p w:rsidR="00A35FD2" w:rsidRPr="00D54AC8" w:rsidRDefault="00A35FD2" w:rsidP="005B568D">
            <w:pPr>
              <w:spacing w:line="280" w:lineRule="exact"/>
              <w:jc w:val="center"/>
              <w:textAlignment w:val="baseline"/>
              <w:rPr>
                <w:rFonts w:ascii="Times New Roman" w:hAnsi="Times New Roman"/>
                <w:szCs w:val="21"/>
                <w:u w:color="000000"/>
              </w:rPr>
            </w:pPr>
            <w:r w:rsidRPr="00D54AC8">
              <w:rPr>
                <w:rFonts w:ascii="Times New Roman" w:hAnsi="Times New Roman"/>
              </w:rPr>
              <w:t>年节省成本</w:t>
            </w:r>
            <w:r w:rsidRPr="00D54AC8">
              <w:rPr>
                <w:rFonts w:ascii="Times New Roman" w:hAnsi="Times New Roman"/>
              </w:rPr>
              <w:t>0</w:t>
            </w:r>
            <w:r w:rsidRPr="00D54AC8">
              <w:rPr>
                <w:rFonts w:ascii="Times New Roman" w:hAnsi="Times New Roman" w:hint="eastAsia"/>
              </w:rPr>
              <w:t>.2</w:t>
            </w:r>
            <w:r w:rsidRPr="00D54AC8">
              <w:rPr>
                <w:rFonts w:ascii="Times New Roman" w:hAnsi="Times New Roman"/>
              </w:rPr>
              <w:t>万</w:t>
            </w:r>
          </w:p>
        </w:tc>
      </w:tr>
    </w:tbl>
    <w:p w:rsidR="00474C42" w:rsidRPr="000B60BF" w:rsidRDefault="002C3AB5">
      <w:pPr>
        <w:pStyle w:val="af1"/>
        <w:spacing w:line="520" w:lineRule="exact"/>
        <w:ind w:firstLineChars="192"/>
        <w:jc w:val="both"/>
        <w:rPr>
          <w:rFonts w:ascii="Times New Roman" w:eastAsia="宋体"/>
          <w:szCs w:val="28"/>
        </w:rPr>
      </w:pPr>
      <w:r w:rsidRPr="000B60BF">
        <w:rPr>
          <w:rFonts w:ascii="Times New Roman" w:eastAsia="宋体"/>
        </w:rPr>
        <w:t>在征得企业领导同意后，审核小组已组织实施这</w:t>
      </w:r>
      <w:r w:rsidR="00D54AC8">
        <w:rPr>
          <w:rFonts w:ascii="Times New Roman" w:eastAsia="宋体" w:hint="eastAsia"/>
        </w:rPr>
        <w:t>8</w:t>
      </w:r>
      <w:r w:rsidRPr="000B60BF">
        <w:rPr>
          <w:rFonts w:ascii="Times New Roman" w:eastAsia="宋体"/>
        </w:rPr>
        <w:t>项无</w:t>
      </w:r>
      <w:r w:rsidRPr="000B60BF">
        <w:rPr>
          <w:rFonts w:ascii="Times New Roman" w:eastAsia="宋体"/>
        </w:rPr>
        <w:t>/</w:t>
      </w:r>
      <w:r w:rsidRPr="000B60BF">
        <w:rPr>
          <w:rFonts w:ascii="Times New Roman" w:eastAsia="宋体"/>
        </w:rPr>
        <w:t>低费方案。</w:t>
      </w:r>
    </w:p>
    <w:p w:rsidR="00474C42" w:rsidRPr="000B60BF" w:rsidRDefault="00474C42">
      <w:pPr>
        <w:pStyle w:val="af1"/>
        <w:spacing w:line="520" w:lineRule="exact"/>
        <w:ind w:firstLineChars="200" w:firstLine="560"/>
        <w:jc w:val="both"/>
        <w:rPr>
          <w:rFonts w:ascii="Times New Roman" w:eastAsia="宋体"/>
        </w:rPr>
        <w:sectPr w:rsidR="00474C42" w:rsidRPr="000B60BF">
          <w:headerReference w:type="default" r:id="rId25"/>
          <w:footerReference w:type="default" r:id="rId26"/>
          <w:pgSz w:w="12240" w:h="15840"/>
          <w:pgMar w:top="1440" w:right="1800" w:bottom="1440" w:left="1800" w:header="720" w:footer="720" w:gutter="0"/>
          <w:cols w:space="720"/>
        </w:sectPr>
      </w:pPr>
    </w:p>
    <w:p w:rsidR="00474C42" w:rsidRPr="000B60BF" w:rsidRDefault="002C3AB5">
      <w:pPr>
        <w:keepNext/>
        <w:keepLines/>
        <w:widowControl/>
        <w:spacing w:line="520" w:lineRule="exact"/>
        <w:textAlignment w:val="baseline"/>
        <w:outlineLvl w:val="0"/>
        <w:rPr>
          <w:rFonts w:ascii="Times New Roman" w:eastAsiaTheme="minorEastAsia" w:hAnsi="Times New Roman"/>
          <w:b/>
          <w:bCs/>
          <w:kern w:val="44"/>
          <w:sz w:val="32"/>
          <w:szCs w:val="32"/>
          <w:u w:color="000000"/>
        </w:rPr>
      </w:pPr>
      <w:bookmarkStart w:id="387" w:name="_Toc497203529"/>
      <w:r w:rsidRPr="000B60BF">
        <w:rPr>
          <w:rFonts w:ascii="Times New Roman" w:eastAsiaTheme="minorEastAsia" w:hAnsi="Times New Roman"/>
          <w:b/>
          <w:bCs/>
          <w:kern w:val="44"/>
          <w:sz w:val="32"/>
          <w:szCs w:val="32"/>
          <w:u w:color="000000"/>
        </w:rPr>
        <w:lastRenderedPageBreak/>
        <w:t xml:space="preserve">5 </w:t>
      </w:r>
      <w:r w:rsidRPr="000B60BF">
        <w:rPr>
          <w:rFonts w:ascii="Times New Roman" w:eastAsiaTheme="minorEastAsia" w:hAnsi="Times New Roman"/>
          <w:b/>
          <w:bCs/>
          <w:kern w:val="44"/>
          <w:sz w:val="32"/>
          <w:szCs w:val="32"/>
          <w:u w:color="000000"/>
        </w:rPr>
        <w:t>方案产生和筛选</w:t>
      </w:r>
      <w:bookmarkEnd w:id="384"/>
      <w:bookmarkEnd w:id="387"/>
    </w:p>
    <w:p w:rsidR="00474C42" w:rsidRPr="000B60BF" w:rsidRDefault="002C3AB5">
      <w:pPr>
        <w:widowControl/>
        <w:spacing w:line="520" w:lineRule="exact"/>
        <w:ind w:firstLine="567"/>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方</w:t>
      </w:r>
      <w:r w:rsidRPr="000B60BF">
        <w:rPr>
          <w:rFonts w:ascii="Times New Roman" w:hAnsi="Times New Roman"/>
          <w:kern w:val="0"/>
          <w:sz w:val="28"/>
          <w:szCs w:val="28"/>
          <w:u w:color="000000"/>
        </w:rPr>
        <w:t>案产生和筛选是企业进行清洁生产审核工作的第四个阶段。本阶段的目的是通过方案的产生、筛选、分析，为下一阶段的可行性分析提供足够的中／高费清洁生产方案。本阶段的工作重点是根据评估阶段的结果，制定审核重点的清洁生产方案；在分类汇总基础上</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包括已产生的非审核重点的清洁生产方案，主要是无／低费方案</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，经过筛选确定出两个以上中／高费方案供下一阶段进行可行性分析；同时对已实施的无／低费方案进行实施效果核定与汇总。</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88" w:name="_Toc345404142"/>
      <w:bookmarkStart w:id="389" w:name="_Toc497203530"/>
      <w:r w:rsidRPr="000B60BF">
        <w:rPr>
          <w:rFonts w:ascii="Times New Roman" w:hAnsi="Times New Roman"/>
          <w:b/>
          <w:bCs/>
          <w:kern w:val="0"/>
          <w:sz w:val="28"/>
          <w:szCs w:val="28"/>
          <w:u w:color="000000"/>
        </w:rPr>
        <w:t xml:space="preserve">5.1 </w:t>
      </w:r>
      <w:r w:rsidRPr="000B60BF">
        <w:rPr>
          <w:rFonts w:ascii="Times New Roman" w:hAnsi="Times New Roman"/>
          <w:b/>
          <w:bCs/>
          <w:kern w:val="0"/>
          <w:sz w:val="28"/>
          <w:szCs w:val="28"/>
          <w:u w:color="000000"/>
        </w:rPr>
        <w:t>方案的产生</w:t>
      </w:r>
      <w:bookmarkEnd w:id="388"/>
      <w:bookmarkEnd w:id="389"/>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清洁生产方案的数量、质量和可实施性直接关系到企业清洁生产审核的成效，是审核过程的一个关键因素。因此，公司清洁生产审核小组成员根据清洁生产审核程序，在全公司范围内宣传动员，鼓励全体员工提出清洁生产方案和合理化建议，根据物料平衡和针对废弃物产生的原因进行分析，结合模拟材料和专家的技术咨询意见，广泛征集了从原材料替代、工艺技术、设备、过程控制、废弃物利用、管理、员工等方面的清洁生产方案。</w:t>
      </w:r>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为产生更多更可行的清洁生产方案，公司采用以下三种方式进行收集：</w:t>
      </w:r>
    </w:p>
    <w:p w:rsidR="00474C42" w:rsidRPr="000B60BF" w:rsidRDefault="002C3AB5">
      <w:pPr>
        <w:tabs>
          <w:tab w:val="left" w:pos="1440"/>
        </w:tabs>
        <w:spacing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1</w:t>
      </w:r>
      <w:r w:rsidRPr="000B60BF">
        <w:rPr>
          <w:rFonts w:ascii="Times New Roman" w:hAnsi="Times New Roman"/>
          <w:sz w:val="28"/>
          <w:szCs w:val="28"/>
        </w:rPr>
        <w:t>）向全公司下发清洁生产方案调查表，特别是审核重点员工，采用激励措施，鼓励员工充分挖掘存在于各个方面的清洁生产机会；</w:t>
      </w:r>
    </w:p>
    <w:p w:rsidR="00474C42" w:rsidRPr="000B60BF" w:rsidRDefault="002C3AB5">
      <w:pPr>
        <w:tabs>
          <w:tab w:val="left" w:pos="1440"/>
        </w:tabs>
        <w:spacing w:line="520" w:lineRule="exact"/>
        <w:ind w:firstLineChars="200" w:firstLine="56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2</w:t>
      </w:r>
      <w:r w:rsidRPr="000B60BF">
        <w:rPr>
          <w:rFonts w:ascii="Times New Roman" w:hAnsi="Times New Roman"/>
          <w:sz w:val="28"/>
          <w:szCs w:val="28"/>
        </w:rPr>
        <w:t>）由公司清洁生产审核小组牵头，通过调集技术、生产、财务等各部门人员，结合行业发展趋势、国家环保和产业政策的不断调整变化情况及企业内部客观存在的问题，集思广益，从清洁生产的八个方面分析，系统地产生方案；</w:t>
      </w:r>
    </w:p>
    <w:p w:rsidR="00474C42" w:rsidRPr="000B60BF" w:rsidRDefault="002C3AB5">
      <w:pPr>
        <w:tabs>
          <w:tab w:val="left" w:pos="1440"/>
        </w:tabs>
        <w:spacing w:line="520" w:lineRule="exact"/>
        <w:ind w:left="540"/>
        <w:rPr>
          <w:rFonts w:ascii="Times New Roman" w:hAnsi="Times New Roman"/>
          <w:sz w:val="28"/>
          <w:szCs w:val="28"/>
        </w:rPr>
      </w:pPr>
      <w:r w:rsidRPr="000B60BF">
        <w:rPr>
          <w:rFonts w:ascii="Times New Roman" w:hAnsi="Times New Roman"/>
          <w:sz w:val="28"/>
          <w:szCs w:val="28"/>
        </w:rPr>
        <w:t>（</w:t>
      </w:r>
      <w:r w:rsidRPr="000B60BF">
        <w:rPr>
          <w:rFonts w:ascii="Times New Roman" w:hAnsi="Times New Roman"/>
          <w:sz w:val="28"/>
          <w:szCs w:val="28"/>
        </w:rPr>
        <w:t>3</w:t>
      </w:r>
      <w:r w:rsidRPr="000B60BF">
        <w:rPr>
          <w:rFonts w:ascii="Times New Roman" w:hAnsi="Times New Roman"/>
          <w:sz w:val="28"/>
          <w:szCs w:val="28"/>
        </w:rPr>
        <w:t>）寻求外部技术专家，对公司生产状况做诊断，产生清洁生产方案。</w:t>
      </w:r>
    </w:p>
    <w:p w:rsidR="00474C42" w:rsidRPr="000B60BF" w:rsidRDefault="00474C42">
      <w:pPr>
        <w:tabs>
          <w:tab w:val="left" w:pos="1440"/>
        </w:tabs>
        <w:spacing w:line="520" w:lineRule="exact"/>
        <w:ind w:left="540"/>
        <w:rPr>
          <w:rFonts w:ascii="Times New Roman" w:hAnsi="Times New Roman"/>
          <w:b/>
          <w:sz w:val="30"/>
          <w:szCs w:val="30"/>
        </w:rPr>
      </w:pPr>
    </w:p>
    <w:p w:rsidR="00474C42" w:rsidRPr="000B60BF" w:rsidRDefault="00474C42">
      <w:pPr>
        <w:keepNext/>
        <w:keepLines/>
        <w:widowControl/>
        <w:spacing w:line="520" w:lineRule="exact"/>
        <w:textAlignment w:val="baseline"/>
        <w:outlineLvl w:val="1"/>
        <w:rPr>
          <w:rFonts w:ascii="Times New Roman" w:hAnsi="Times New Roman"/>
          <w:b/>
          <w:bCs/>
          <w:kern w:val="0"/>
          <w:sz w:val="28"/>
          <w:szCs w:val="32"/>
          <w:u w:color="000000"/>
        </w:rPr>
        <w:sectPr w:rsidR="00474C42" w:rsidRPr="000B60BF">
          <w:pgSz w:w="11905" w:h="16837"/>
          <w:pgMar w:top="1418" w:right="1418" w:bottom="1418" w:left="1418" w:header="851" w:footer="992" w:gutter="0"/>
          <w:cols w:space="368"/>
        </w:sectPr>
      </w:pPr>
    </w:p>
    <w:p w:rsidR="00474C42" w:rsidRPr="000B60BF" w:rsidRDefault="002C3AB5">
      <w:pPr>
        <w:keepNext/>
        <w:keepLines/>
        <w:widowControl/>
        <w:spacing w:line="520" w:lineRule="exact"/>
        <w:textAlignment w:val="baseline"/>
        <w:outlineLvl w:val="1"/>
        <w:rPr>
          <w:rFonts w:ascii="Times New Roman" w:hAnsi="Times New Roman"/>
          <w:b/>
          <w:bCs/>
          <w:kern w:val="0"/>
          <w:sz w:val="28"/>
          <w:szCs w:val="28"/>
          <w:u w:color="000000"/>
        </w:rPr>
      </w:pPr>
      <w:bookmarkStart w:id="390" w:name="_Toc345404143"/>
      <w:bookmarkStart w:id="391" w:name="_Toc497203531"/>
      <w:r w:rsidRPr="000B60BF">
        <w:rPr>
          <w:rFonts w:ascii="Times New Roman" w:hAnsi="Times New Roman"/>
          <w:b/>
          <w:bCs/>
          <w:kern w:val="0"/>
          <w:sz w:val="28"/>
          <w:szCs w:val="28"/>
          <w:u w:color="000000"/>
        </w:rPr>
        <w:lastRenderedPageBreak/>
        <w:t xml:space="preserve">5.2 </w:t>
      </w:r>
      <w:r w:rsidRPr="000B60BF">
        <w:rPr>
          <w:rFonts w:ascii="Times New Roman" w:hAnsi="Times New Roman"/>
          <w:b/>
          <w:bCs/>
          <w:kern w:val="0"/>
          <w:sz w:val="28"/>
          <w:szCs w:val="28"/>
          <w:u w:color="000000"/>
        </w:rPr>
        <w:t>方案汇总</w:t>
      </w:r>
      <w:bookmarkEnd w:id="390"/>
      <w:bookmarkEnd w:id="391"/>
    </w:p>
    <w:p w:rsidR="00474C42" w:rsidRPr="000B60BF" w:rsidRDefault="007E791A">
      <w:pPr>
        <w:widowControl/>
        <w:spacing w:before="119" w:line="520" w:lineRule="exact"/>
        <w:ind w:firstLine="480"/>
        <w:jc w:val="left"/>
        <w:textAlignment w:val="baseline"/>
        <w:rPr>
          <w:rFonts w:ascii="Times New Roman" w:hAnsi="Times New Roman"/>
          <w:kern w:val="0"/>
          <w:sz w:val="28"/>
          <w:szCs w:val="28"/>
          <w:u w:color="000000"/>
        </w:rPr>
      </w:pPr>
      <w:r>
        <w:rPr>
          <w:rFonts w:ascii="Times New Roman" w:hAnsi="Times New Roman"/>
          <w:kern w:val="0"/>
          <w:sz w:val="28"/>
          <w:szCs w:val="28"/>
          <w:u w:color="000000"/>
        </w:rPr>
        <w:t>苏州市兴邦化学建材有限公司</w:t>
      </w:r>
      <w:r w:rsidR="002C3AB5" w:rsidRPr="000B60BF">
        <w:rPr>
          <w:rFonts w:ascii="Times New Roman" w:hAnsi="Times New Roman"/>
          <w:kern w:val="0"/>
          <w:sz w:val="28"/>
          <w:szCs w:val="28"/>
          <w:u w:color="000000"/>
        </w:rPr>
        <w:t>清洁生产工作小组成员与咨询机构对所提出的清洁生产方案共同进行了多次讨论，从清洁生产方案技术可行性、环境效益、经济效益、实施难易程度等几方面进行了反复论证，确定</w:t>
      </w:r>
      <w:r w:rsidR="002C3AB5" w:rsidRPr="000B60BF">
        <w:rPr>
          <w:rFonts w:ascii="Times New Roman" w:hAnsi="Times New Roman"/>
          <w:kern w:val="0"/>
          <w:sz w:val="28"/>
          <w:szCs w:val="28"/>
          <w:u w:color="000000"/>
        </w:rPr>
        <w:t>5</w:t>
      </w:r>
      <w:r w:rsidR="002C3AB5" w:rsidRPr="000B60BF">
        <w:rPr>
          <w:rFonts w:ascii="Times New Roman" w:hAnsi="Times New Roman"/>
          <w:kern w:val="0"/>
          <w:sz w:val="28"/>
          <w:szCs w:val="28"/>
          <w:u w:color="000000"/>
        </w:rPr>
        <w:t>万元以下为无</w:t>
      </w:r>
      <w:r w:rsidR="002C3AB5" w:rsidRPr="000B60BF">
        <w:rPr>
          <w:rFonts w:ascii="Times New Roman" w:hAnsi="Times New Roman"/>
          <w:kern w:val="0"/>
          <w:sz w:val="28"/>
          <w:szCs w:val="28"/>
          <w:u w:color="000000"/>
        </w:rPr>
        <w:t>/</w:t>
      </w:r>
      <w:r w:rsidR="002C3AB5" w:rsidRPr="000B60BF">
        <w:rPr>
          <w:rFonts w:ascii="Times New Roman" w:hAnsi="Times New Roman"/>
          <w:kern w:val="0"/>
          <w:sz w:val="28"/>
          <w:szCs w:val="28"/>
          <w:u w:color="000000"/>
        </w:rPr>
        <w:t>低费方案（</w:t>
      </w:r>
      <w:r w:rsidR="002C3AB5" w:rsidRPr="000B60BF">
        <w:rPr>
          <w:rFonts w:ascii="Times New Roman" w:hAnsi="Times New Roman"/>
          <w:kern w:val="0"/>
          <w:sz w:val="28"/>
          <w:szCs w:val="28"/>
          <w:u w:color="000000"/>
        </w:rPr>
        <w:t>A</w:t>
      </w:r>
      <w:r w:rsidR="002C3AB5" w:rsidRPr="000B60BF">
        <w:rPr>
          <w:rFonts w:ascii="Times New Roman" w:hAnsi="Times New Roman"/>
          <w:kern w:val="0"/>
          <w:sz w:val="28"/>
          <w:szCs w:val="28"/>
          <w:u w:color="000000"/>
        </w:rPr>
        <w:t>类方案），</w:t>
      </w:r>
      <w:r w:rsidR="002C3AB5" w:rsidRPr="000B60BF">
        <w:rPr>
          <w:rFonts w:ascii="Times New Roman" w:hAnsi="Times New Roman"/>
          <w:kern w:val="0"/>
          <w:sz w:val="28"/>
          <w:szCs w:val="28"/>
          <w:u w:color="000000"/>
        </w:rPr>
        <w:t>5</w:t>
      </w:r>
      <w:r w:rsidR="002C3AB5" w:rsidRPr="000B60BF">
        <w:rPr>
          <w:rFonts w:ascii="Times New Roman" w:hAnsi="Times New Roman"/>
          <w:kern w:val="0"/>
          <w:sz w:val="28"/>
          <w:szCs w:val="28"/>
          <w:u w:color="000000"/>
        </w:rPr>
        <w:t>～</w:t>
      </w:r>
      <w:r w:rsidR="002C3AB5" w:rsidRPr="000B60BF">
        <w:rPr>
          <w:rFonts w:ascii="Times New Roman" w:hAnsi="Times New Roman"/>
          <w:kern w:val="0"/>
          <w:sz w:val="28"/>
          <w:szCs w:val="28"/>
          <w:u w:color="000000"/>
        </w:rPr>
        <w:t>20</w:t>
      </w:r>
      <w:r w:rsidR="002C3AB5" w:rsidRPr="000B60BF">
        <w:rPr>
          <w:rFonts w:ascii="Times New Roman" w:hAnsi="Times New Roman"/>
          <w:kern w:val="0"/>
          <w:sz w:val="28"/>
          <w:szCs w:val="28"/>
          <w:u w:color="000000"/>
        </w:rPr>
        <w:t>万元为中费方案（</w:t>
      </w:r>
      <w:r w:rsidR="002C3AB5" w:rsidRPr="000B60BF">
        <w:rPr>
          <w:rFonts w:ascii="Times New Roman" w:hAnsi="Times New Roman"/>
          <w:kern w:val="0"/>
          <w:sz w:val="28"/>
          <w:szCs w:val="28"/>
          <w:u w:color="000000"/>
        </w:rPr>
        <w:t>B</w:t>
      </w:r>
      <w:r w:rsidR="002C3AB5" w:rsidRPr="000B60BF">
        <w:rPr>
          <w:rFonts w:ascii="Times New Roman" w:hAnsi="Times New Roman"/>
          <w:kern w:val="0"/>
          <w:sz w:val="28"/>
          <w:szCs w:val="28"/>
          <w:u w:color="000000"/>
        </w:rPr>
        <w:t>类方案），</w:t>
      </w:r>
      <w:r w:rsidR="002C3AB5" w:rsidRPr="000B60BF">
        <w:rPr>
          <w:rFonts w:ascii="Times New Roman" w:hAnsi="Times New Roman"/>
          <w:kern w:val="0"/>
          <w:sz w:val="28"/>
          <w:szCs w:val="28"/>
          <w:u w:color="000000"/>
        </w:rPr>
        <w:t>20</w:t>
      </w:r>
      <w:r w:rsidR="002C3AB5" w:rsidRPr="000B60BF">
        <w:rPr>
          <w:rFonts w:ascii="Times New Roman" w:hAnsi="Times New Roman"/>
          <w:kern w:val="0"/>
          <w:sz w:val="28"/>
          <w:szCs w:val="28"/>
          <w:u w:color="000000"/>
        </w:rPr>
        <w:t>万元以上为高费方案（</w:t>
      </w:r>
      <w:r w:rsidR="002C3AB5" w:rsidRPr="000B60BF">
        <w:rPr>
          <w:rFonts w:ascii="Times New Roman" w:hAnsi="Times New Roman"/>
          <w:kern w:val="0"/>
          <w:sz w:val="28"/>
          <w:szCs w:val="28"/>
          <w:u w:color="000000"/>
        </w:rPr>
        <w:t>C</w:t>
      </w:r>
      <w:r w:rsidR="002C3AB5" w:rsidRPr="000B60BF">
        <w:rPr>
          <w:rFonts w:ascii="Times New Roman" w:hAnsi="Times New Roman"/>
          <w:kern w:val="0"/>
          <w:sz w:val="28"/>
          <w:szCs w:val="28"/>
          <w:u w:color="000000"/>
        </w:rPr>
        <w:t>类方案），最终筛选出无</w:t>
      </w:r>
      <w:r w:rsidR="002C3AB5" w:rsidRPr="000B60BF">
        <w:rPr>
          <w:rFonts w:ascii="Times New Roman" w:hAnsi="Times New Roman"/>
          <w:kern w:val="0"/>
          <w:sz w:val="28"/>
          <w:szCs w:val="28"/>
          <w:u w:color="000000"/>
        </w:rPr>
        <w:t>/</w:t>
      </w:r>
      <w:r w:rsidR="002C3AB5" w:rsidRPr="000B60BF">
        <w:rPr>
          <w:rFonts w:ascii="Times New Roman" w:hAnsi="Times New Roman"/>
          <w:kern w:val="0"/>
          <w:sz w:val="28"/>
          <w:szCs w:val="28"/>
          <w:u w:color="000000"/>
        </w:rPr>
        <w:t>低费、中费、高费方案共</w:t>
      </w:r>
      <w:r w:rsidR="002C3AB5" w:rsidRPr="000B60BF">
        <w:rPr>
          <w:rFonts w:ascii="Times New Roman" w:hAnsi="Times New Roman"/>
          <w:kern w:val="0"/>
          <w:sz w:val="28"/>
          <w:szCs w:val="28"/>
          <w:u w:color="000000"/>
        </w:rPr>
        <w:t>1</w:t>
      </w:r>
      <w:r w:rsidR="00336CFC">
        <w:rPr>
          <w:rFonts w:ascii="Times New Roman" w:hAnsi="Times New Roman" w:hint="eastAsia"/>
          <w:kern w:val="0"/>
          <w:sz w:val="28"/>
          <w:szCs w:val="28"/>
          <w:u w:color="000000"/>
        </w:rPr>
        <w:t>3</w:t>
      </w:r>
      <w:r w:rsidR="002C3AB5" w:rsidRPr="000B60BF">
        <w:rPr>
          <w:rFonts w:ascii="Times New Roman" w:hAnsi="Times New Roman"/>
          <w:kern w:val="0"/>
          <w:sz w:val="28"/>
          <w:szCs w:val="28"/>
          <w:u w:color="000000"/>
        </w:rPr>
        <w:t>项。无</w:t>
      </w:r>
      <w:r w:rsidR="002C3AB5" w:rsidRPr="000B60BF">
        <w:rPr>
          <w:rFonts w:ascii="Times New Roman" w:hAnsi="Times New Roman"/>
          <w:kern w:val="0"/>
          <w:sz w:val="28"/>
          <w:szCs w:val="28"/>
          <w:u w:color="000000"/>
        </w:rPr>
        <w:t>/</w:t>
      </w:r>
      <w:r w:rsidR="002C3AB5" w:rsidRPr="000B60BF">
        <w:rPr>
          <w:rFonts w:ascii="Times New Roman" w:hAnsi="Times New Roman"/>
          <w:kern w:val="0"/>
          <w:sz w:val="28"/>
          <w:szCs w:val="28"/>
          <w:u w:color="000000"/>
        </w:rPr>
        <w:t>低费方案汇总于表</w:t>
      </w:r>
      <w:r w:rsidR="002C3AB5" w:rsidRPr="000B60BF">
        <w:rPr>
          <w:rFonts w:ascii="Times New Roman" w:hAnsi="Times New Roman"/>
          <w:kern w:val="0"/>
          <w:sz w:val="28"/>
          <w:szCs w:val="28"/>
          <w:u w:color="000000"/>
        </w:rPr>
        <w:t>5.2-1</w:t>
      </w:r>
      <w:r w:rsidR="002C3AB5" w:rsidRPr="000B60BF">
        <w:rPr>
          <w:rFonts w:ascii="Times New Roman" w:hAnsi="Times New Roman"/>
          <w:kern w:val="0"/>
          <w:sz w:val="28"/>
          <w:szCs w:val="28"/>
          <w:u w:color="000000"/>
        </w:rPr>
        <w:t>，中</w:t>
      </w:r>
      <w:r w:rsidR="002C3AB5" w:rsidRPr="000B60BF">
        <w:rPr>
          <w:rFonts w:ascii="Times New Roman" w:hAnsi="Times New Roman"/>
          <w:kern w:val="0"/>
          <w:sz w:val="28"/>
          <w:szCs w:val="28"/>
          <w:u w:color="000000"/>
        </w:rPr>
        <w:t>/</w:t>
      </w:r>
      <w:r w:rsidR="002C3AB5" w:rsidRPr="000B60BF">
        <w:rPr>
          <w:rFonts w:ascii="Times New Roman" w:hAnsi="Times New Roman"/>
          <w:kern w:val="0"/>
          <w:sz w:val="28"/>
          <w:szCs w:val="28"/>
          <w:u w:color="000000"/>
        </w:rPr>
        <w:t>高费方案汇总于表</w:t>
      </w:r>
      <w:r w:rsidR="002C3AB5" w:rsidRPr="000B60BF">
        <w:rPr>
          <w:rFonts w:ascii="Times New Roman" w:hAnsi="Times New Roman"/>
          <w:kern w:val="0"/>
          <w:sz w:val="28"/>
          <w:szCs w:val="28"/>
          <w:u w:color="000000"/>
        </w:rPr>
        <w:t>5.2-2</w:t>
      </w:r>
      <w:r w:rsidR="002C3AB5" w:rsidRPr="000B60BF">
        <w:rPr>
          <w:rFonts w:ascii="Times New Roman" w:hAnsi="Times New Roman"/>
          <w:kern w:val="0"/>
          <w:sz w:val="28"/>
          <w:szCs w:val="28"/>
          <w:u w:color="000000"/>
        </w:rPr>
        <w:t>，按上述分类标准分类汇总于表</w:t>
      </w:r>
      <w:r w:rsidR="002C3AB5" w:rsidRPr="000B60BF">
        <w:rPr>
          <w:rFonts w:ascii="Times New Roman" w:hAnsi="Times New Roman"/>
          <w:kern w:val="0"/>
          <w:sz w:val="28"/>
          <w:szCs w:val="28"/>
          <w:u w:color="000000"/>
        </w:rPr>
        <w:t>5.2-3</w:t>
      </w:r>
      <w:r w:rsidR="002C3AB5" w:rsidRPr="000B60BF">
        <w:rPr>
          <w:rFonts w:ascii="Times New Roman" w:hAnsi="Times New Roman"/>
          <w:kern w:val="0"/>
          <w:sz w:val="28"/>
          <w:szCs w:val="28"/>
          <w:u w:color="000000"/>
        </w:rPr>
        <w:t>。</w:t>
      </w:r>
    </w:p>
    <w:p w:rsidR="00474C42" w:rsidRPr="00982C84" w:rsidRDefault="002C3AB5">
      <w:pPr>
        <w:spacing w:line="520" w:lineRule="exact"/>
        <w:ind w:firstLineChars="75" w:firstLine="181"/>
        <w:jc w:val="center"/>
        <w:rPr>
          <w:rFonts w:ascii="Times New Roman" w:hAnsi="Times New Roman"/>
          <w:b/>
          <w:bCs/>
          <w:sz w:val="24"/>
          <w:szCs w:val="24"/>
        </w:rPr>
      </w:pPr>
      <w:r w:rsidRPr="00982C84">
        <w:rPr>
          <w:rFonts w:ascii="Times New Roman" w:hAnsi="Times New Roman"/>
          <w:b/>
          <w:bCs/>
          <w:sz w:val="24"/>
          <w:szCs w:val="24"/>
        </w:rPr>
        <w:t>表</w:t>
      </w:r>
      <w:r w:rsidRPr="00982C84">
        <w:rPr>
          <w:rFonts w:ascii="Times New Roman" w:hAnsi="Times New Roman"/>
          <w:b/>
          <w:bCs/>
          <w:sz w:val="24"/>
          <w:szCs w:val="24"/>
        </w:rPr>
        <w:t xml:space="preserve">5.2-1  </w:t>
      </w:r>
      <w:r w:rsidRPr="00982C84">
        <w:rPr>
          <w:rFonts w:ascii="Times New Roman" w:hAnsi="Times New Roman"/>
          <w:b/>
          <w:bCs/>
          <w:sz w:val="24"/>
          <w:szCs w:val="24"/>
        </w:rPr>
        <w:t>无</w:t>
      </w:r>
      <w:r w:rsidRPr="00982C84">
        <w:rPr>
          <w:rFonts w:ascii="Times New Roman" w:hAnsi="Times New Roman"/>
          <w:b/>
          <w:bCs/>
          <w:sz w:val="24"/>
          <w:szCs w:val="24"/>
        </w:rPr>
        <w:t>/</w:t>
      </w:r>
      <w:r w:rsidRPr="00982C84">
        <w:rPr>
          <w:rFonts w:ascii="Times New Roman" w:hAnsi="Times New Roman"/>
          <w:b/>
          <w:bCs/>
          <w:sz w:val="24"/>
          <w:szCs w:val="24"/>
        </w:rPr>
        <w:t>低费方案汇总表</w:t>
      </w:r>
    </w:p>
    <w:tbl>
      <w:tblPr>
        <w:tblW w:w="9356" w:type="dxa"/>
        <w:jc w:val="center"/>
        <w:tblLayout w:type="fixed"/>
        <w:tblLook w:val="04A0"/>
      </w:tblPr>
      <w:tblGrid>
        <w:gridCol w:w="951"/>
        <w:gridCol w:w="611"/>
        <w:gridCol w:w="1349"/>
        <w:gridCol w:w="3501"/>
        <w:gridCol w:w="852"/>
        <w:gridCol w:w="1008"/>
        <w:gridCol w:w="1084"/>
      </w:tblGrid>
      <w:tr w:rsidR="00D54AC8" w:rsidRPr="00D54AC8" w:rsidTr="00690C4A">
        <w:trPr>
          <w:cantSplit/>
          <w:trHeight w:val="353"/>
          <w:tblHeader/>
          <w:jc w:val="center"/>
        </w:trPr>
        <w:tc>
          <w:tcPr>
            <w:tcW w:w="951" w:type="dxa"/>
            <w:vMerge w:val="restart"/>
            <w:tcBorders>
              <w:top w:val="single" w:sz="12" w:space="0" w:color="auto"/>
              <w:left w:val="single" w:sz="12"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方案</w:t>
            </w:r>
          </w:p>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类型</w:t>
            </w:r>
          </w:p>
        </w:tc>
        <w:tc>
          <w:tcPr>
            <w:tcW w:w="611" w:type="dxa"/>
            <w:vMerge w:val="restart"/>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方案</w:t>
            </w:r>
          </w:p>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编号</w:t>
            </w:r>
          </w:p>
        </w:tc>
        <w:tc>
          <w:tcPr>
            <w:tcW w:w="1349" w:type="dxa"/>
            <w:vMerge w:val="restart"/>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方案名称</w:t>
            </w:r>
          </w:p>
        </w:tc>
        <w:tc>
          <w:tcPr>
            <w:tcW w:w="3501" w:type="dxa"/>
            <w:vMerge w:val="restart"/>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方案简介</w:t>
            </w:r>
          </w:p>
        </w:tc>
        <w:tc>
          <w:tcPr>
            <w:tcW w:w="852" w:type="dxa"/>
            <w:vMerge w:val="restart"/>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预计</w:t>
            </w:r>
          </w:p>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投资</w:t>
            </w:r>
          </w:p>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（万元）</w:t>
            </w:r>
          </w:p>
        </w:tc>
        <w:tc>
          <w:tcPr>
            <w:tcW w:w="2092" w:type="dxa"/>
            <w:gridSpan w:val="2"/>
            <w:tcBorders>
              <w:top w:val="single" w:sz="12" w:space="0" w:color="auto"/>
              <w:left w:val="single" w:sz="4" w:space="0" w:color="auto"/>
              <w:bottom w:val="single" w:sz="4" w:space="0" w:color="auto"/>
              <w:right w:val="single" w:sz="12"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预计效果</w:t>
            </w:r>
          </w:p>
        </w:tc>
      </w:tr>
      <w:tr w:rsidR="00D54AC8" w:rsidRPr="00D54AC8" w:rsidTr="00690C4A">
        <w:trPr>
          <w:cantSplit/>
          <w:trHeight w:val="617"/>
          <w:tblHeader/>
          <w:jc w:val="center"/>
        </w:trPr>
        <w:tc>
          <w:tcPr>
            <w:tcW w:w="951" w:type="dxa"/>
            <w:vMerge/>
            <w:tcBorders>
              <w:top w:val="single" w:sz="12" w:space="0" w:color="auto"/>
              <w:left w:val="single" w:sz="12" w:space="0" w:color="auto"/>
              <w:bottom w:val="single" w:sz="4" w:space="0" w:color="auto"/>
              <w:right w:val="single" w:sz="4" w:space="0" w:color="auto"/>
            </w:tcBorders>
            <w:vAlign w:val="center"/>
          </w:tcPr>
          <w:p w:rsidR="00D54AC8" w:rsidRPr="00D54AC8" w:rsidRDefault="00D54AC8" w:rsidP="00690C4A">
            <w:pPr>
              <w:widowControl/>
              <w:jc w:val="left"/>
              <w:rPr>
                <w:rFonts w:ascii="Times New Roman" w:hAnsi="Times New Roman"/>
                <w:b/>
                <w:kern w:val="0"/>
                <w:szCs w:val="21"/>
                <w:u w:color="000000"/>
              </w:rPr>
            </w:pPr>
          </w:p>
        </w:tc>
        <w:tc>
          <w:tcPr>
            <w:tcW w:w="611" w:type="dxa"/>
            <w:vMerge/>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jc w:val="left"/>
              <w:rPr>
                <w:rFonts w:ascii="Times New Roman" w:hAnsi="Times New Roman"/>
                <w:b/>
                <w:kern w:val="0"/>
                <w:szCs w:val="21"/>
                <w:u w:color="000000"/>
              </w:rPr>
            </w:pPr>
          </w:p>
        </w:tc>
        <w:tc>
          <w:tcPr>
            <w:tcW w:w="1349" w:type="dxa"/>
            <w:vMerge/>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jc w:val="left"/>
              <w:rPr>
                <w:rFonts w:ascii="Times New Roman" w:hAnsi="Times New Roman"/>
                <w:b/>
                <w:kern w:val="0"/>
                <w:szCs w:val="21"/>
                <w:u w:color="000000"/>
              </w:rPr>
            </w:pPr>
          </w:p>
        </w:tc>
        <w:tc>
          <w:tcPr>
            <w:tcW w:w="3501" w:type="dxa"/>
            <w:vMerge/>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jc w:val="left"/>
              <w:rPr>
                <w:rFonts w:ascii="Times New Roman" w:hAnsi="Times New Roman"/>
                <w:b/>
                <w:kern w:val="0"/>
                <w:szCs w:val="21"/>
                <w:u w:color="000000"/>
              </w:rPr>
            </w:pPr>
          </w:p>
        </w:tc>
        <w:tc>
          <w:tcPr>
            <w:tcW w:w="852" w:type="dxa"/>
            <w:vMerge/>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jc w:val="left"/>
              <w:rPr>
                <w:rFonts w:ascii="Times New Roman" w:hAnsi="Times New Roman"/>
                <w:b/>
                <w:kern w:val="0"/>
                <w:szCs w:val="21"/>
                <w:u w:color="000000"/>
              </w:rPr>
            </w:pP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环境</w:t>
            </w:r>
          </w:p>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效益</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经济效益</w:t>
            </w:r>
          </w:p>
          <w:p w:rsidR="00D54AC8" w:rsidRPr="00D54AC8" w:rsidRDefault="00D54AC8" w:rsidP="00690C4A">
            <w:pPr>
              <w:widowControl/>
              <w:autoSpaceDE w:val="0"/>
              <w:spacing w:line="340" w:lineRule="exact"/>
              <w:jc w:val="center"/>
              <w:textAlignment w:val="baseline"/>
              <w:rPr>
                <w:rFonts w:ascii="Times New Roman" w:hAnsi="Times New Roman"/>
                <w:b/>
                <w:kern w:val="0"/>
                <w:szCs w:val="21"/>
                <w:u w:color="000000"/>
              </w:rPr>
            </w:pPr>
            <w:r w:rsidRPr="00D54AC8">
              <w:rPr>
                <w:rFonts w:ascii="Times New Roman" w:hAnsi="Times New Roman"/>
                <w:b/>
                <w:kern w:val="0"/>
                <w:szCs w:val="21"/>
                <w:u w:color="000000"/>
              </w:rPr>
              <w:t>（元）</w:t>
            </w:r>
          </w:p>
        </w:tc>
      </w:tr>
      <w:tr w:rsidR="00D54AC8" w:rsidRPr="00D54AC8" w:rsidTr="00690C4A">
        <w:trPr>
          <w:cantSplit/>
          <w:trHeight w:val="1095"/>
          <w:jc w:val="center"/>
        </w:trPr>
        <w:tc>
          <w:tcPr>
            <w:tcW w:w="951" w:type="dxa"/>
            <w:tcBorders>
              <w:top w:val="single" w:sz="4" w:space="0" w:color="auto"/>
              <w:left w:val="single" w:sz="12"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原辅材料和能源替代</w:t>
            </w: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F1</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宋体"/>
                <w:szCs w:val="21"/>
              </w:rPr>
              <w:t>厂区绿色照明改造</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宋体"/>
                <w:szCs w:val="21"/>
              </w:rPr>
              <w:t>将厂区里的</w:t>
            </w:r>
            <w:r w:rsidRPr="00D54AC8">
              <w:rPr>
                <w:rFonts w:ascii="Times New Roman" w:hAnsi="Times New Roman"/>
                <w:szCs w:val="21"/>
              </w:rPr>
              <w:t>60</w:t>
            </w:r>
            <w:r w:rsidRPr="00D54AC8">
              <w:rPr>
                <w:rFonts w:ascii="Times New Roman" w:hAnsi="宋体"/>
                <w:szCs w:val="21"/>
              </w:rPr>
              <w:t>支</w:t>
            </w:r>
            <w:r w:rsidRPr="00D54AC8">
              <w:rPr>
                <w:rFonts w:ascii="Times New Roman" w:hAnsi="Times New Roman"/>
                <w:szCs w:val="21"/>
              </w:rPr>
              <w:t>18W</w:t>
            </w:r>
            <w:r w:rsidRPr="00D54AC8">
              <w:rPr>
                <w:rFonts w:ascii="Times New Roman" w:hAnsi="宋体"/>
                <w:szCs w:val="21"/>
              </w:rPr>
              <w:t>、</w:t>
            </w:r>
            <w:r w:rsidRPr="00D54AC8">
              <w:rPr>
                <w:rFonts w:ascii="Times New Roman" w:hAnsi="Times New Roman"/>
                <w:szCs w:val="21"/>
              </w:rPr>
              <w:t>40</w:t>
            </w:r>
            <w:r w:rsidRPr="00D54AC8">
              <w:rPr>
                <w:rFonts w:ascii="Times New Roman" w:hAnsi="宋体"/>
                <w:szCs w:val="21"/>
              </w:rPr>
              <w:t>支</w:t>
            </w:r>
            <w:r w:rsidRPr="00D54AC8">
              <w:rPr>
                <w:rFonts w:ascii="Times New Roman" w:hAnsi="Times New Roman"/>
                <w:szCs w:val="21"/>
              </w:rPr>
              <w:t>36W</w:t>
            </w:r>
            <w:r w:rsidRPr="00D54AC8">
              <w:rPr>
                <w:rFonts w:ascii="Times New Roman" w:hAnsi="宋体"/>
                <w:szCs w:val="21"/>
              </w:rPr>
              <w:t>的普通日光灯具更换为</w:t>
            </w:r>
            <w:r w:rsidRPr="00D54AC8">
              <w:rPr>
                <w:rFonts w:ascii="Times New Roman" w:hAnsi="Times New Roman"/>
                <w:szCs w:val="21"/>
              </w:rPr>
              <w:t>100</w:t>
            </w:r>
            <w:r w:rsidRPr="00D54AC8">
              <w:rPr>
                <w:rFonts w:ascii="Times New Roman" w:hAnsi="宋体"/>
                <w:szCs w:val="21"/>
              </w:rPr>
              <w:t>支</w:t>
            </w:r>
            <w:r w:rsidRPr="00D54AC8">
              <w:rPr>
                <w:rFonts w:ascii="Times New Roman" w:hAnsi="Times New Roman"/>
                <w:szCs w:val="21"/>
              </w:rPr>
              <w:t>8W</w:t>
            </w:r>
            <w:r w:rsidRPr="00D54AC8">
              <w:rPr>
                <w:rFonts w:ascii="Times New Roman" w:hAnsi="宋体"/>
                <w:szCs w:val="21"/>
              </w:rPr>
              <w:t>的</w:t>
            </w:r>
            <w:r w:rsidRPr="00D54AC8">
              <w:rPr>
                <w:rFonts w:ascii="Times New Roman" w:hAnsi="Times New Roman"/>
                <w:szCs w:val="21"/>
              </w:rPr>
              <w:t>LED</w:t>
            </w:r>
            <w:r w:rsidRPr="00D54AC8">
              <w:rPr>
                <w:rFonts w:ascii="Times New Roman" w:hAnsi="宋体"/>
                <w:szCs w:val="21"/>
              </w:rPr>
              <w:t>灯</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textAlignment w:val="baseline"/>
              <w:rPr>
                <w:rFonts w:ascii="Times New Roman" w:hAnsi="Times New Roman"/>
                <w:szCs w:val="21"/>
                <w:u w:color="000000"/>
              </w:rPr>
            </w:pPr>
            <w:r w:rsidRPr="00D54AC8">
              <w:rPr>
                <w:rFonts w:ascii="Times New Roman" w:hAnsi="Times New Roman"/>
                <w:szCs w:val="21"/>
              </w:rPr>
              <w:t>0.15</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textAlignment w:val="baseline"/>
              <w:rPr>
                <w:rFonts w:ascii="Times New Roman" w:hAnsi="Times New Roman"/>
                <w:szCs w:val="21"/>
                <w:u w:color="000000"/>
              </w:rPr>
            </w:pPr>
            <w:r w:rsidRPr="00D54AC8">
              <w:rPr>
                <w:rFonts w:ascii="Times New Roman" w:hAnsi="宋体"/>
                <w:szCs w:val="21"/>
              </w:rPr>
              <w:t>年节电</w:t>
            </w:r>
            <w:r w:rsidRPr="00D54AC8">
              <w:rPr>
                <w:rFonts w:ascii="Times New Roman" w:hAnsi="Times New Roman"/>
                <w:szCs w:val="21"/>
              </w:rPr>
              <w:t>1.09</w:t>
            </w:r>
            <w:r w:rsidRPr="00D54AC8">
              <w:rPr>
                <w:rFonts w:ascii="Times New Roman" w:hAnsi="宋体"/>
                <w:szCs w:val="21"/>
              </w:rPr>
              <w:t>万</w:t>
            </w:r>
            <w:r w:rsidRPr="00D54AC8">
              <w:rPr>
                <w:rFonts w:ascii="Times New Roman" w:hAnsi="Times New Roman"/>
                <w:szCs w:val="21"/>
              </w:rPr>
              <w:t>kW·h</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jc w:val="center"/>
              <w:textAlignment w:val="baseline"/>
              <w:rPr>
                <w:rFonts w:ascii="Times New Roman" w:hAnsi="Times New Roman"/>
                <w:szCs w:val="21"/>
                <w:u w:color="000000"/>
              </w:rPr>
            </w:pPr>
            <w:r w:rsidRPr="00D54AC8">
              <w:rPr>
                <w:rFonts w:ascii="Times New Roman" w:hAnsi="宋体"/>
                <w:szCs w:val="21"/>
              </w:rPr>
              <w:t>年节电费</w:t>
            </w:r>
            <w:r w:rsidRPr="00D54AC8">
              <w:rPr>
                <w:rFonts w:ascii="Times New Roman" w:hAnsi="Times New Roman"/>
                <w:szCs w:val="21"/>
              </w:rPr>
              <w:t>1.308</w:t>
            </w:r>
            <w:r w:rsidRPr="00D54AC8">
              <w:rPr>
                <w:rFonts w:ascii="Times New Roman" w:hAnsi="宋体"/>
                <w:szCs w:val="21"/>
              </w:rPr>
              <w:t>万元</w:t>
            </w:r>
          </w:p>
        </w:tc>
      </w:tr>
      <w:tr w:rsidR="00D54AC8" w:rsidRPr="00D54AC8" w:rsidTr="00690C4A">
        <w:trPr>
          <w:cantSplit/>
          <w:trHeight w:val="846"/>
          <w:jc w:val="center"/>
        </w:trPr>
        <w:tc>
          <w:tcPr>
            <w:tcW w:w="951" w:type="dxa"/>
            <w:tcBorders>
              <w:top w:val="single" w:sz="4" w:space="0" w:color="auto"/>
              <w:left w:val="single" w:sz="12"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过程优化控制</w:t>
            </w: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F2</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合成车间管道控制阀门更换</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合成车间管路阀门管道原为人工控制，且出现部分腐蚀，现更换为防腐防渗的电路自动控制阀门，减少了厂区环境污染风险，提高了厂区的自动化水平。</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2.5</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减少厂区污染风险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宋体" w:hint="eastAsia"/>
                <w:szCs w:val="21"/>
              </w:rPr>
              <w:t>—</w:t>
            </w:r>
          </w:p>
        </w:tc>
      </w:tr>
      <w:tr w:rsidR="00D54AC8" w:rsidRPr="00D54AC8" w:rsidTr="00690C4A">
        <w:trPr>
          <w:cantSplit/>
          <w:trHeight w:val="1431"/>
          <w:jc w:val="center"/>
        </w:trPr>
        <w:tc>
          <w:tcPr>
            <w:tcW w:w="951" w:type="dxa"/>
            <w:vMerge w:val="restart"/>
            <w:tcBorders>
              <w:top w:val="single" w:sz="4" w:space="0" w:color="auto"/>
              <w:left w:val="single" w:sz="12"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设备维护和更新</w:t>
            </w: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F3</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300" w:lineRule="exact"/>
              <w:jc w:val="center"/>
              <w:textAlignment w:val="baseline"/>
              <w:rPr>
                <w:rFonts w:ascii="Times New Roman" w:hAnsi="Times New Roman"/>
                <w:szCs w:val="21"/>
              </w:rPr>
            </w:pPr>
            <w:r w:rsidRPr="00D54AC8">
              <w:rPr>
                <w:rFonts w:ascii="Times New Roman" w:hAnsi="宋体"/>
                <w:szCs w:val="21"/>
              </w:rPr>
              <w:t>更换维护蒸汽管道外保温层</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320" w:lineRule="exact"/>
              <w:jc w:val="center"/>
              <w:textAlignment w:val="baseline"/>
              <w:rPr>
                <w:rFonts w:ascii="Times New Roman" w:hAnsi="Times New Roman"/>
                <w:szCs w:val="21"/>
              </w:rPr>
            </w:pPr>
            <w:r w:rsidRPr="00D54AC8">
              <w:rPr>
                <w:rFonts w:ascii="Times New Roman" w:hAnsi="宋体"/>
                <w:szCs w:val="21"/>
              </w:rPr>
              <w:t>蒸汽管道外保温层由于使用时间较长，出现部分破损现象，先将部分破损保温层更换维护，维持蒸汽温度，降低能源损耗。</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hint="eastAsia"/>
                <w:szCs w:val="21"/>
              </w:rPr>
              <w:t>2</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A35FD2" w:rsidP="00A35FD2">
            <w:pPr>
              <w:spacing w:line="280" w:lineRule="exact"/>
              <w:jc w:val="center"/>
              <w:textAlignment w:val="baseline"/>
              <w:rPr>
                <w:rFonts w:ascii="Times New Roman" w:hAnsi="Times New Roman"/>
                <w:szCs w:val="21"/>
              </w:rPr>
            </w:pPr>
            <w:r>
              <w:rPr>
                <w:rFonts w:ascii="Times New Roman" w:hAnsi="宋体" w:hint="eastAsia"/>
                <w:szCs w:val="21"/>
              </w:rPr>
              <w:t>节约用水</w:t>
            </w:r>
            <w:r w:rsidR="00D54AC8" w:rsidRPr="00D54AC8">
              <w:rPr>
                <w:rFonts w:ascii="Times New Roman" w:hAnsi="Times New Roman"/>
                <w:szCs w:val="21"/>
              </w:rPr>
              <w:t>2t/a</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A35FD2">
            <w:pPr>
              <w:spacing w:line="280" w:lineRule="exact"/>
              <w:jc w:val="center"/>
              <w:textAlignment w:val="baseline"/>
              <w:rPr>
                <w:rFonts w:ascii="Times New Roman" w:hAnsi="Times New Roman"/>
                <w:szCs w:val="21"/>
                <w:u w:color="000000"/>
              </w:rPr>
            </w:pPr>
            <w:r w:rsidRPr="00D54AC8">
              <w:rPr>
                <w:rFonts w:ascii="Times New Roman" w:hAnsi="宋体"/>
                <w:szCs w:val="21"/>
              </w:rPr>
              <w:t>年创造效益</w:t>
            </w:r>
            <w:r w:rsidR="00A35FD2">
              <w:rPr>
                <w:rFonts w:ascii="Times New Roman" w:hAnsi="Times New Roman" w:hint="eastAsia"/>
                <w:szCs w:val="21"/>
              </w:rPr>
              <w:t>8.2</w:t>
            </w:r>
            <w:r w:rsidRPr="00D54AC8">
              <w:rPr>
                <w:rFonts w:ascii="Times New Roman" w:hAnsi="宋体"/>
                <w:szCs w:val="21"/>
              </w:rPr>
              <w:t>万元</w:t>
            </w:r>
          </w:p>
        </w:tc>
      </w:tr>
      <w:tr w:rsidR="00D54AC8" w:rsidRPr="00D54AC8" w:rsidTr="00690C4A">
        <w:trPr>
          <w:cantSplit/>
          <w:trHeight w:val="1431"/>
          <w:jc w:val="center"/>
        </w:trPr>
        <w:tc>
          <w:tcPr>
            <w:tcW w:w="951" w:type="dxa"/>
            <w:vMerge/>
            <w:tcBorders>
              <w:left w:val="single" w:sz="12" w:space="0" w:color="auto"/>
              <w:right w:val="single" w:sz="4" w:space="0" w:color="auto"/>
            </w:tcBorders>
            <w:vAlign w:val="center"/>
          </w:tcPr>
          <w:p w:rsidR="00D54AC8" w:rsidRPr="00D54AC8" w:rsidRDefault="00D54AC8" w:rsidP="00690C4A">
            <w:pPr>
              <w:widowControl/>
              <w:jc w:val="left"/>
              <w:rPr>
                <w:rFonts w:ascii="Times New Roman" w:hAnsi="Times New Roman"/>
                <w:kern w:val="0"/>
                <w:szCs w:val="21"/>
                <w:u w:color="000000"/>
              </w:rPr>
            </w:pP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F4</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szCs w:val="21"/>
              </w:rPr>
              <w:t>更换变压器干燥剂</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szCs w:val="21"/>
              </w:rPr>
              <w:t>变压器干燥机使用时间较长</w:t>
            </w:r>
            <w:r w:rsidRPr="00D54AC8">
              <w:rPr>
                <w:rFonts w:ascii="Times New Roman" w:hAnsi="Times New Roman" w:hint="eastAsia"/>
                <w:szCs w:val="21"/>
              </w:rPr>
              <w:t>，为</w:t>
            </w:r>
            <w:r w:rsidRPr="00D54AC8">
              <w:rPr>
                <w:rFonts w:ascii="Times New Roman" w:hAnsi="Times New Roman"/>
                <w:szCs w:val="21"/>
              </w:rPr>
              <w:t>避免变压器循环油箱中的循环油里带有水分</w:t>
            </w:r>
            <w:r w:rsidRPr="00D54AC8">
              <w:rPr>
                <w:rFonts w:ascii="Times New Roman" w:hAnsi="Times New Roman" w:hint="eastAsia"/>
                <w:szCs w:val="21"/>
              </w:rPr>
              <w:t>，</w:t>
            </w:r>
            <w:r w:rsidRPr="00D54AC8">
              <w:rPr>
                <w:rFonts w:ascii="Times New Roman" w:hAnsi="Times New Roman"/>
                <w:szCs w:val="21"/>
              </w:rPr>
              <w:t>降低变压器性能</w:t>
            </w:r>
            <w:r w:rsidRPr="00D54AC8">
              <w:rPr>
                <w:rFonts w:ascii="Times New Roman" w:hAnsi="Times New Roman" w:hint="eastAsia"/>
                <w:szCs w:val="21"/>
              </w:rPr>
              <w:t>，</w:t>
            </w:r>
            <w:r w:rsidRPr="00D54AC8">
              <w:rPr>
                <w:rFonts w:ascii="Times New Roman" w:hAnsi="Times New Roman"/>
                <w:szCs w:val="21"/>
              </w:rPr>
              <w:t>耗电增加</w:t>
            </w:r>
            <w:r w:rsidRPr="00D54AC8">
              <w:rPr>
                <w:rFonts w:ascii="Times New Roman" w:hAnsi="Times New Roman" w:hint="eastAsia"/>
                <w:szCs w:val="21"/>
              </w:rPr>
              <w:t>，</w:t>
            </w:r>
            <w:r w:rsidRPr="00D54AC8">
              <w:rPr>
                <w:rFonts w:ascii="Times New Roman" w:hAnsi="Times New Roman"/>
                <w:szCs w:val="21"/>
              </w:rPr>
              <w:t>应更换配电房变压器干燥剂</w:t>
            </w:r>
            <w:r w:rsidRPr="00D54AC8">
              <w:rPr>
                <w:rFonts w:ascii="Times New Roman" w:hAnsi="Times New Roman"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szCs w:val="21"/>
              </w:rPr>
              <w:t>0.1</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szCs w:val="21"/>
              </w:rPr>
              <w:t>年节电</w:t>
            </w:r>
            <w:r w:rsidRPr="00D54AC8">
              <w:rPr>
                <w:rFonts w:ascii="Times New Roman" w:hAnsi="Times New Roman"/>
                <w:szCs w:val="21"/>
              </w:rPr>
              <w:t>0.5</w:t>
            </w:r>
            <w:r w:rsidRPr="00D54AC8">
              <w:rPr>
                <w:rFonts w:ascii="Times New Roman" w:hAnsi="Times New Roman"/>
                <w:szCs w:val="21"/>
              </w:rPr>
              <w:t>万度</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szCs w:val="21"/>
              </w:rPr>
              <w:t>年节省电费</w:t>
            </w:r>
            <w:r w:rsidRPr="00D54AC8">
              <w:rPr>
                <w:rFonts w:ascii="Times New Roman" w:hAnsi="Times New Roman"/>
                <w:szCs w:val="21"/>
              </w:rPr>
              <w:t>0.6</w:t>
            </w:r>
            <w:r w:rsidRPr="00D54AC8">
              <w:rPr>
                <w:rFonts w:ascii="Times New Roman" w:hAnsi="Times New Roman"/>
                <w:szCs w:val="21"/>
              </w:rPr>
              <w:t>万</w:t>
            </w:r>
          </w:p>
        </w:tc>
      </w:tr>
      <w:tr w:rsidR="00D54AC8" w:rsidRPr="00D54AC8" w:rsidTr="00690C4A">
        <w:trPr>
          <w:cantSplit/>
          <w:trHeight w:val="1431"/>
          <w:jc w:val="center"/>
        </w:trPr>
        <w:tc>
          <w:tcPr>
            <w:tcW w:w="951" w:type="dxa"/>
            <w:vMerge/>
            <w:tcBorders>
              <w:left w:val="single" w:sz="12" w:space="0" w:color="auto"/>
              <w:right w:val="single" w:sz="4" w:space="0" w:color="auto"/>
            </w:tcBorders>
            <w:vAlign w:val="center"/>
          </w:tcPr>
          <w:p w:rsidR="00D54AC8" w:rsidRPr="00D54AC8" w:rsidRDefault="00D54AC8" w:rsidP="00690C4A">
            <w:pPr>
              <w:widowControl/>
              <w:jc w:val="left"/>
              <w:rPr>
                <w:rFonts w:ascii="Times New Roman" w:hAnsi="Times New Roman"/>
                <w:kern w:val="0"/>
                <w:szCs w:val="21"/>
                <w:u w:color="000000"/>
              </w:rPr>
            </w:pP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w:t>
            </w:r>
            <w:r w:rsidRPr="00D54AC8">
              <w:rPr>
                <w:rFonts w:ascii="Times New Roman" w:hAnsi="Times New Roman" w:hint="eastAsia"/>
                <w:kern w:val="0"/>
                <w:szCs w:val="21"/>
                <w:u w:color="000000"/>
              </w:rPr>
              <w:t>5</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反应釜密封圈更换</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由于使用年限较久，反应釜密封圈有部分腐蚀、破损现象，现更换合成车间反应釜密封圈，防止“跑、冒、滴、漏”现象，减少了厂区污染风险。</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0.8</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减少厂区污染风险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w:t>
            </w:r>
          </w:p>
        </w:tc>
      </w:tr>
      <w:tr w:rsidR="00D54AC8" w:rsidRPr="00D54AC8" w:rsidTr="00690C4A">
        <w:trPr>
          <w:cantSplit/>
          <w:trHeight w:val="1431"/>
          <w:jc w:val="center"/>
        </w:trPr>
        <w:tc>
          <w:tcPr>
            <w:tcW w:w="951" w:type="dxa"/>
            <w:vMerge/>
            <w:tcBorders>
              <w:left w:val="single" w:sz="12" w:space="0" w:color="auto"/>
              <w:bottom w:val="single" w:sz="4" w:space="0" w:color="auto"/>
              <w:right w:val="single" w:sz="4" w:space="0" w:color="auto"/>
            </w:tcBorders>
            <w:vAlign w:val="center"/>
          </w:tcPr>
          <w:p w:rsidR="00D54AC8" w:rsidRPr="00D54AC8" w:rsidRDefault="00D54AC8" w:rsidP="00690C4A">
            <w:pPr>
              <w:widowControl/>
              <w:jc w:val="left"/>
              <w:rPr>
                <w:rFonts w:ascii="Times New Roman" w:hAnsi="Times New Roman"/>
                <w:kern w:val="0"/>
                <w:szCs w:val="21"/>
                <w:u w:color="000000"/>
              </w:rPr>
            </w:pP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w:t>
            </w:r>
            <w:r w:rsidRPr="00D54AC8">
              <w:rPr>
                <w:rFonts w:ascii="Times New Roman" w:hAnsi="Times New Roman" w:hint="eastAsia"/>
                <w:kern w:val="0"/>
                <w:szCs w:val="21"/>
                <w:u w:color="000000"/>
              </w:rPr>
              <w:t>6</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300" w:lineRule="exact"/>
              <w:jc w:val="center"/>
              <w:textAlignment w:val="baseline"/>
              <w:rPr>
                <w:rFonts w:ascii="Times New Roman" w:hAnsi="Times New Roman"/>
                <w:szCs w:val="21"/>
              </w:rPr>
            </w:pPr>
            <w:r w:rsidRPr="00D54AC8">
              <w:rPr>
                <w:rFonts w:ascii="Times New Roman" w:hAnsi="Times New Roman" w:hint="eastAsia"/>
              </w:rPr>
              <w:t>自吸泵维护保养</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rPr>
                <w:rFonts w:ascii="Times New Roman" w:hAnsi="Times New Roman"/>
                <w:szCs w:val="21"/>
              </w:rPr>
            </w:pPr>
            <w:r w:rsidRPr="00D54AC8">
              <w:rPr>
                <w:rFonts w:ascii="Times New Roman" w:hAnsi="Times New Roman" w:hint="eastAsia"/>
              </w:rPr>
              <w:t>自吸泵缺乏维护，现进行除尘、润滑保养，使其运行更加顺畅稳定，减少安全风险。</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300" w:lineRule="exact"/>
              <w:jc w:val="center"/>
              <w:textAlignment w:val="baseline"/>
              <w:rPr>
                <w:rFonts w:ascii="Times New Roman" w:hAnsi="Times New Roman"/>
                <w:szCs w:val="21"/>
              </w:rPr>
            </w:pPr>
            <w:r w:rsidRPr="00D54AC8">
              <w:rPr>
                <w:rFonts w:ascii="Times New Roman" w:hAnsi="Times New Roman" w:hint="eastAsia"/>
              </w:rPr>
              <w:t>0.2</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减少车间内原辅料、产品等跑冒滴漏现象</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jc w:val="center"/>
              <w:rPr>
                <w:rFonts w:ascii="Times New Roman" w:hAnsi="Times New Roman"/>
                <w:szCs w:val="21"/>
              </w:rPr>
            </w:pPr>
            <w:r w:rsidRPr="00D54AC8">
              <w:rPr>
                <w:rFonts w:ascii="Times New Roman" w:hAnsi="Times New Roman" w:hint="eastAsia"/>
                <w:szCs w:val="21"/>
              </w:rPr>
              <w:t>—</w:t>
            </w:r>
          </w:p>
        </w:tc>
      </w:tr>
      <w:tr w:rsidR="00D54AC8" w:rsidRPr="00D54AC8" w:rsidTr="00690C4A">
        <w:trPr>
          <w:cantSplit/>
          <w:trHeight w:val="775"/>
          <w:jc w:val="center"/>
        </w:trPr>
        <w:tc>
          <w:tcPr>
            <w:tcW w:w="951" w:type="dxa"/>
            <w:tcBorders>
              <w:top w:val="single" w:sz="12" w:space="0" w:color="auto"/>
              <w:left w:val="single" w:sz="12"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产品更换或改进</w:t>
            </w:r>
          </w:p>
        </w:tc>
        <w:tc>
          <w:tcPr>
            <w:tcW w:w="611"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w:t>
            </w:r>
            <w:r w:rsidRPr="00D54AC8">
              <w:rPr>
                <w:rFonts w:ascii="Times New Roman" w:hAnsi="Times New Roman" w:hint="eastAsia"/>
                <w:kern w:val="0"/>
                <w:szCs w:val="21"/>
                <w:u w:color="000000"/>
              </w:rPr>
              <w:t>7</w:t>
            </w:r>
          </w:p>
        </w:tc>
        <w:tc>
          <w:tcPr>
            <w:tcW w:w="1349"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jc w:val="center"/>
              <w:textAlignment w:val="baseline"/>
              <w:rPr>
                <w:rFonts w:ascii="Times New Roman" w:hAnsi="Times New Roman"/>
                <w:szCs w:val="21"/>
              </w:rPr>
            </w:pPr>
            <w:r w:rsidRPr="00D54AC8">
              <w:rPr>
                <w:rFonts w:ascii="Times New Roman" w:hAnsi="Times New Roman" w:hint="eastAsia"/>
                <w:szCs w:val="21"/>
              </w:rPr>
              <w:t>改变</w:t>
            </w:r>
            <w:r w:rsidRPr="00D54AC8">
              <w:rPr>
                <w:rFonts w:ascii="Times New Roman" w:hAnsi="Times New Roman"/>
                <w:szCs w:val="21"/>
              </w:rPr>
              <w:t>产品包装</w:t>
            </w:r>
          </w:p>
        </w:tc>
        <w:tc>
          <w:tcPr>
            <w:tcW w:w="3501"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rPr>
                <w:rFonts w:ascii="Times New Roman" w:hAnsi="Times New Roman"/>
                <w:szCs w:val="21"/>
              </w:rPr>
            </w:pPr>
            <w:r w:rsidRPr="00D54AC8">
              <w:rPr>
                <w:rFonts w:ascii="Times New Roman" w:hAnsi="Times New Roman" w:hint="eastAsia"/>
                <w:szCs w:val="21"/>
              </w:rPr>
              <w:t>原产品</w:t>
            </w:r>
            <w:r w:rsidRPr="00D54AC8">
              <w:rPr>
                <w:rFonts w:ascii="Times New Roman" w:hAnsi="Times New Roman"/>
                <w:szCs w:val="21"/>
              </w:rPr>
              <w:t>包装为</w:t>
            </w:r>
            <w:r w:rsidRPr="00D54AC8">
              <w:rPr>
                <w:rFonts w:ascii="Times New Roman" w:hAnsi="Times New Roman" w:hint="eastAsia"/>
                <w:szCs w:val="21"/>
              </w:rPr>
              <w:t>25kg</w:t>
            </w:r>
            <w:r w:rsidRPr="00D54AC8">
              <w:rPr>
                <w:rFonts w:ascii="Times New Roman" w:hAnsi="Times New Roman"/>
                <w:szCs w:val="21"/>
              </w:rPr>
              <w:t>纸桶包装</w:t>
            </w:r>
            <w:r w:rsidRPr="00D54AC8">
              <w:rPr>
                <w:rFonts w:ascii="Times New Roman" w:hAnsi="Times New Roman" w:hint="eastAsia"/>
                <w:szCs w:val="21"/>
              </w:rPr>
              <w:t>，纸桶材质较硬，产品出口产生粉尘较多，运送过程容易破裂，造成产品浪费，现更换为</w:t>
            </w:r>
            <w:r w:rsidRPr="00D54AC8">
              <w:rPr>
                <w:rFonts w:ascii="Times New Roman" w:hAnsi="Times New Roman" w:hint="eastAsia"/>
                <w:szCs w:val="21"/>
              </w:rPr>
              <w:t>25kg</w:t>
            </w:r>
            <w:r w:rsidRPr="00D54AC8">
              <w:rPr>
                <w:rFonts w:ascii="Times New Roman" w:hAnsi="Times New Roman" w:hint="eastAsia"/>
                <w:szCs w:val="21"/>
              </w:rPr>
              <w:t>编织袋进行包装，可以将编织袋口和产品出口套牢固定，减少粉尘车间内无组织排放，并减少运送转移过程中的产品浪费。</w:t>
            </w:r>
          </w:p>
        </w:tc>
        <w:tc>
          <w:tcPr>
            <w:tcW w:w="852"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jc w:val="center"/>
              <w:textAlignment w:val="baseline"/>
              <w:rPr>
                <w:rFonts w:ascii="Times New Roman" w:hAnsi="Times New Roman"/>
                <w:szCs w:val="21"/>
              </w:rPr>
            </w:pPr>
            <w:r w:rsidRPr="00D54AC8">
              <w:rPr>
                <w:rFonts w:ascii="Times New Roman" w:hAnsi="Times New Roman"/>
                <w:szCs w:val="21"/>
              </w:rPr>
              <w:t>1</w:t>
            </w:r>
          </w:p>
        </w:tc>
        <w:tc>
          <w:tcPr>
            <w:tcW w:w="1008"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jc w:val="center"/>
              <w:textAlignment w:val="baseline"/>
              <w:rPr>
                <w:rFonts w:ascii="Times New Roman" w:hAnsi="Times New Roman"/>
                <w:szCs w:val="21"/>
              </w:rPr>
            </w:pPr>
            <w:r w:rsidRPr="00D54AC8">
              <w:rPr>
                <w:rFonts w:ascii="Times New Roman" w:hAnsi="Times New Roman"/>
                <w:szCs w:val="21"/>
              </w:rPr>
              <w:t>减少污染风险</w:t>
            </w:r>
          </w:p>
        </w:tc>
        <w:tc>
          <w:tcPr>
            <w:tcW w:w="1084" w:type="dxa"/>
            <w:tcBorders>
              <w:top w:val="single" w:sz="12" w:space="0" w:color="auto"/>
              <w:left w:val="single" w:sz="4" w:space="0" w:color="auto"/>
              <w:bottom w:val="single" w:sz="4" w:space="0" w:color="auto"/>
              <w:right w:val="single" w:sz="12" w:space="0" w:color="auto"/>
            </w:tcBorders>
            <w:vAlign w:val="center"/>
          </w:tcPr>
          <w:p w:rsidR="00D54AC8" w:rsidRPr="00D54AC8" w:rsidRDefault="00A35FD2" w:rsidP="00690C4A">
            <w:pPr>
              <w:jc w:val="center"/>
              <w:textAlignment w:val="baseline"/>
              <w:rPr>
                <w:rFonts w:ascii="Times New Roman" w:hAnsi="Times New Roman"/>
                <w:szCs w:val="21"/>
              </w:rPr>
            </w:pPr>
            <w:r w:rsidRPr="00982C84">
              <w:rPr>
                <w:rFonts w:ascii="Times New Roman" w:hAnsi="Times New Roman"/>
                <w:szCs w:val="21"/>
              </w:rPr>
              <w:t>年节约</w:t>
            </w:r>
            <w:r w:rsidRPr="00982C84">
              <w:rPr>
                <w:rFonts w:ascii="Times New Roman" w:hAnsi="Times New Roman" w:hint="eastAsia"/>
                <w:szCs w:val="21"/>
              </w:rPr>
              <w:t>产品</w:t>
            </w:r>
            <w:r w:rsidRPr="00982C84">
              <w:rPr>
                <w:rFonts w:ascii="Times New Roman" w:hAnsi="Times New Roman"/>
                <w:szCs w:val="21"/>
              </w:rPr>
              <w:t>浪费</w:t>
            </w:r>
            <w:r>
              <w:rPr>
                <w:rFonts w:ascii="Times New Roman" w:hAnsi="Times New Roman" w:hint="eastAsia"/>
                <w:szCs w:val="21"/>
              </w:rPr>
              <w:t>1</w:t>
            </w:r>
            <w:r w:rsidRPr="00982C84">
              <w:rPr>
                <w:rFonts w:ascii="Times New Roman" w:hAnsi="Times New Roman" w:hint="eastAsia"/>
                <w:szCs w:val="21"/>
              </w:rPr>
              <w:t>t</w:t>
            </w:r>
            <w:r>
              <w:rPr>
                <w:rFonts w:ascii="Times New Roman" w:hAnsi="Times New Roman" w:hint="eastAsia"/>
                <w:szCs w:val="21"/>
              </w:rPr>
              <w:t>，产生经济效益</w:t>
            </w:r>
            <w:r>
              <w:rPr>
                <w:rFonts w:ascii="Times New Roman" w:hAnsi="Times New Roman" w:hint="eastAsia"/>
                <w:szCs w:val="21"/>
              </w:rPr>
              <w:t>0.8</w:t>
            </w:r>
            <w:r>
              <w:rPr>
                <w:rFonts w:ascii="Times New Roman" w:hAnsi="Times New Roman" w:hint="eastAsia"/>
                <w:szCs w:val="21"/>
              </w:rPr>
              <w:t>万元</w:t>
            </w:r>
          </w:p>
        </w:tc>
      </w:tr>
      <w:tr w:rsidR="00D54AC8" w:rsidRPr="00D54AC8" w:rsidTr="00690C4A">
        <w:trPr>
          <w:cantSplit/>
          <w:trHeight w:val="775"/>
          <w:jc w:val="center"/>
        </w:trPr>
        <w:tc>
          <w:tcPr>
            <w:tcW w:w="951" w:type="dxa"/>
            <w:tcBorders>
              <w:top w:val="single" w:sz="12" w:space="0" w:color="auto"/>
              <w:left w:val="single" w:sz="12"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szCs w:val="21"/>
              </w:rPr>
              <w:t>废弃物回收利用和循环使用</w:t>
            </w:r>
          </w:p>
        </w:tc>
        <w:tc>
          <w:tcPr>
            <w:tcW w:w="611"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w:t>
            </w:r>
            <w:r w:rsidRPr="00D54AC8">
              <w:rPr>
                <w:rFonts w:ascii="Times New Roman" w:hAnsi="Times New Roman" w:hint="eastAsia"/>
                <w:kern w:val="0"/>
                <w:szCs w:val="21"/>
                <w:u w:color="000000"/>
              </w:rPr>
              <w:t>8</w:t>
            </w:r>
          </w:p>
        </w:tc>
        <w:tc>
          <w:tcPr>
            <w:tcW w:w="1349"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spacing w:line="300" w:lineRule="exact"/>
              <w:jc w:val="center"/>
              <w:textAlignment w:val="baseline"/>
              <w:rPr>
                <w:rFonts w:ascii="Times New Roman" w:hAnsi="Times New Roman"/>
                <w:szCs w:val="21"/>
              </w:rPr>
            </w:pPr>
            <w:r w:rsidRPr="00D54AC8">
              <w:rPr>
                <w:rFonts w:ascii="Times New Roman" w:hAnsi="宋体" w:hint="eastAsia"/>
                <w:szCs w:val="21"/>
              </w:rPr>
              <w:t>蒸汽回收利用</w:t>
            </w:r>
          </w:p>
        </w:tc>
        <w:tc>
          <w:tcPr>
            <w:tcW w:w="3501"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pStyle w:val="af9"/>
              <w:spacing w:line="300" w:lineRule="exact"/>
              <w:ind w:firstLine="0"/>
              <w:rPr>
                <w:rFonts w:ascii="Times New Roman"/>
                <w:color w:val="auto"/>
                <w:sz w:val="21"/>
                <w:szCs w:val="21"/>
              </w:rPr>
            </w:pPr>
            <w:r w:rsidRPr="00D54AC8">
              <w:rPr>
                <w:rFonts w:ascii="Times New Roman" w:hAnsi="宋体" w:hint="eastAsia"/>
                <w:color w:val="auto"/>
                <w:sz w:val="21"/>
                <w:szCs w:val="21"/>
              </w:rPr>
              <w:t>合成车间所用蒸汽直接挥发排放，现冷凝后回收利用于生产。</w:t>
            </w:r>
          </w:p>
        </w:tc>
        <w:tc>
          <w:tcPr>
            <w:tcW w:w="852"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spacing w:line="300" w:lineRule="exact"/>
              <w:jc w:val="center"/>
              <w:textAlignment w:val="baseline"/>
              <w:rPr>
                <w:rFonts w:ascii="Times New Roman" w:hAnsi="Times New Roman"/>
                <w:szCs w:val="21"/>
              </w:rPr>
            </w:pPr>
            <w:r w:rsidRPr="00D54AC8">
              <w:rPr>
                <w:rFonts w:ascii="Times New Roman" w:hAnsi="Times New Roman" w:hint="eastAsia"/>
                <w:szCs w:val="21"/>
              </w:rPr>
              <w:t>2</w:t>
            </w:r>
          </w:p>
        </w:tc>
        <w:tc>
          <w:tcPr>
            <w:tcW w:w="1008" w:type="dxa"/>
            <w:tcBorders>
              <w:top w:val="single" w:sz="12" w:space="0" w:color="auto"/>
              <w:left w:val="single" w:sz="4" w:space="0" w:color="auto"/>
              <w:bottom w:val="single" w:sz="4" w:space="0" w:color="auto"/>
              <w:right w:val="single" w:sz="4" w:space="0" w:color="auto"/>
            </w:tcBorders>
            <w:vAlign w:val="center"/>
          </w:tcPr>
          <w:p w:rsidR="00D54AC8" w:rsidRPr="00D54AC8" w:rsidRDefault="00D54AC8" w:rsidP="00690C4A">
            <w:pPr>
              <w:spacing w:line="300" w:lineRule="exact"/>
              <w:jc w:val="center"/>
              <w:textAlignment w:val="baseline"/>
              <w:rPr>
                <w:rFonts w:ascii="Times New Roman" w:hAnsi="Times New Roman"/>
                <w:szCs w:val="21"/>
              </w:rPr>
            </w:pPr>
            <w:r w:rsidRPr="00D54AC8">
              <w:rPr>
                <w:rFonts w:ascii="Times New Roman" w:hAnsi="宋体"/>
                <w:szCs w:val="21"/>
              </w:rPr>
              <w:t>年节</w:t>
            </w:r>
            <w:r w:rsidRPr="00D54AC8">
              <w:rPr>
                <w:rFonts w:ascii="Times New Roman" w:hAnsi="宋体" w:hint="eastAsia"/>
                <w:szCs w:val="21"/>
              </w:rPr>
              <w:t>水</w:t>
            </w:r>
            <w:r w:rsidRPr="00D54AC8">
              <w:rPr>
                <w:rFonts w:ascii="Times New Roman" w:hAnsi="宋体" w:hint="eastAsia"/>
                <w:szCs w:val="21"/>
              </w:rPr>
              <w:t>3900t</w:t>
            </w:r>
          </w:p>
        </w:tc>
        <w:tc>
          <w:tcPr>
            <w:tcW w:w="1084" w:type="dxa"/>
            <w:tcBorders>
              <w:top w:val="single" w:sz="12" w:space="0" w:color="auto"/>
              <w:left w:val="single" w:sz="4" w:space="0" w:color="auto"/>
              <w:bottom w:val="single" w:sz="4" w:space="0" w:color="auto"/>
              <w:right w:val="single" w:sz="12" w:space="0" w:color="auto"/>
            </w:tcBorders>
            <w:vAlign w:val="center"/>
          </w:tcPr>
          <w:p w:rsidR="00D54AC8" w:rsidRPr="00D54AC8" w:rsidRDefault="00D54AC8" w:rsidP="00690C4A">
            <w:pPr>
              <w:spacing w:line="300" w:lineRule="exact"/>
              <w:jc w:val="center"/>
              <w:textAlignment w:val="baseline"/>
              <w:rPr>
                <w:rFonts w:ascii="Times New Roman" w:hAnsi="Times New Roman"/>
                <w:szCs w:val="21"/>
              </w:rPr>
            </w:pPr>
            <w:r w:rsidRPr="00D54AC8">
              <w:rPr>
                <w:rFonts w:ascii="Times New Roman" w:hAnsi="宋体"/>
                <w:szCs w:val="21"/>
              </w:rPr>
              <w:t>年节省</w:t>
            </w:r>
            <w:r w:rsidRPr="00D54AC8">
              <w:rPr>
                <w:rFonts w:ascii="Times New Roman" w:hAnsi="宋体" w:hint="eastAsia"/>
                <w:szCs w:val="21"/>
              </w:rPr>
              <w:t>水费</w:t>
            </w:r>
            <w:r w:rsidRPr="00D54AC8">
              <w:rPr>
                <w:rFonts w:ascii="Times New Roman" w:hAnsi="Times New Roman" w:hint="eastAsia"/>
                <w:szCs w:val="21"/>
              </w:rPr>
              <w:t>1</w:t>
            </w:r>
            <w:r w:rsidRPr="00D54AC8">
              <w:rPr>
                <w:rFonts w:ascii="Times New Roman" w:hAnsi="Times New Roman"/>
                <w:szCs w:val="21"/>
              </w:rPr>
              <w:t>.6</w:t>
            </w:r>
            <w:r w:rsidRPr="00D54AC8">
              <w:rPr>
                <w:rFonts w:ascii="Times New Roman" w:hAnsi="宋体"/>
                <w:szCs w:val="21"/>
              </w:rPr>
              <w:t>万元</w:t>
            </w:r>
          </w:p>
        </w:tc>
      </w:tr>
      <w:tr w:rsidR="00D54AC8" w:rsidRPr="00D54AC8" w:rsidTr="00690C4A">
        <w:trPr>
          <w:cantSplit/>
          <w:trHeight w:val="855"/>
          <w:jc w:val="center"/>
        </w:trPr>
        <w:tc>
          <w:tcPr>
            <w:tcW w:w="951" w:type="dxa"/>
            <w:vMerge w:val="restart"/>
            <w:tcBorders>
              <w:top w:val="single" w:sz="4" w:space="0" w:color="auto"/>
              <w:left w:val="single" w:sz="12"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加强管理</w:t>
            </w: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w:t>
            </w:r>
            <w:r w:rsidRPr="00D54AC8">
              <w:rPr>
                <w:rFonts w:ascii="Times New Roman" w:hAnsi="Times New Roman" w:hint="eastAsia"/>
                <w:kern w:val="0"/>
                <w:szCs w:val="21"/>
                <w:u w:color="000000"/>
              </w:rPr>
              <w:t>9</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textAlignment w:val="baseline"/>
              <w:rPr>
                <w:rFonts w:ascii="Times New Roman" w:hAnsi="Times New Roman"/>
                <w:szCs w:val="21"/>
                <w:u w:color="000000"/>
              </w:rPr>
            </w:pPr>
            <w:r w:rsidRPr="00D54AC8">
              <w:rPr>
                <w:rFonts w:ascii="Times New Roman" w:hAnsi="Times New Roman"/>
                <w:szCs w:val="21"/>
              </w:rPr>
              <w:t>办公区电脑待机管理</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left"/>
              <w:textAlignment w:val="baseline"/>
              <w:rPr>
                <w:rFonts w:ascii="Times New Roman" w:hAnsi="Times New Roman"/>
                <w:szCs w:val="21"/>
                <w:u w:color="000000"/>
              </w:rPr>
            </w:pPr>
            <w:r w:rsidRPr="00D54AC8">
              <w:rPr>
                <w:rFonts w:ascii="Times New Roman" w:hAnsi="Times New Roman"/>
                <w:szCs w:val="21"/>
              </w:rPr>
              <w:t>企业办公室人员实行常日班制，夜间无人上班，规定办公室人员下班时必须关闭电脑电源，减少夜间电脑待机耗电，并安排值班人员夜间巡视。</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jc w:val="center"/>
              <w:textAlignment w:val="baseline"/>
              <w:rPr>
                <w:rFonts w:ascii="Times New Roman" w:hAnsi="Times New Roman"/>
                <w:szCs w:val="21"/>
                <w:u w:color="000000"/>
              </w:rPr>
            </w:pPr>
            <w:r w:rsidRPr="00D54AC8">
              <w:rPr>
                <w:rFonts w:ascii="Times New Roman" w:hAnsi="Times New Roman"/>
                <w:szCs w:val="21"/>
              </w:rPr>
              <w:t>—</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8C7395" w:rsidP="00690C4A">
            <w:pPr>
              <w:jc w:val="center"/>
              <w:textAlignment w:val="baseline"/>
              <w:rPr>
                <w:rFonts w:ascii="Times New Roman" w:hAnsi="Times New Roman"/>
                <w:szCs w:val="21"/>
                <w:u w:color="000000"/>
              </w:rPr>
            </w:pPr>
            <w:r w:rsidRPr="008C7395">
              <w:rPr>
                <w:rFonts w:ascii="Times New Roman" w:hAnsi="Times New Roman" w:hint="eastAsia"/>
                <w:szCs w:val="21"/>
              </w:rPr>
              <w:t>年节电</w:t>
            </w:r>
            <w:r w:rsidRPr="008C7395">
              <w:rPr>
                <w:rFonts w:ascii="Times New Roman" w:hAnsi="Times New Roman" w:hint="eastAsia"/>
                <w:szCs w:val="21"/>
              </w:rPr>
              <w:t>0.5</w:t>
            </w:r>
            <w:r w:rsidRPr="008C7395">
              <w:rPr>
                <w:rFonts w:ascii="Times New Roman" w:hAnsi="Times New Roman" w:hint="eastAsia"/>
                <w:szCs w:val="21"/>
              </w:rPr>
              <w:t>万度</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8C7395">
            <w:pPr>
              <w:jc w:val="center"/>
              <w:textAlignment w:val="baseline"/>
              <w:rPr>
                <w:rFonts w:ascii="Times New Roman" w:hAnsi="Times New Roman"/>
                <w:szCs w:val="21"/>
                <w:u w:color="000000"/>
              </w:rPr>
            </w:pPr>
            <w:r w:rsidRPr="00D54AC8">
              <w:rPr>
                <w:rFonts w:ascii="Times New Roman" w:hAnsi="Times New Roman"/>
                <w:szCs w:val="21"/>
              </w:rPr>
              <w:t>年节省成本</w:t>
            </w:r>
            <w:r w:rsidRPr="00D54AC8">
              <w:rPr>
                <w:rFonts w:ascii="Times New Roman" w:hAnsi="Times New Roman"/>
                <w:szCs w:val="21"/>
              </w:rPr>
              <w:t>0.</w:t>
            </w:r>
            <w:r w:rsidR="008C7395">
              <w:rPr>
                <w:rFonts w:ascii="Times New Roman" w:hAnsi="Times New Roman" w:hint="eastAsia"/>
                <w:szCs w:val="21"/>
              </w:rPr>
              <w:t>6</w:t>
            </w:r>
            <w:r w:rsidRPr="00D54AC8">
              <w:rPr>
                <w:rFonts w:ascii="Times New Roman" w:hAnsi="Times New Roman"/>
                <w:szCs w:val="21"/>
              </w:rPr>
              <w:t>万</w:t>
            </w:r>
          </w:p>
        </w:tc>
      </w:tr>
      <w:tr w:rsidR="00A35FD2" w:rsidRPr="00D54AC8" w:rsidTr="00690C4A">
        <w:trPr>
          <w:cantSplit/>
          <w:trHeight w:val="855"/>
          <w:jc w:val="center"/>
        </w:trPr>
        <w:tc>
          <w:tcPr>
            <w:tcW w:w="951" w:type="dxa"/>
            <w:vMerge/>
            <w:tcBorders>
              <w:left w:val="single" w:sz="12" w:space="0" w:color="auto"/>
              <w:right w:val="single" w:sz="4" w:space="0" w:color="auto"/>
            </w:tcBorders>
            <w:vAlign w:val="center"/>
          </w:tcPr>
          <w:p w:rsidR="00A35FD2" w:rsidRPr="00D54AC8" w:rsidRDefault="00A35FD2" w:rsidP="00690C4A">
            <w:pPr>
              <w:widowControl/>
              <w:jc w:val="left"/>
              <w:rPr>
                <w:rFonts w:ascii="Times New Roman" w:hAnsi="Times New Roman"/>
                <w:kern w:val="0"/>
                <w:szCs w:val="21"/>
                <w:u w:color="000000"/>
              </w:rPr>
            </w:pPr>
          </w:p>
        </w:tc>
        <w:tc>
          <w:tcPr>
            <w:tcW w:w="611" w:type="dxa"/>
            <w:tcBorders>
              <w:top w:val="single" w:sz="4" w:space="0" w:color="auto"/>
              <w:left w:val="single" w:sz="4" w:space="0" w:color="auto"/>
              <w:bottom w:val="single" w:sz="4" w:space="0" w:color="auto"/>
              <w:right w:val="single" w:sz="4" w:space="0" w:color="auto"/>
            </w:tcBorders>
            <w:vAlign w:val="center"/>
          </w:tcPr>
          <w:p w:rsidR="00A35FD2" w:rsidRPr="00D54AC8" w:rsidRDefault="00A35FD2"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w:t>
            </w:r>
            <w:r w:rsidRPr="00D54AC8">
              <w:rPr>
                <w:rFonts w:ascii="Times New Roman" w:hAnsi="Times New Roman" w:hint="eastAsia"/>
                <w:kern w:val="0"/>
                <w:szCs w:val="21"/>
                <w:u w:color="000000"/>
              </w:rPr>
              <w:t>10</w:t>
            </w:r>
          </w:p>
        </w:tc>
        <w:tc>
          <w:tcPr>
            <w:tcW w:w="1349" w:type="dxa"/>
            <w:tcBorders>
              <w:top w:val="single" w:sz="4" w:space="0" w:color="auto"/>
              <w:left w:val="single" w:sz="4" w:space="0" w:color="auto"/>
              <w:bottom w:val="single" w:sz="4" w:space="0" w:color="auto"/>
              <w:right w:val="single" w:sz="4" w:space="0" w:color="auto"/>
            </w:tcBorders>
            <w:vAlign w:val="center"/>
          </w:tcPr>
          <w:p w:rsidR="00A35FD2" w:rsidRPr="00D54AC8" w:rsidRDefault="00A35FD2" w:rsidP="00690C4A">
            <w:pPr>
              <w:jc w:val="center"/>
              <w:rPr>
                <w:rFonts w:ascii="Times New Roman" w:hAnsi="Times New Roman"/>
                <w:szCs w:val="21"/>
              </w:rPr>
            </w:pPr>
            <w:r w:rsidRPr="00D54AC8">
              <w:rPr>
                <w:rFonts w:ascii="Times New Roman" w:hAnsi="Times New Roman"/>
                <w:szCs w:val="21"/>
              </w:rPr>
              <w:t>加强物料管理</w:t>
            </w:r>
          </w:p>
        </w:tc>
        <w:tc>
          <w:tcPr>
            <w:tcW w:w="3501" w:type="dxa"/>
            <w:tcBorders>
              <w:top w:val="single" w:sz="4" w:space="0" w:color="auto"/>
              <w:left w:val="single" w:sz="4" w:space="0" w:color="auto"/>
              <w:bottom w:val="single" w:sz="4" w:space="0" w:color="auto"/>
              <w:right w:val="single" w:sz="4" w:space="0" w:color="auto"/>
            </w:tcBorders>
            <w:vAlign w:val="center"/>
          </w:tcPr>
          <w:p w:rsidR="00A35FD2" w:rsidRPr="00D54AC8" w:rsidRDefault="00A35FD2" w:rsidP="00690C4A">
            <w:pPr>
              <w:jc w:val="center"/>
              <w:rPr>
                <w:rFonts w:ascii="Times New Roman" w:hAnsi="Times New Roman"/>
                <w:szCs w:val="21"/>
              </w:rPr>
            </w:pPr>
            <w:r w:rsidRPr="00D54AC8">
              <w:rPr>
                <w:rFonts w:ascii="Times New Roman" w:hAnsi="Times New Roman"/>
                <w:szCs w:val="21"/>
              </w:rPr>
              <w:t>对仓库进行规范管理，建立物料定置区域、定置牌，便于物料管理。物料通过划分区域</w:t>
            </w:r>
            <w:r w:rsidRPr="00D54AC8">
              <w:rPr>
                <w:rFonts w:ascii="Times New Roman" w:hAnsi="Times New Roman" w:hint="eastAsia"/>
                <w:szCs w:val="21"/>
              </w:rPr>
              <w:t>，</w:t>
            </w:r>
            <w:r w:rsidRPr="00D54AC8">
              <w:rPr>
                <w:rFonts w:ascii="Times New Roman" w:hAnsi="Times New Roman"/>
                <w:szCs w:val="21"/>
              </w:rPr>
              <w:t>节省职工取料</w:t>
            </w:r>
            <w:r w:rsidRPr="00D54AC8">
              <w:rPr>
                <w:rFonts w:ascii="Times New Roman" w:hAnsi="Times New Roman" w:hint="eastAsia"/>
                <w:szCs w:val="21"/>
              </w:rPr>
              <w:t>、</w:t>
            </w:r>
            <w:r w:rsidRPr="00D54AC8">
              <w:rPr>
                <w:rFonts w:ascii="Times New Roman" w:hAnsi="Times New Roman"/>
                <w:szCs w:val="21"/>
              </w:rPr>
              <w:t>配料时间</w:t>
            </w:r>
            <w:r w:rsidRPr="00D54AC8">
              <w:rPr>
                <w:rFonts w:ascii="Times New Roman" w:hAnsi="Times New Roman" w:hint="eastAsia"/>
                <w:szCs w:val="21"/>
              </w:rPr>
              <w:t>，</w:t>
            </w:r>
            <w:r w:rsidRPr="00D54AC8">
              <w:rPr>
                <w:rFonts w:ascii="Times New Roman" w:hAnsi="Times New Roman"/>
                <w:szCs w:val="21"/>
              </w:rPr>
              <w:t>减少物料因混乱摆放造成的浪费</w:t>
            </w:r>
            <w:r w:rsidRPr="00D54AC8">
              <w:rPr>
                <w:rFonts w:ascii="Times New Roman" w:hAnsi="Times New Roman"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rsidR="00A35FD2" w:rsidRPr="00D54AC8" w:rsidRDefault="00A35FD2" w:rsidP="00690C4A">
            <w:pPr>
              <w:autoSpaceDE w:val="0"/>
              <w:spacing w:line="320" w:lineRule="exact"/>
              <w:jc w:val="center"/>
              <w:textAlignment w:val="baseline"/>
              <w:rPr>
                <w:rFonts w:ascii="Times New Roman" w:hAnsi="Times New Roman"/>
                <w:szCs w:val="21"/>
                <w:u w:color="000000"/>
              </w:rPr>
            </w:pPr>
            <w:r w:rsidRPr="00D54AC8">
              <w:rPr>
                <w:rFonts w:ascii="Times New Roman" w:hAnsi="Times New Roman"/>
                <w:szCs w:val="21"/>
              </w:rPr>
              <w:t>0.1</w:t>
            </w:r>
          </w:p>
        </w:tc>
        <w:tc>
          <w:tcPr>
            <w:tcW w:w="1008" w:type="dxa"/>
            <w:tcBorders>
              <w:top w:val="single" w:sz="4" w:space="0" w:color="auto"/>
              <w:left w:val="single" w:sz="4" w:space="0" w:color="auto"/>
              <w:bottom w:val="single" w:sz="4" w:space="0" w:color="auto"/>
              <w:right w:val="single" w:sz="4" w:space="0" w:color="auto"/>
            </w:tcBorders>
            <w:vAlign w:val="center"/>
          </w:tcPr>
          <w:p w:rsidR="00A35FD2" w:rsidRPr="00046A3C" w:rsidRDefault="00A35FD2" w:rsidP="005B568D">
            <w:pPr>
              <w:autoSpaceDE w:val="0"/>
              <w:spacing w:line="320" w:lineRule="exact"/>
              <w:jc w:val="center"/>
              <w:textAlignment w:val="baseline"/>
              <w:rPr>
                <w:rFonts w:ascii="Times New Roman" w:hAnsi="Times New Roman"/>
                <w:szCs w:val="21"/>
                <w:u w:color="000000"/>
              </w:rPr>
            </w:pPr>
            <w:r w:rsidRPr="00046A3C">
              <w:rPr>
                <w:rFonts w:ascii="Times New Roman" w:hAnsi="Times New Roman"/>
                <w:szCs w:val="21"/>
              </w:rPr>
              <w:t>减少污染风险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A35FD2" w:rsidRPr="00046A3C" w:rsidRDefault="00A35FD2" w:rsidP="005B568D">
            <w:pPr>
              <w:autoSpaceDE w:val="0"/>
              <w:spacing w:line="320" w:lineRule="exact"/>
              <w:jc w:val="center"/>
              <w:textAlignment w:val="baseline"/>
              <w:rPr>
                <w:rFonts w:ascii="Times New Roman" w:hAnsi="Times New Roman"/>
                <w:szCs w:val="21"/>
                <w:u w:color="000000"/>
              </w:rPr>
            </w:pPr>
            <w:r w:rsidRPr="00046A3C">
              <w:rPr>
                <w:rFonts w:ascii="Times New Roman" w:hAnsi="Times New Roman"/>
                <w:szCs w:val="21"/>
              </w:rPr>
              <w:t>年节省</w:t>
            </w:r>
            <w:r w:rsidRPr="00046A3C">
              <w:rPr>
                <w:rFonts w:ascii="Times New Roman" w:hAnsi="Times New Roman" w:hint="eastAsia"/>
                <w:szCs w:val="21"/>
              </w:rPr>
              <w:t>原料</w:t>
            </w:r>
            <w:r w:rsidRPr="00046A3C">
              <w:rPr>
                <w:rFonts w:ascii="Times New Roman" w:hAnsi="Times New Roman" w:hint="eastAsia"/>
                <w:szCs w:val="21"/>
              </w:rPr>
              <w:t>0.5t</w:t>
            </w:r>
            <w:r w:rsidRPr="00046A3C">
              <w:rPr>
                <w:rFonts w:ascii="Times New Roman" w:hAnsi="Times New Roman" w:hint="eastAsia"/>
                <w:szCs w:val="21"/>
              </w:rPr>
              <w:t>，</w:t>
            </w:r>
            <w:r w:rsidRPr="00046A3C">
              <w:rPr>
                <w:rFonts w:ascii="Times New Roman" w:hAnsi="Times New Roman"/>
                <w:szCs w:val="21"/>
              </w:rPr>
              <w:t>费用</w:t>
            </w:r>
            <w:r w:rsidRPr="00046A3C">
              <w:rPr>
                <w:rFonts w:ascii="Times New Roman" w:hAnsi="Times New Roman"/>
                <w:szCs w:val="21"/>
              </w:rPr>
              <w:t>0.</w:t>
            </w:r>
            <w:r w:rsidRPr="00046A3C">
              <w:rPr>
                <w:rFonts w:ascii="Times New Roman" w:hAnsi="Times New Roman" w:hint="eastAsia"/>
                <w:szCs w:val="21"/>
              </w:rPr>
              <w:t>4</w:t>
            </w:r>
            <w:r w:rsidRPr="00046A3C">
              <w:rPr>
                <w:rFonts w:ascii="Times New Roman" w:hAnsi="Times New Roman"/>
                <w:szCs w:val="21"/>
              </w:rPr>
              <w:t>万</w:t>
            </w:r>
          </w:p>
        </w:tc>
      </w:tr>
      <w:tr w:rsidR="00D54AC8" w:rsidRPr="00D54AC8" w:rsidTr="00690C4A">
        <w:trPr>
          <w:cantSplit/>
          <w:trHeight w:val="855"/>
          <w:jc w:val="center"/>
        </w:trPr>
        <w:tc>
          <w:tcPr>
            <w:tcW w:w="951" w:type="dxa"/>
            <w:vMerge/>
            <w:tcBorders>
              <w:left w:val="single" w:sz="12" w:space="0" w:color="auto"/>
              <w:right w:val="single" w:sz="4" w:space="0" w:color="auto"/>
            </w:tcBorders>
            <w:vAlign w:val="center"/>
          </w:tcPr>
          <w:p w:rsidR="00D54AC8" w:rsidRPr="00D54AC8" w:rsidRDefault="00D54AC8" w:rsidP="00690C4A">
            <w:pPr>
              <w:widowControl/>
              <w:jc w:val="left"/>
              <w:rPr>
                <w:rFonts w:ascii="Times New Roman" w:hAnsi="Times New Roman"/>
                <w:kern w:val="0"/>
                <w:szCs w:val="21"/>
                <w:u w:color="000000"/>
              </w:rPr>
            </w:pP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hint="eastAsia"/>
                <w:kern w:val="0"/>
                <w:szCs w:val="21"/>
                <w:u w:color="000000"/>
              </w:rPr>
              <w:t>F11</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rPr>
            </w:pPr>
            <w:r w:rsidRPr="00D54AC8">
              <w:rPr>
                <w:rFonts w:ascii="Times New Roman" w:hAnsi="Times New Roman" w:hint="eastAsia"/>
              </w:rPr>
              <w:t>合成车间地面改造</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textAlignment w:val="baseline"/>
              <w:rPr>
                <w:rFonts w:ascii="Times New Roman" w:hAnsi="Times New Roman"/>
              </w:rPr>
            </w:pPr>
            <w:r w:rsidRPr="00D54AC8">
              <w:rPr>
                <w:rFonts w:ascii="Times New Roman" w:hAnsi="Times New Roman" w:hint="eastAsia"/>
              </w:rPr>
              <w:t>原合成车间为水泥地坪，现改造为防腐防渗的环氧地坪，减少合成车间原料生产、转移过程中泄漏造成的环境污染风险。</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rPr>
            </w:pPr>
            <w:r w:rsidRPr="00D54AC8">
              <w:rPr>
                <w:rFonts w:ascii="Times New Roman" w:hAnsi="Times New Roman" w:hint="eastAsia"/>
              </w:rPr>
              <w:t>4.5</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rPr>
            </w:pPr>
            <w:r w:rsidRPr="00D54AC8">
              <w:rPr>
                <w:rFonts w:ascii="Times New Roman" w:hAnsi="Times New Roman" w:hint="eastAsia"/>
              </w:rPr>
              <w:t>减少环境污染风险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spacing w:line="280" w:lineRule="exact"/>
              <w:jc w:val="center"/>
              <w:textAlignment w:val="baseline"/>
              <w:rPr>
                <w:rFonts w:ascii="Times New Roman" w:hAnsi="Times New Roman"/>
              </w:rPr>
            </w:pPr>
            <w:r w:rsidRPr="00D54AC8">
              <w:rPr>
                <w:rFonts w:ascii="Times New Roman" w:hAnsi="Times New Roman"/>
              </w:rPr>
              <w:t>—</w:t>
            </w:r>
          </w:p>
        </w:tc>
      </w:tr>
      <w:tr w:rsidR="00D54AC8" w:rsidRPr="00D54AC8" w:rsidTr="00690C4A">
        <w:trPr>
          <w:cantSplit/>
          <w:trHeight w:val="570"/>
          <w:jc w:val="center"/>
        </w:trPr>
        <w:tc>
          <w:tcPr>
            <w:tcW w:w="951" w:type="dxa"/>
            <w:vMerge w:val="restart"/>
            <w:tcBorders>
              <w:top w:val="single" w:sz="4" w:space="0" w:color="auto"/>
              <w:left w:val="single" w:sz="12"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员工素质的提高及积极性的激励</w:t>
            </w: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w:t>
            </w:r>
            <w:r w:rsidRPr="00D54AC8">
              <w:rPr>
                <w:rFonts w:ascii="Times New Roman" w:hAnsi="Times New Roman" w:hint="eastAsia"/>
                <w:kern w:val="0"/>
                <w:szCs w:val="21"/>
                <w:u w:color="000000"/>
              </w:rPr>
              <w:t>12</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rPr>
              <w:t>开展清洁生产知识竞赛活动</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textAlignment w:val="baseline"/>
              <w:rPr>
                <w:rFonts w:ascii="Times New Roman" w:hAnsi="Times New Roman"/>
                <w:szCs w:val="21"/>
                <w:u w:color="000000"/>
              </w:rPr>
            </w:pPr>
            <w:r w:rsidRPr="00D54AC8">
              <w:rPr>
                <w:rFonts w:ascii="Times New Roman" w:hAnsi="Times New Roman"/>
              </w:rPr>
              <w:t>定期或不定期开展</w:t>
            </w:r>
            <w:r w:rsidRPr="00D54AC8">
              <w:rPr>
                <w:rFonts w:ascii="Times New Roman" w:hAnsi="Times New Roman"/>
              </w:rPr>
              <w:t>“</w:t>
            </w:r>
            <w:r w:rsidRPr="00D54AC8">
              <w:rPr>
                <w:rFonts w:ascii="Times New Roman" w:hAnsi="Times New Roman"/>
              </w:rPr>
              <w:t>清洁生产知识竞赛</w:t>
            </w:r>
            <w:r w:rsidRPr="00D54AC8">
              <w:rPr>
                <w:rFonts w:ascii="Times New Roman" w:hAnsi="Times New Roman"/>
              </w:rPr>
              <w:t>”</w:t>
            </w:r>
            <w:r w:rsidRPr="00D54AC8">
              <w:rPr>
                <w:rFonts w:ascii="Times New Roman" w:hAnsi="Times New Roman"/>
              </w:rPr>
              <w:t>活动，提高职工清洁生产意识职工通过学习在操作</w:t>
            </w:r>
            <w:r w:rsidRPr="00D54AC8">
              <w:rPr>
                <w:rFonts w:ascii="Times New Roman" w:hAnsi="Times New Roman" w:hint="eastAsia"/>
              </w:rPr>
              <w:t>、</w:t>
            </w:r>
            <w:r w:rsidRPr="00D54AC8">
              <w:rPr>
                <w:rFonts w:ascii="Times New Roman" w:hAnsi="Times New Roman"/>
              </w:rPr>
              <w:t>配料</w:t>
            </w:r>
            <w:r w:rsidRPr="00D54AC8">
              <w:rPr>
                <w:rFonts w:ascii="Times New Roman" w:hAnsi="Times New Roman" w:hint="eastAsia"/>
              </w:rPr>
              <w:t>、</w:t>
            </w:r>
            <w:r w:rsidRPr="00D54AC8">
              <w:rPr>
                <w:rFonts w:ascii="Times New Roman" w:hAnsi="Times New Roman"/>
              </w:rPr>
              <w:t>运输</w:t>
            </w:r>
            <w:r w:rsidRPr="00D54AC8">
              <w:rPr>
                <w:rFonts w:ascii="Times New Roman" w:hAnsi="Times New Roman" w:hint="eastAsia"/>
              </w:rPr>
              <w:t>、</w:t>
            </w:r>
            <w:r w:rsidRPr="00D54AC8">
              <w:rPr>
                <w:rFonts w:ascii="Times New Roman" w:hAnsi="Times New Roman"/>
              </w:rPr>
              <w:t>维护等方面技能都有所提高</w:t>
            </w:r>
            <w:r w:rsidRPr="00D54AC8">
              <w:rPr>
                <w:rFonts w:ascii="Times New Roman" w:hAnsi="Times New Roman" w:hint="eastAsia"/>
              </w:rPr>
              <w:t>，</w:t>
            </w:r>
            <w:r w:rsidRPr="00D54AC8">
              <w:rPr>
                <w:rFonts w:ascii="Times New Roman" w:hAnsi="Times New Roman"/>
              </w:rPr>
              <w:t>可节约后期维护管理成本</w:t>
            </w:r>
            <w:r w:rsidRPr="00D54AC8">
              <w:rPr>
                <w:rFonts w:ascii="Times New Roman" w:hAnsi="Times New Roman" w:hint="eastAsia"/>
              </w:rPr>
              <w:t>。</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320" w:lineRule="exact"/>
              <w:jc w:val="center"/>
              <w:textAlignment w:val="baseline"/>
              <w:rPr>
                <w:rFonts w:ascii="Times New Roman" w:hAnsi="Times New Roman"/>
                <w:szCs w:val="21"/>
                <w:u w:color="000000"/>
              </w:rPr>
            </w:pPr>
            <w:r w:rsidRPr="00D54AC8">
              <w:rPr>
                <w:rFonts w:ascii="Times New Roman" w:hAnsi="Times New Roman"/>
              </w:rPr>
              <w:t>—</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rPr>
              <w:t>减少浪费</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rPr>
              <w:t>年节省成本</w:t>
            </w:r>
            <w:r w:rsidRPr="00D54AC8">
              <w:rPr>
                <w:rFonts w:ascii="Times New Roman" w:hAnsi="Times New Roman"/>
              </w:rPr>
              <w:t>0.1</w:t>
            </w:r>
            <w:r w:rsidRPr="00D54AC8">
              <w:rPr>
                <w:rFonts w:ascii="Times New Roman" w:hAnsi="Times New Roman"/>
              </w:rPr>
              <w:t>万</w:t>
            </w:r>
          </w:p>
        </w:tc>
      </w:tr>
      <w:tr w:rsidR="00D54AC8" w:rsidRPr="00D54AC8" w:rsidTr="00690C4A">
        <w:trPr>
          <w:cantSplit/>
          <w:trHeight w:val="210"/>
          <w:jc w:val="center"/>
        </w:trPr>
        <w:tc>
          <w:tcPr>
            <w:tcW w:w="951" w:type="dxa"/>
            <w:vMerge/>
            <w:tcBorders>
              <w:top w:val="single" w:sz="4" w:space="0" w:color="auto"/>
              <w:left w:val="single" w:sz="12" w:space="0" w:color="auto"/>
              <w:bottom w:val="single" w:sz="4" w:space="0" w:color="auto"/>
              <w:right w:val="single" w:sz="4" w:space="0" w:color="auto"/>
            </w:tcBorders>
            <w:vAlign w:val="center"/>
          </w:tcPr>
          <w:p w:rsidR="00D54AC8" w:rsidRPr="00D54AC8" w:rsidRDefault="00D54AC8" w:rsidP="00690C4A">
            <w:pPr>
              <w:widowControl/>
              <w:jc w:val="left"/>
              <w:rPr>
                <w:rFonts w:ascii="Times New Roman" w:hAnsi="Times New Roman"/>
                <w:kern w:val="0"/>
                <w:szCs w:val="21"/>
                <w:u w:color="000000"/>
              </w:rPr>
            </w:pPr>
          </w:p>
        </w:tc>
        <w:tc>
          <w:tcPr>
            <w:tcW w:w="61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widowControl/>
              <w:autoSpaceDE w:val="0"/>
              <w:spacing w:line="340" w:lineRule="exact"/>
              <w:jc w:val="center"/>
              <w:textAlignment w:val="baseline"/>
              <w:rPr>
                <w:rFonts w:ascii="Times New Roman" w:hAnsi="Times New Roman"/>
                <w:kern w:val="0"/>
                <w:szCs w:val="21"/>
                <w:u w:color="000000"/>
              </w:rPr>
            </w:pPr>
            <w:r w:rsidRPr="00D54AC8">
              <w:rPr>
                <w:rFonts w:ascii="Times New Roman" w:hAnsi="Times New Roman"/>
                <w:kern w:val="0"/>
                <w:szCs w:val="21"/>
                <w:u w:color="000000"/>
              </w:rPr>
              <w:t>F1</w:t>
            </w:r>
            <w:r w:rsidRPr="00D54AC8">
              <w:rPr>
                <w:rFonts w:ascii="Times New Roman" w:hAnsi="Times New Roman" w:hint="eastAsia"/>
                <w:kern w:val="0"/>
                <w:szCs w:val="21"/>
                <w:u w:color="000000"/>
              </w:rPr>
              <w:t>3</w:t>
            </w:r>
          </w:p>
        </w:tc>
        <w:tc>
          <w:tcPr>
            <w:tcW w:w="1349"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rPr>
              <w:t>员工技能培训</w:t>
            </w:r>
          </w:p>
        </w:tc>
        <w:tc>
          <w:tcPr>
            <w:tcW w:w="3501"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textAlignment w:val="baseline"/>
              <w:rPr>
                <w:rFonts w:ascii="Times New Roman" w:hAnsi="Times New Roman"/>
                <w:szCs w:val="21"/>
                <w:u w:color="000000"/>
              </w:rPr>
            </w:pPr>
            <w:r w:rsidRPr="00D54AC8">
              <w:rPr>
                <w:rFonts w:ascii="Times New Roman" w:hAnsi="Times New Roman"/>
              </w:rPr>
              <w:t>对新老员工进行多功能培养，提高业务、技术水平</w:t>
            </w:r>
          </w:p>
        </w:tc>
        <w:tc>
          <w:tcPr>
            <w:tcW w:w="852"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hint="eastAsia"/>
              </w:rPr>
              <w:t>0.1</w:t>
            </w:r>
          </w:p>
        </w:tc>
        <w:tc>
          <w:tcPr>
            <w:tcW w:w="1008" w:type="dxa"/>
            <w:tcBorders>
              <w:top w:val="single" w:sz="4" w:space="0" w:color="auto"/>
              <w:left w:val="single" w:sz="4" w:space="0" w:color="auto"/>
              <w:bottom w:val="single" w:sz="4" w:space="0" w:color="auto"/>
              <w:right w:val="single" w:sz="4"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rPr>
              <w:t>减少浪费</w:t>
            </w:r>
          </w:p>
        </w:tc>
        <w:tc>
          <w:tcPr>
            <w:tcW w:w="1084" w:type="dxa"/>
            <w:tcBorders>
              <w:top w:val="single" w:sz="4" w:space="0" w:color="auto"/>
              <w:left w:val="single" w:sz="4" w:space="0" w:color="auto"/>
              <w:bottom w:val="single" w:sz="4" w:space="0" w:color="auto"/>
              <w:right w:val="single" w:sz="12" w:space="0" w:color="auto"/>
            </w:tcBorders>
            <w:vAlign w:val="center"/>
          </w:tcPr>
          <w:p w:rsidR="00D54AC8" w:rsidRPr="00D54AC8" w:rsidRDefault="00D54AC8" w:rsidP="00690C4A">
            <w:pPr>
              <w:spacing w:line="280" w:lineRule="exact"/>
              <w:jc w:val="center"/>
              <w:textAlignment w:val="baseline"/>
              <w:rPr>
                <w:rFonts w:ascii="Times New Roman" w:hAnsi="Times New Roman"/>
                <w:szCs w:val="21"/>
                <w:u w:color="000000"/>
              </w:rPr>
            </w:pPr>
            <w:r w:rsidRPr="00D54AC8">
              <w:rPr>
                <w:rFonts w:ascii="Times New Roman" w:hAnsi="Times New Roman"/>
              </w:rPr>
              <w:t>年节省成本</w:t>
            </w:r>
            <w:r w:rsidRPr="00D54AC8">
              <w:rPr>
                <w:rFonts w:ascii="Times New Roman" w:hAnsi="Times New Roman"/>
              </w:rPr>
              <w:t>0</w:t>
            </w:r>
            <w:r w:rsidRPr="00D54AC8">
              <w:rPr>
                <w:rFonts w:ascii="Times New Roman" w:hAnsi="Times New Roman" w:hint="eastAsia"/>
              </w:rPr>
              <w:t>.2</w:t>
            </w:r>
            <w:r w:rsidRPr="00D54AC8">
              <w:rPr>
                <w:rFonts w:ascii="Times New Roman" w:hAnsi="Times New Roman"/>
              </w:rPr>
              <w:t>万</w:t>
            </w:r>
          </w:p>
        </w:tc>
      </w:tr>
    </w:tbl>
    <w:p w:rsidR="00474C42" w:rsidRPr="000B60BF" w:rsidRDefault="00474C42">
      <w:pPr>
        <w:rPr>
          <w:rFonts w:ascii="Times New Roman" w:hAnsi="Times New Roman"/>
        </w:rPr>
      </w:pPr>
    </w:p>
    <w:p w:rsidR="00474C42" w:rsidRPr="000B60BF" w:rsidRDefault="00474C42">
      <w:pPr>
        <w:rPr>
          <w:rFonts w:ascii="Times New Roman" w:hAnsi="Times New Roman"/>
        </w:rPr>
      </w:pPr>
    </w:p>
    <w:p w:rsidR="00474C42" w:rsidRPr="000B60BF" w:rsidRDefault="00474C42">
      <w:pPr>
        <w:rPr>
          <w:rFonts w:ascii="Times New Roman" w:hAnsi="Times New Roman"/>
        </w:rPr>
        <w:sectPr w:rsidR="00474C42" w:rsidRPr="000B60BF">
          <w:pgSz w:w="11905" w:h="16837"/>
          <w:pgMar w:top="1418" w:right="1418" w:bottom="1418" w:left="1418" w:header="851" w:footer="992" w:gutter="0"/>
          <w:cols w:space="368"/>
          <w:docGrid w:linePitch="286"/>
        </w:sectPr>
      </w:pPr>
    </w:p>
    <w:p w:rsidR="00474C42" w:rsidRPr="000B60BF" w:rsidRDefault="002C3AB5">
      <w:pPr>
        <w:ind w:firstLineChars="75" w:firstLine="181"/>
        <w:jc w:val="center"/>
        <w:rPr>
          <w:rFonts w:ascii="Times New Roman" w:hAnsi="Times New Roman"/>
          <w:b/>
          <w:bCs/>
          <w:sz w:val="24"/>
          <w:szCs w:val="24"/>
        </w:rPr>
      </w:pPr>
      <w:r w:rsidRPr="000B60BF">
        <w:rPr>
          <w:rFonts w:ascii="Times New Roman" w:hAnsi="Times New Roman"/>
          <w:b/>
          <w:bCs/>
          <w:sz w:val="24"/>
          <w:szCs w:val="24"/>
        </w:rPr>
        <w:lastRenderedPageBreak/>
        <w:t>表</w:t>
      </w:r>
      <w:r w:rsidRPr="000B60BF">
        <w:rPr>
          <w:rFonts w:ascii="Times New Roman" w:hAnsi="Times New Roman"/>
          <w:b/>
          <w:bCs/>
          <w:sz w:val="24"/>
          <w:szCs w:val="24"/>
        </w:rPr>
        <w:t xml:space="preserve">5.2-2  </w:t>
      </w:r>
      <w:r w:rsidRPr="000B60BF">
        <w:rPr>
          <w:rFonts w:ascii="Times New Roman" w:hAnsi="Times New Roman"/>
          <w:b/>
          <w:bCs/>
          <w:sz w:val="24"/>
          <w:szCs w:val="24"/>
        </w:rPr>
        <w:t>中</w:t>
      </w:r>
      <w:r w:rsidRPr="000B60BF">
        <w:rPr>
          <w:rFonts w:ascii="Times New Roman" w:hAnsi="Times New Roman"/>
          <w:b/>
          <w:bCs/>
          <w:sz w:val="24"/>
          <w:szCs w:val="24"/>
        </w:rPr>
        <w:t>/</w:t>
      </w:r>
      <w:r w:rsidRPr="000B60BF">
        <w:rPr>
          <w:rFonts w:ascii="Times New Roman" w:hAnsi="Times New Roman"/>
          <w:b/>
          <w:bCs/>
          <w:sz w:val="24"/>
          <w:szCs w:val="24"/>
        </w:rPr>
        <w:t>高费方案汇总表</w:t>
      </w:r>
    </w:p>
    <w:tbl>
      <w:tblPr>
        <w:tblW w:w="9354" w:type="dxa"/>
        <w:jc w:val="center"/>
        <w:tblInd w:w="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568"/>
        <w:gridCol w:w="774"/>
        <w:gridCol w:w="1238"/>
        <w:gridCol w:w="3517"/>
        <w:gridCol w:w="850"/>
        <w:gridCol w:w="1276"/>
        <w:gridCol w:w="1131"/>
      </w:tblGrid>
      <w:tr w:rsidR="00474C42" w:rsidRPr="00C76761" w:rsidTr="00D54AC8">
        <w:trPr>
          <w:trHeight w:val="375"/>
          <w:jc w:val="center"/>
        </w:trPr>
        <w:tc>
          <w:tcPr>
            <w:tcW w:w="568" w:type="dxa"/>
            <w:vMerge w:val="restart"/>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编号</w:t>
            </w:r>
          </w:p>
        </w:tc>
        <w:tc>
          <w:tcPr>
            <w:tcW w:w="774" w:type="dxa"/>
            <w:vMerge w:val="restart"/>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方案</w:t>
            </w:r>
          </w:p>
          <w:p w:rsidR="00474C42" w:rsidRPr="00C76761" w:rsidRDefault="002C3AB5">
            <w:pPr>
              <w:snapToGrid w:val="0"/>
              <w:jc w:val="center"/>
              <w:rPr>
                <w:rFonts w:ascii="Times New Roman" w:hAnsi="Times New Roman"/>
                <w:b/>
                <w:szCs w:val="21"/>
              </w:rPr>
            </w:pPr>
            <w:r w:rsidRPr="00C76761">
              <w:rPr>
                <w:rFonts w:ascii="Times New Roman" w:hAnsi="Times New Roman"/>
                <w:b/>
                <w:szCs w:val="21"/>
              </w:rPr>
              <w:t>类型</w:t>
            </w:r>
          </w:p>
        </w:tc>
        <w:tc>
          <w:tcPr>
            <w:tcW w:w="1238" w:type="dxa"/>
            <w:vMerge w:val="restart"/>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方案名称</w:t>
            </w:r>
          </w:p>
        </w:tc>
        <w:tc>
          <w:tcPr>
            <w:tcW w:w="3517" w:type="dxa"/>
            <w:vMerge w:val="restart"/>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方案简介</w:t>
            </w:r>
          </w:p>
        </w:tc>
        <w:tc>
          <w:tcPr>
            <w:tcW w:w="850" w:type="dxa"/>
            <w:vMerge w:val="restart"/>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预计投资费用</w:t>
            </w:r>
          </w:p>
        </w:tc>
        <w:tc>
          <w:tcPr>
            <w:tcW w:w="2407" w:type="dxa"/>
            <w:gridSpan w:val="2"/>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预计效果</w:t>
            </w:r>
          </w:p>
        </w:tc>
      </w:tr>
      <w:tr w:rsidR="00474C42" w:rsidRPr="00C76761" w:rsidTr="008C7395">
        <w:trPr>
          <w:trHeight w:val="222"/>
          <w:jc w:val="center"/>
        </w:trPr>
        <w:tc>
          <w:tcPr>
            <w:tcW w:w="568" w:type="dxa"/>
            <w:vMerge/>
            <w:vAlign w:val="center"/>
          </w:tcPr>
          <w:p w:rsidR="00474C42" w:rsidRPr="00C76761" w:rsidRDefault="00474C42">
            <w:pPr>
              <w:snapToGrid w:val="0"/>
              <w:jc w:val="left"/>
              <w:rPr>
                <w:rFonts w:ascii="Times New Roman" w:hAnsi="Times New Roman"/>
                <w:b/>
                <w:szCs w:val="21"/>
              </w:rPr>
            </w:pPr>
          </w:p>
        </w:tc>
        <w:tc>
          <w:tcPr>
            <w:tcW w:w="774" w:type="dxa"/>
            <w:vMerge/>
            <w:vAlign w:val="center"/>
          </w:tcPr>
          <w:p w:rsidR="00474C42" w:rsidRPr="00C76761" w:rsidRDefault="00474C42">
            <w:pPr>
              <w:snapToGrid w:val="0"/>
              <w:jc w:val="left"/>
              <w:rPr>
                <w:rFonts w:ascii="Times New Roman" w:hAnsi="Times New Roman"/>
                <w:b/>
                <w:szCs w:val="21"/>
              </w:rPr>
            </w:pPr>
          </w:p>
        </w:tc>
        <w:tc>
          <w:tcPr>
            <w:tcW w:w="1238" w:type="dxa"/>
            <w:vMerge/>
            <w:vAlign w:val="center"/>
          </w:tcPr>
          <w:p w:rsidR="00474C42" w:rsidRPr="00C76761" w:rsidRDefault="00474C42">
            <w:pPr>
              <w:snapToGrid w:val="0"/>
              <w:jc w:val="left"/>
              <w:rPr>
                <w:rFonts w:ascii="Times New Roman" w:hAnsi="Times New Roman"/>
                <w:b/>
                <w:szCs w:val="21"/>
              </w:rPr>
            </w:pPr>
          </w:p>
        </w:tc>
        <w:tc>
          <w:tcPr>
            <w:tcW w:w="3517" w:type="dxa"/>
            <w:vMerge/>
            <w:vAlign w:val="center"/>
          </w:tcPr>
          <w:p w:rsidR="00474C42" w:rsidRPr="00C76761" w:rsidRDefault="00474C42">
            <w:pPr>
              <w:snapToGrid w:val="0"/>
              <w:jc w:val="left"/>
              <w:rPr>
                <w:rFonts w:ascii="Times New Roman" w:hAnsi="Times New Roman"/>
                <w:b/>
                <w:szCs w:val="21"/>
              </w:rPr>
            </w:pPr>
          </w:p>
        </w:tc>
        <w:tc>
          <w:tcPr>
            <w:tcW w:w="850" w:type="dxa"/>
            <w:vMerge/>
            <w:vAlign w:val="center"/>
          </w:tcPr>
          <w:p w:rsidR="00474C42" w:rsidRPr="00C76761" w:rsidRDefault="00474C42">
            <w:pPr>
              <w:snapToGrid w:val="0"/>
              <w:jc w:val="left"/>
              <w:rPr>
                <w:rFonts w:ascii="Times New Roman" w:hAnsi="Times New Roman"/>
                <w:b/>
                <w:szCs w:val="21"/>
              </w:rPr>
            </w:pPr>
          </w:p>
        </w:tc>
        <w:tc>
          <w:tcPr>
            <w:tcW w:w="1276" w:type="dxa"/>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环境</w:t>
            </w:r>
          </w:p>
          <w:p w:rsidR="00474C42" w:rsidRPr="00C76761" w:rsidRDefault="002C3AB5">
            <w:pPr>
              <w:snapToGrid w:val="0"/>
              <w:jc w:val="center"/>
              <w:rPr>
                <w:rFonts w:ascii="Times New Roman" w:hAnsi="Times New Roman"/>
                <w:b/>
                <w:szCs w:val="21"/>
              </w:rPr>
            </w:pPr>
            <w:r w:rsidRPr="00C76761">
              <w:rPr>
                <w:rFonts w:ascii="Times New Roman" w:hAnsi="Times New Roman"/>
                <w:b/>
                <w:szCs w:val="21"/>
              </w:rPr>
              <w:t>效益</w:t>
            </w:r>
          </w:p>
        </w:tc>
        <w:tc>
          <w:tcPr>
            <w:tcW w:w="1131" w:type="dxa"/>
            <w:shd w:val="clear" w:color="auto" w:fill="auto"/>
            <w:vAlign w:val="center"/>
          </w:tcPr>
          <w:p w:rsidR="00474C42" w:rsidRPr="00C76761" w:rsidRDefault="002C3AB5">
            <w:pPr>
              <w:snapToGrid w:val="0"/>
              <w:jc w:val="center"/>
              <w:rPr>
                <w:rFonts w:ascii="Times New Roman" w:hAnsi="Times New Roman"/>
                <w:b/>
                <w:szCs w:val="21"/>
              </w:rPr>
            </w:pPr>
            <w:r w:rsidRPr="00C76761">
              <w:rPr>
                <w:rFonts w:ascii="Times New Roman" w:hAnsi="Times New Roman"/>
                <w:b/>
                <w:szCs w:val="21"/>
              </w:rPr>
              <w:t>经济</w:t>
            </w:r>
          </w:p>
          <w:p w:rsidR="00474C42" w:rsidRPr="00C76761" w:rsidRDefault="002C3AB5">
            <w:pPr>
              <w:snapToGrid w:val="0"/>
              <w:jc w:val="center"/>
              <w:rPr>
                <w:rFonts w:ascii="Times New Roman" w:hAnsi="Times New Roman"/>
                <w:b/>
                <w:szCs w:val="21"/>
              </w:rPr>
            </w:pPr>
            <w:r w:rsidRPr="00C76761">
              <w:rPr>
                <w:rFonts w:ascii="Times New Roman" w:hAnsi="Times New Roman"/>
                <w:b/>
                <w:szCs w:val="21"/>
              </w:rPr>
              <w:t>效益</w:t>
            </w:r>
          </w:p>
        </w:tc>
      </w:tr>
      <w:tr w:rsidR="001E31F9" w:rsidRPr="000B60BF" w:rsidTr="008C7395">
        <w:trPr>
          <w:trHeight w:val="1163"/>
          <w:jc w:val="center"/>
        </w:trPr>
        <w:tc>
          <w:tcPr>
            <w:tcW w:w="568" w:type="dxa"/>
            <w:shd w:val="clear" w:color="auto" w:fill="auto"/>
            <w:vAlign w:val="center"/>
          </w:tcPr>
          <w:p w:rsidR="001E31F9" w:rsidRPr="000B60BF" w:rsidRDefault="001E31F9" w:rsidP="00D54AC8">
            <w:pPr>
              <w:jc w:val="center"/>
              <w:rPr>
                <w:rFonts w:ascii="Times New Roman" w:hAnsi="Times New Roman"/>
                <w:szCs w:val="21"/>
              </w:rPr>
            </w:pPr>
            <w:r w:rsidRPr="000B60BF">
              <w:rPr>
                <w:rFonts w:ascii="Times New Roman" w:hAnsi="Times New Roman"/>
                <w:szCs w:val="21"/>
              </w:rPr>
              <w:t>F1</w:t>
            </w:r>
            <w:r w:rsidR="00D54AC8">
              <w:rPr>
                <w:rFonts w:ascii="Times New Roman" w:hAnsi="Times New Roman" w:hint="eastAsia"/>
                <w:szCs w:val="21"/>
              </w:rPr>
              <w:t>4</w:t>
            </w:r>
          </w:p>
        </w:tc>
        <w:tc>
          <w:tcPr>
            <w:tcW w:w="774" w:type="dxa"/>
            <w:vMerge w:val="restart"/>
            <w:shd w:val="clear" w:color="auto" w:fill="auto"/>
            <w:vAlign w:val="center"/>
          </w:tcPr>
          <w:p w:rsidR="001E31F9" w:rsidRPr="000B60BF" w:rsidRDefault="001E31F9">
            <w:pPr>
              <w:jc w:val="center"/>
              <w:rPr>
                <w:rFonts w:ascii="Times New Roman" w:hAnsi="Times New Roman"/>
                <w:szCs w:val="21"/>
              </w:rPr>
            </w:pPr>
            <w:r w:rsidRPr="000B60BF">
              <w:rPr>
                <w:rFonts w:ascii="Times New Roman" w:hAnsi="Times New Roman"/>
                <w:szCs w:val="21"/>
              </w:rPr>
              <w:t>原辅材料和能源替代</w:t>
            </w:r>
          </w:p>
        </w:tc>
        <w:tc>
          <w:tcPr>
            <w:tcW w:w="1238" w:type="dxa"/>
            <w:shd w:val="clear" w:color="auto" w:fill="auto"/>
            <w:vAlign w:val="center"/>
          </w:tcPr>
          <w:p w:rsidR="001E31F9" w:rsidRPr="000B60BF" w:rsidRDefault="001E31F9" w:rsidP="007B020A">
            <w:pPr>
              <w:tabs>
                <w:tab w:val="left" w:pos="480"/>
              </w:tabs>
              <w:spacing w:line="240" w:lineRule="exact"/>
              <w:jc w:val="center"/>
              <w:rPr>
                <w:rFonts w:ascii="Times New Roman" w:hAnsi="Times New Roman"/>
                <w:szCs w:val="21"/>
              </w:rPr>
            </w:pPr>
            <w:r>
              <w:rPr>
                <w:rFonts w:ascii="Times New Roman" w:hAnsi="Times New Roman" w:hint="eastAsia"/>
                <w:szCs w:val="21"/>
              </w:rPr>
              <w:t>淘汰燃煤</w:t>
            </w:r>
            <w:r w:rsidR="00455507">
              <w:rPr>
                <w:rFonts w:ascii="Times New Roman" w:hAnsi="Times New Roman" w:hint="eastAsia"/>
                <w:szCs w:val="21"/>
              </w:rPr>
              <w:t>蒸汽</w:t>
            </w:r>
            <w:r>
              <w:rPr>
                <w:rFonts w:ascii="Times New Roman" w:hAnsi="Times New Roman" w:hint="eastAsia"/>
                <w:szCs w:val="21"/>
              </w:rPr>
              <w:t>锅炉</w:t>
            </w:r>
          </w:p>
        </w:tc>
        <w:tc>
          <w:tcPr>
            <w:tcW w:w="3517" w:type="dxa"/>
            <w:shd w:val="clear" w:color="auto" w:fill="auto"/>
            <w:vAlign w:val="center"/>
          </w:tcPr>
          <w:p w:rsidR="001E31F9" w:rsidRPr="000B60BF" w:rsidRDefault="00455507" w:rsidP="007B020A">
            <w:pPr>
              <w:widowControl/>
              <w:spacing w:before="102" w:after="102" w:line="240" w:lineRule="exact"/>
              <w:jc w:val="left"/>
              <w:textAlignment w:val="baseline"/>
              <w:rPr>
                <w:rFonts w:ascii="Times New Roman" w:hAnsi="Times New Roman"/>
                <w:kern w:val="0"/>
                <w:szCs w:val="21"/>
                <w:u w:color="000000"/>
              </w:rPr>
            </w:pPr>
            <w:r>
              <w:rPr>
                <w:rFonts w:ascii="Times New Roman" w:hAnsi="Times New Roman"/>
                <w:kern w:val="0"/>
                <w:szCs w:val="21"/>
                <w:u w:color="000000"/>
              </w:rPr>
              <w:t>原合成车间</w:t>
            </w:r>
            <w:r w:rsidR="00710398">
              <w:rPr>
                <w:rFonts w:ascii="Times New Roman" w:hAnsi="Times New Roman"/>
                <w:kern w:val="0"/>
                <w:szCs w:val="21"/>
                <w:u w:color="000000"/>
              </w:rPr>
              <w:t>反应加热</w:t>
            </w:r>
            <w:r>
              <w:rPr>
                <w:rFonts w:ascii="Times New Roman" w:hAnsi="Times New Roman"/>
                <w:kern w:val="0"/>
                <w:szCs w:val="21"/>
                <w:u w:color="000000"/>
              </w:rPr>
              <w:t>所用</w:t>
            </w:r>
            <w:r w:rsidR="00710398">
              <w:rPr>
                <w:rFonts w:ascii="Times New Roman" w:hAnsi="Times New Roman" w:hint="eastAsia"/>
                <w:kern w:val="0"/>
                <w:szCs w:val="21"/>
                <w:u w:color="000000"/>
              </w:rPr>
              <w:t>蒸汽</w:t>
            </w:r>
            <w:r w:rsidR="00EA54F6">
              <w:rPr>
                <w:rFonts w:ascii="Times New Roman" w:hAnsi="Times New Roman"/>
                <w:kern w:val="0"/>
                <w:szCs w:val="21"/>
                <w:u w:color="000000"/>
              </w:rPr>
              <w:t>为燃煤锅炉提供</w:t>
            </w:r>
            <w:r w:rsidR="00EA54F6">
              <w:rPr>
                <w:rFonts w:ascii="Times New Roman" w:hAnsi="Times New Roman" w:hint="eastAsia"/>
                <w:kern w:val="0"/>
                <w:szCs w:val="21"/>
                <w:u w:color="000000"/>
              </w:rPr>
              <w:t>，</w:t>
            </w:r>
            <w:r w:rsidR="00640E9D">
              <w:rPr>
                <w:rFonts w:ascii="Times New Roman" w:hAnsi="Times New Roman" w:hint="eastAsia"/>
                <w:kern w:val="0"/>
                <w:szCs w:val="21"/>
                <w:u w:color="000000"/>
              </w:rPr>
              <w:t>用水量较多，锅炉</w:t>
            </w:r>
            <w:r w:rsidR="002929DA">
              <w:rPr>
                <w:rFonts w:ascii="Times New Roman" w:hAnsi="Times New Roman" w:hint="eastAsia"/>
                <w:kern w:val="0"/>
                <w:szCs w:val="21"/>
                <w:u w:color="000000"/>
              </w:rPr>
              <w:t>易结垢，需投入人员进行加煤和锅炉维护，且燃煤锅炉</w:t>
            </w:r>
            <w:r w:rsidR="00710398">
              <w:rPr>
                <w:rFonts w:ascii="Times New Roman" w:hAnsi="Times New Roman" w:hint="eastAsia"/>
                <w:kern w:val="0"/>
                <w:szCs w:val="21"/>
                <w:u w:color="000000"/>
              </w:rPr>
              <w:t>产生燃煤废气，</w:t>
            </w:r>
            <w:r w:rsidR="00640E9D">
              <w:rPr>
                <w:rFonts w:ascii="Times New Roman" w:hAnsi="Times New Roman" w:hint="eastAsia"/>
                <w:kern w:val="0"/>
                <w:szCs w:val="21"/>
                <w:u w:color="000000"/>
              </w:rPr>
              <w:t>对周围环境造成一定污染</w:t>
            </w:r>
            <w:r w:rsidR="002929DA">
              <w:rPr>
                <w:rFonts w:ascii="Times New Roman" w:hAnsi="Times New Roman" w:hint="eastAsia"/>
                <w:kern w:val="0"/>
                <w:szCs w:val="21"/>
                <w:u w:color="000000"/>
              </w:rPr>
              <w:t>。</w:t>
            </w:r>
            <w:r w:rsidR="002929DA" w:rsidRPr="001360CA">
              <w:rPr>
                <w:rFonts w:ascii="Times New Roman" w:hAnsi="Times New Roman" w:hint="eastAsia"/>
                <w:kern w:val="0"/>
                <w:szCs w:val="21"/>
                <w:highlight w:val="yellow"/>
                <w:u w:color="000000"/>
                <w:rPrChange w:id="392" w:author="user" w:date="2017-11-25T20:05:00Z">
                  <w:rPr>
                    <w:rFonts w:ascii="Times New Roman" w:hAnsi="Times New Roman" w:hint="eastAsia"/>
                    <w:kern w:val="0"/>
                    <w:szCs w:val="21"/>
                    <w:u w:color="000000"/>
                  </w:rPr>
                </w:rPrChange>
              </w:rPr>
              <w:t>企业</w:t>
            </w:r>
            <w:r w:rsidR="00C953FA" w:rsidRPr="001360CA">
              <w:rPr>
                <w:rFonts w:ascii="Times New Roman" w:hAnsi="Times New Roman" w:hint="eastAsia"/>
                <w:kern w:val="0"/>
                <w:szCs w:val="21"/>
                <w:highlight w:val="yellow"/>
                <w:u w:color="000000"/>
                <w:rPrChange w:id="393" w:author="user" w:date="2017-11-25T20:05:00Z">
                  <w:rPr>
                    <w:rFonts w:ascii="Times New Roman" w:hAnsi="Times New Roman" w:hint="eastAsia"/>
                    <w:kern w:val="0"/>
                    <w:szCs w:val="21"/>
                    <w:u w:color="000000"/>
                  </w:rPr>
                </w:rPrChange>
              </w:rPr>
              <w:t>现</w:t>
            </w:r>
            <w:r w:rsidR="00640E9D" w:rsidRPr="001360CA">
              <w:rPr>
                <w:rFonts w:ascii="Times New Roman" w:hAnsi="Times New Roman" w:hint="eastAsia"/>
                <w:kern w:val="0"/>
                <w:szCs w:val="21"/>
                <w:highlight w:val="yellow"/>
                <w:u w:color="000000"/>
                <w:rPrChange w:id="394" w:author="user" w:date="2017-11-25T20:05:00Z">
                  <w:rPr>
                    <w:rFonts w:ascii="Times New Roman" w:hAnsi="Times New Roman" w:hint="eastAsia"/>
                    <w:kern w:val="0"/>
                    <w:szCs w:val="21"/>
                    <w:u w:color="000000"/>
                  </w:rPr>
                </w:rPrChange>
              </w:rPr>
              <w:t>将燃煤锅炉</w:t>
            </w:r>
            <w:r w:rsidR="00C953FA" w:rsidRPr="001360CA">
              <w:rPr>
                <w:rFonts w:ascii="Times New Roman" w:hAnsi="Times New Roman" w:hint="eastAsia"/>
                <w:kern w:val="0"/>
                <w:szCs w:val="21"/>
                <w:highlight w:val="yellow"/>
                <w:u w:color="000000"/>
                <w:rPrChange w:id="395" w:author="user" w:date="2017-11-25T20:05:00Z">
                  <w:rPr>
                    <w:rFonts w:ascii="Times New Roman" w:hAnsi="Times New Roman" w:hint="eastAsia"/>
                    <w:kern w:val="0"/>
                    <w:szCs w:val="21"/>
                    <w:u w:color="000000"/>
                  </w:rPr>
                </w:rPrChange>
              </w:rPr>
              <w:t>拆除，直接接入外部直供商品蒸汽，</w:t>
            </w:r>
            <w:r w:rsidR="00C953FA">
              <w:rPr>
                <w:rFonts w:ascii="Times New Roman" w:hAnsi="Times New Roman" w:hint="eastAsia"/>
                <w:kern w:val="0"/>
                <w:szCs w:val="21"/>
                <w:u w:color="000000"/>
              </w:rPr>
              <w:t>节约了人员投入，节约用水，</w:t>
            </w:r>
            <w:r w:rsidR="0041236D">
              <w:rPr>
                <w:rFonts w:ascii="Times New Roman" w:hAnsi="Times New Roman" w:hint="eastAsia"/>
                <w:kern w:val="0"/>
                <w:szCs w:val="21"/>
                <w:u w:color="000000"/>
              </w:rPr>
              <w:t>减少厂区污染。</w:t>
            </w:r>
          </w:p>
        </w:tc>
        <w:tc>
          <w:tcPr>
            <w:tcW w:w="850" w:type="dxa"/>
            <w:shd w:val="clear" w:color="auto" w:fill="auto"/>
            <w:vAlign w:val="center"/>
          </w:tcPr>
          <w:p w:rsidR="001E31F9" w:rsidRPr="00710398" w:rsidRDefault="00A57FF7">
            <w:pPr>
              <w:spacing w:line="300" w:lineRule="exact"/>
              <w:jc w:val="center"/>
              <w:rPr>
                <w:rFonts w:ascii="Times New Roman" w:hAnsi="Times New Roman"/>
                <w:szCs w:val="21"/>
              </w:rPr>
            </w:pPr>
            <w:r>
              <w:rPr>
                <w:rFonts w:ascii="Times New Roman" w:hAnsi="Times New Roman" w:hint="eastAsia"/>
                <w:szCs w:val="21"/>
              </w:rPr>
              <w:t>45</w:t>
            </w:r>
            <w:r w:rsidR="00052B3C">
              <w:rPr>
                <w:rFonts w:ascii="Times New Roman" w:hAnsi="Times New Roman" w:hint="eastAsia"/>
                <w:szCs w:val="21"/>
              </w:rPr>
              <w:t>万</w:t>
            </w:r>
          </w:p>
        </w:tc>
        <w:tc>
          <w:tcPr>
            <w:tcW w:w="1276" w:type="dxa"/>
            <w:shd w:val="clear" w:color="auto" w:fill="auto"/>
            <w:vAlign w:val="center"/>
          </w:tcPr>
          <w:p w:rsidR="001E31F9" w:rsidRPr="000B60BF" w:rsidRDefault="008C7395" w:rsidP="008C7395">
            <w:pPr>
              <w:jc w:val="center"/>
              <w:rPr>
                <w:rFonts w:ascii="Times New Roman" w:hAnsi="Times New Roman"/>
                <w:szCs w:val="21"/>
              </w:rPr>
            </w:pPr>
            <w:r w:rsidRPr="0037105F">
              <w:rPr>
                <w:rFonts w:ascii="Times New Roman" w:hAnsi="Times New Roman" w:hint="eastAsia"/>
                <w:szCs w:val="21"/>
              </w:rPr>
              <w:t>减少</w:t>
            </w:r>
            <w:r w:rsidRPr="0037105F">
              <w:rPr>
                <w:rFonts w:ascii="Times New Roman" w:hAnsi="Times New Roman" w:hint="eastAsia"/>
                <w:szCs w:val="21"/>
              </w:rPr>
              <w:t>SO</w:t>
            </w:r>
            <w:r w:rsidRPr="0037105F">
              <w:rPr>
                <w:rFonts w:ascii="Times New Roman" w:hAnsi="Times New Roman" w:hint="eastAsia"/>
                <w:szCs w:val="21"/>
                <w:vertAlign w:val="subscript"/>
              </w:rPr>
              <w:t>2</w:t>
            </w:r>
            <w:r>
              <w:rPr>
                <w:rFonts w:ascii="Times New Roman" w:hAnsi="Times New Roman" w:hint="eastAsia"/>
                <w:szCs w:val="21"/>
              </w:rPr>
              <w:t>排放量</w:t>
            </w:r>
            <w:r w:rsidRPr="0037105F">
              <w:rPr>
                <w:rFonts w:ascii="Times New Roman" w:hAnsi="Times New Roman" w:hint="eastAsia"/>
                <w:szCs w:val="21"/>
              </w:rPr>
              <w:t>14.28t/a</w:t>
            </w:r>
            <w:r>
              <w:rPr>
                <w:rFonts w:ascii="Times New Roman" w:hAnsi="Times New Roman" w:hint="eastAsia"/>
                <w:szCs w:val="21"/>
              </w:rPr>
              <w:t>，烟尘排放量</w:t>
            </w:r>
            <w:r>
              <w:rPr>
                <w:rFonts w:ascii="Times New Roman" w:hAnsi="Times New Roman" w:hint="eastAsia"/>
                <w:szCs w:val="21"/>
              </w:rPr>
              <w:t>0.1</w:t>
            </w:r>
            <w:r w:rsidRPr="0037105F">
              <w:rPr>
                <w:rFonts w:ascii="Times New Roman" w:hAnsi="Times New Roman" w:hint="eastAsia"/>
                <w:szCs w:val="21"/>
              </w:rPr>
              <w:t>68t/a</w:t>
            </w:r>
            <w:r w:rsidRPr="0037105F">
              <w:rPr>
                <w:rFonts w:ascii="Times New Roman" w:hAnsi="Times New Roman" w:hint="eastAsia"/>
                <w:szCs w:val="21"/>
              </w:rPr>
              <w:t>，</w:t>
            </w:r>
            <w:r w:rsidRPr="0037105F">
              <w:rPr>
                <w:rFonts w:ascii="Times New Roman" w:hAnsi="Times New Roman" w:hint="eastAsia"/>
                <w:szCs w:val="21"/>
              </w:rPr>
              <w:t>NO</w:t>
            </w:r>
            <w:r w:rsidRPr="0037105F">
              <w:rPr>
                <w:rFonts w:ascii="Times New Roman" w:hAnsi="Times New Roman" w:hint="eastAsia"/>
                <w:szCs w:val="21"/>
                <w:vertAlign w:val="subscript"/>
              </w:rPr>
              <w:t>x</w:t>
            </w:r>
            <w:r>
              <w:rPr>
                <w:rFonts w:ascii="Times New Roman" w:hAnsi="Times New Roman" w:hint="eastAsia"/>
                <w:szCs w:val="21"/>
              </w:rPr>
              <w:t>排放量</w:t>
            </w:r>
            <w:r w:rsidRPr="0037105F">
              <w:rPr>
                <w:rFonts w:ascii="Times New Roman" w:hAnsi="Times New Roman" w:hint="eastAsia"/>
                <w:szCs w:val="21"/>
              </w:rPr>
              <w:t>2.058t/a</w:t>
            </w:r>
            <w:r w:rsidRPr="0037105F">
              <w:rPr>
                <w:rFonts w:ascii="Times New Roman" w:hAnsi="Times New Roman" w:hint="eastAsia"/>
                <w:szCs w:val="21"/>
              </w:rPr>
              <w:t>。</w:t>
            </w:r>
            <w:r w:rsidR="00A35FD2">
              <w:rPr>
                <w:rFonts w:ascii="Times New Roman" w:hAnsi="Times New Roman" w:hint="eastAsia"/>
                <w:szCs w:val="21"/>
              </w:rPr>
              <w:t>节约用水</w:t>
            </w:r>
            <w:r w:rsidR="00A35FD2">
              <w:rPr>
                <w:rFonts w:ascii="Times New Roman" w:hAnsi="Times New Roman" w:hint="eastAsia"/>
                <w:szCs w:val="21"/>
              </w:rPr>
              <w:t>3900t</w:t>
            </w:r>
            <w:r w:rsidR="00A35FD2">
              <w:rPr>
                <w:rFonts w:ascii="Times New Roman" w:hAnsi="Times New Roman" w:hint="eastAsia"/>
                <w:szCs w:val="21"/>
              </w:rPr>
              <w:t>。</w:t>
            </w:r>
          </w:p>
        </w:tc>
        <w:tc>
          <w:tcPr>
            <w:tcW w:w="1131" w:type="dxa"/>
            <w:shd w:val="clear" w:color="auto" w:fill="auto"/>
            <w:vAlign w:val="center"/>
          </w:tcPr>
          <w:p w:rsidR="001E31F9" w:rsidRPr="000B60BF" w:rsidRDefault="00052B3C" w:rsidP="00616F8C">
            <w:pPr>
              <w:spacing w:line="300" w:lineRule="exact"/>
              <w:jc w:val="center"/>
              <w:rPr>
                <w:rFonts w:ascii="Times New Roman" w:hAnsi="Times New Roman"/>
                <w:szCs w:val="21"/>
              </w:rPr>
            </w:pPr>
            <w:r>
              <w:rPr>
                <w:rFonts w:ascii="Times New Roman" w:hAnsi="Times New Roman" w:hint="eastAsia"/>
                <w:szCs w:val="21"/>
              </w:rPr>
              <w:t>产生经济效益</w:t>
            </w:r>
            <w:r w:rsidR="00616F8C">
              <w:rPr>
                <w:rFonts w:ascii="Times New Roman" w:hAnsi="Times New Roman" w:hint="eastAsia"/>
                <w:szCs w:val="21"/>
              </w:rPr>
              <w:t>26.8</w:t>
            </w:r>
            <w:r>
              <w:rPr>
                <w:rFonts w:ascii="Times New Roman" w:hAnsi="Times New Roman" w:hint="eastAsia"/>
                <w:szCs w:val="21"/>
              </w:rPr>
              <w:t>万元</w:t>
            </w:r>
          </w:p>
        </w:tc>
      </w:tr>
      <w:tr w:rsidR="001E31F9" w:rsidRPr="000B60BF" w:rsidTr="008C7395">
        <w:trPr>
          <w:trHeight w:val="1163"/>
          <w:jc w:val="center"/>
        </w:trPr>
        <w:tc>
          <w:tcPr>
            <w:tcW w:w="568" w:type="dxa"/>
            <w:shd w:val="clear" w:color="auto" w:fill="auto"/>
            <w:vAlign w:val="center"/>
          </w:tcPr>
          <w:p w:rsidR="001E31F9" w:rsidRPr="000B60BF" w:rsidRDefault="001E31F9" w:rsidP="00D54AC8">
            <w:pPr>
              <w:jc w:val="center"/>
              <w:rPr>
                <w:rFonts w:ascii="Times New Roman" w:hAnsi="Times New Roman"/>
                <w:szCs w:val="21"/>
              </w:rPr>
            </w:pPr>
            <w:r>
              <w:rPr>
                <w:rFonts w:ascii="Times New Roman" w:hAnsi="Times New Roman" w:hint="eastAsia"/>
                <w:szCs w:val="21"/>
              </w:rPr>
              <w:t>F1</w:t>
            </w:r>
            <w:r w:rsidR="00D54AC8">
              <w:rPr>
                <w:rFonts w:ascii="Times New Roman" w:hAnsi="Times New Roman" w:hint="eastAsia"/>
                <w:szCs w:val="21"/>
              </w:rPr>
              <w:t>5</w:t>
            </w:r>
          </w:p>
        </w:tc>
        <w:tc>
          <w:tcPr>
            <w:tcW w:w="774" w:type="dxa"/>
            <w:vMerge/>
            <w:shd w:val="clear" w:color="auto" w:fill="auto"/>
            <w:vAlign w:val="center"/>
          </w:tcPr>
          <w:p w:rsidR="001E31F9" w:rsidRPr="000B60BF" w:rsidRDefault="001E31F9">
            <w:pPr>
              <w:jc w:val="center"/>
              <w:rPr>
                <w:rFonts w:ascii="Times New Roman" w:hAnsi="Times New Roman"/>
                <w:szCs w:val="21"/>
              </w:rPr>
            </w:pPr>
          </w:p>
        </w:tc>
        <w:tc>
          <w:tcPr>
            <w:tcW w:w="1238" w:type="dxa"/>
            <w:shd w:val="clear" w:color="auto" w:fill="auto"/>
            <w:vAlign w:val="center"/>
          </w:tcPr>
          <w:p w:rsidR="001E31F9" w:rsidRPr="000B60BF" w:rsidRDefault="00896886" w:rsidP="008F35CC">
            <w:pPr>
              <w:tabs>
                <w:tab w:val="left" w:pos="480"/>
              </w:tabs>
              <w:spacing w:line="240" w:lineRule="exact"/>
              <w:jc w:val="center"/>
              <w:rPr>
                <w:rFonts w:ascii="Times New Roman" w:hAnsi="Times New Roman"/>
                <w:szCs w:val="21"/>
              </w:rPr>
            </w:pPr>
            <w:r>
              <w:rPr>
                <w:rFonts w:ascii="Times New Roman" w:hAnsi="Times New Roman"/>
                <w:szCs w:val="21"/>
              </w:rPr>
              <w:t>天然气燃烧炉代替燃煤热风炉供热</w:t>
            </w:r>
          </w:p>
        </w:tc>
        <w:tc>
          <w:tcPr>
            <w:tcW w:w="3517" w:type="dxa"/>
            <w:shd w:val="clear" w:color="auto" w:fill="auto"/>
            <w:vAlign w:val="center"/>
          </w:tcPr>
          <w:p w:rsidR="001E31F9" w:rsidRPr="000B60BF" w:rsidRDefault="00710398" w:rsidP="00F4073D">
            <w:pPr>
              <w:widowControl/>
              <w:spacing w:before="102" w:after="102" w:line="240" w:lineRule="exact"/>
              <w:jc w:val="left"/>
              <w:textAlignment w:val="baseline"/>
              <w:rPr>
                <w:rFonts w:ascii="Times New Roman" w:hAnsi="Times New Roman"/>
                <w:kern w:val="0"/>
                <w:szCs w:val="21"/>
                <w:u w:color="000000"/>
              </w:rPr>
            </w:pPr>
            <w:r>
              <w:rPr>
                <w:rFonts w:ascii="Times New Roman" w:hAnsi="Times New Roman"/>
                <w:kern w:val="0"/>
                <w:szCs w:val="21"/>
                <w:u w:color="000000"/>
              </w:rPr>
              <w:t>原</w:t>
            </w:r>
            <w:r w:rsidR="00AF6B4B">
              <w:rPr>
                <w:rFonts w:ascii="Times New Roman" w:hAnsi="Times New Roman"/>
                <w:kern w:val="0"/>
                <w:szCs w:val="21"/>
                <w:u w:color="000000"/>
              </w:rPr>
              <w:t>干燥车间喷粉工段使用</w:t>
            </w:r>
            <w:r w:rsidR="002A0560">
              <w:rPr>
                <w:rFonts w:ascii="Times New Roman" w:hAnsi="Times New Roman"/>
                <w:kern w:val="0"/>
                <w:szCs w:val="21"/>
                <w:u w:color="000000"/>
              </w:rPr>
              <w:t>燃煤热风炉</w:t>
            </w:r>
            <w:r w:rsidR="00AF6B4B">
              <w:rPr>
                <w:rFonts w:ascii="Times New Roman" w:hAnsi="Times New Roman"/>
                <w:kern w:val="0"/>
                <w:szCs w:val="21"/>
                <w:u w:color="000000"/>
              </w:rPr>
              <w:t>供热</w:t>
            </w:r>
            <w:r w:rsidR="002A0560">
              <w:rPr>
                <w:rFonts w:ascii="Times New Roman" w:hAnsi="Times New Roman" w:hint="eastAsia"/>
                <w:kern w:val="0"/>
                <w:szCs w:val="21"/>
                <w:u w:color="000000"/>
              </w:rPr>
              <w:t>，</w:t>
            </w:r>
            <w:r w:rsidR="002A0560" w:rsidRPr="001360CA">
              <w:rPr>
                <w:rFonts w:ascii="Times New Roman" w:hAnsi="Times New Roman"/>
                <w:kern w:val="0"/>
                <w:szCs w:val="21"/>
                <w:highlight w:val="yellow"/>
                <w:u w:color="000000"/>
                <w:rPrChange w:id="396" w:author="user" w:date="2017-11-25T20:05:00Z">
                  <w:rPr>
                    <w:rFonts w:ascii="Times New Roman" w:hAnsi="Times New Roman"/>
                    <w:kern w:val="0"/>
                    <w:szCs w:val="21"/>
                    <w:u w:color="000000"/>
                  </w:rPr>
                </w:rPrChange>
              </w:rPr>
              <w:t>现使用天然气燃烧炉直接供热</w:t>
            </w:r>
            <w:r w:rsidR="00CA3442" w:rsidRPr="001360CA">
              <w:rPr>
                <w:rFonts w:ascii="Times New Roman" w:hAnsi="Times New Roman" w:hint="eastAsia"/>
                <w:kern w:val="0"/>
                <w:szCs w:val="21"/>
                <w:highlight w:val="yellow"/>
                <w:u w:color="000000"/>
                <w:rPrChange w:id="397" w:author="user" w:date="2017-11-25T20:05:00Z">
                  <w:rPr>
                    <w:rFonts w:ascii="Times New Roman" w:hAnsi="Times New Roman" w:hint="eastAsia"/>
                    <w:kern w:val="0"/>
                    <w:szCs w:val="21"/>
                    <w:u w:color="000000"/>
                  </w:rPr>
                </w:rPrChange>
              </w:rPr>
              <w:t>，节省人员投入，</w:t>
            </w:r>
            <w:r w:rsidR="002A0560">
              <w:rPr>
                <w:rFonts w:ascii="Times New Roman" w:hAnsi="Times New Roman" w:hint="eastAsia"/>
                <w:kern w:val="0"/>
                <w:szCs w:val="21"/>
                <w:u w:color="000000"/>
              </w:rPr>
              <w:t>使用天然气清洁能源，</w:t>
            </w:r>
            <w:r w:rsidR="002A0560">
              <w:rPr>
                <w:rFonts w:ascii="Times New Roman" w:hAnsi="Times New Roman"/>
                <w:kern w:val="0"/>
                <w:szCs w:val="21"/>
                <w:u w:color="000000"/>
              </w:rPr>
              <w:t>减少了燃煤废气产生</w:t>
            </w:r>
            <w:r w:rsidR="002A0560">
              <w:rPr>
                <w:rFonts w:ascii="Times New Roman" w:hAnsi="Times New Roman" w:hint="eastAsia"/>
                <w:kern w:val="0"/>
                <w:szCs w:val="21"/>
                <w:u w:color="000000"/>
              </w:rPr>
              <w:t>，</w:t>
            </w:r>
            <w:r w:rsidR="00DD1461">
              <w:rPr>
                <w:rFonts w:ascii="Times New Roman" w:hAnsi="Times New Roman" w:hint="eastAsia"/>
                <w:kern w:val="0"/>
                <w:szCs w:val="21"/>
                <w:u w:color="000000"/>
              </w:rPr>
              <w:t>减少环境污染</w:t>
            </w:r>
            <w:r w:rsidR="00CA3442">
              <w:rPr>
                <w:rFonts w:ascii="Times New Roman" w:hAnsi="Times New Roman" w:hint="eastAsia"/>
                <w:kern w:val="0"/>
                <w:szCs w:val="21"/>
                <w:u w:color="000000"/>
              </w:rPr>
              <w:t>，</w:t>
            </w:r>
          </w:p>
        </w:tc>
        <w:tc>
          <w:tcPr>
            <w:tcW w:w="850" w:type="dxa"/>
            <w:shd w:val="clear" w:color="auto" w:fill="auto"/>
            <w:vAlign w:val="center"/>
          </w:tcPr>
          <w:p w:rsidR="001E31F9" w:rsidRPr="000B60BF" w:rsidRDefault="00675A55">
            <w:pPr>
              <w:spacing w:line="300" w:lineRule="exact"/>
              <w:jc w:val="center"/>
              <w:rPr>
                <w:rFonts w:ascii="Times New Roman" w:hAnsi="Times New Roman"/>
                <w:szCs w:val="21"/>
              </w:rPr>
            </w:pPr>
            <w:r>
              <w:rPr>
                <w:rFonts w:ascii="Times New Roman" w:hAnsi="Times New Roman" w:hint="eastAsia"/>
                <w:szCs w:val="21"/>
              </w:rPr>
              <w:t>69</w:t>
            </w:r>
            <w:r>
              <w:rPr>
                <w:rFonts w:ascii="Times New Roman" w:hAnsi="Times New Roman" w:hint="eastAsia"/>
                <w:szCs w:val="21"/>
              </w:rPr>
              <w:t>万元</w:t>
            </w:r>
          </w:p>
        </w:tc>
        <w:tc>
          <w:tcPr>
            <w:tcW w:w="1276" w:type="dxa"/>
            <w:shd w:val="clear" w:color="auto" w:fill="auto"/>
            <w:vAlign w:val="center"/>
          </w:tcPr>
          <w:p w:rsidR="001E31F9" w:rsidRPr="000B60BF" w:rsidRDefault="008C7395" w:rsidP="008C7395">
            <w:pPr>
              <w:jc w:val="center"/>
              <w:rPr>
                <w:rFonts w:ascii="Times New Roman" w:hAnsi="Times New Roman"/>
                <w:szCs w:val="21"/>
              </w:rPr>
            </w:pPr>
            <w:r w:rsidRPr="00774F8A">
              <w:rPr>
                <w:rFonts w:ascii="Times New Roman" w:hAnsi="Times New Roman" w:hint="eastAsia"/>
                <w:szCs w:val="21"/>
              </w:rPr>
              <w:t>减少</w:t>
            </w:r>
            <w:r w:rsidRPr="00774F8A">
              <w:rPr>
                <w:rFonts w:ascii="Times New Roman" w:hAnsi="Times New Roman" w:hint="eastAsia"/>
                <w:szCs w:val="21"/>
              </w:rPr>
              <w:t>SO</w:t>
            </w:r>
            <w:r w:rsidRPr="00774F8A">
              <w:rPr>
                <w:rFonts w:ascii="Times New Roman" w:hAnsi="Times New Roman" w:hint="eastAsia"/>
                <w:szCs w:val="21"/>
                <w:vertAlign w:val="subscript"/>
              </w:rPr>
              <w:t>2</w:t>
            </w:r>
            <w:r w:rsidRPr="00774F8A">
              <w:rPr>
                <w:rFonts w:ascii="Times New Roman" w:hAnsi="Times New Roman" w:hint="eastAsia"/>
                <w:szCs w:val="21"/>
              </w:rPr>
              <w:t>排放量为</w:t>
            </w:r>
            <w:r w:rsidRPr="00774F8A">
              <w:rPr>
                <w:rFonts w:ascii="Times New Roman" w:hAnsi="Times New Roman" w:hint="eastAsia"/>
                <w:szCs w:val="21"/>
              </w:rPr>
              <w:t>14.42t/a</w:t>
            </w:r>
            <w:r w:rsidRPr="00774F8A">
              <w:rPr>
                <w:rFonts w:ascii="Times New Roman" w:hAnsi="Times New Roman" w:hint="eastAsia"/>
                <w:szCs w:val="21"/>
              </w:rPr>
              <w:t>，</w:t>
            </w:r>
            <w:r w:rsidRPr="00774F8A">
              <w:rPr>
                <w:rFonts w:ascii="Times New Roman" w:hAnsi="Times New Roman" w:hint="eastAsia"/>
                <w:szCs w:val="21"/>
              </w:rPr>
              <w:t>NO</w:t>
            </w:r>
            <w:r w:rsidRPr="00774F8A">
              <w:rPr>
                <w:rFonts w:ascii="Times New Roman" w:hAnsi="Times New Roman" w:hint="eastAsia"/>
                <w:szCs w:val="21"/>
                <w:vertAlign w:val="subscript"/>
              </w:rPr>
              <w:t>x</w:t>
            </w:r>
            <w:r w:rsidRPr="00774F8A">
              <w:rPr>
                <w:rFonts w:ascii="Times New Roman" w:hAnsi="Times New Roman" w:hint="eastAsia"/>
                <w:szCs w:val="21"/>
              </w:rPr>
              <w:t>排放量为</w:t>
            </w:r>
            <w:r w:rsidRPr="00774F8A">
              <w:rPr>
                <w:rFonts w:ascii="Times New Roman" w:hAnsi="Times New Roman" w:hint="eastAsia"/>
                <w:szCs w:val="21"/>
              </w:rPr>
              <w:t>2.09t/a</w:t>
            </w:r>
            <w:r w:rsidRPr="00774F8A">
              <w:rPr>
                <w:rFonts w:ascii="Times New Roman" w:hAnsi="Times New Roman" w:hint="eastAsia"/>
                <w:szCs w:val="21"/>
              </w:rPr>
              <w:t>，烟尘排放量为</w:t>
            </w:r>
            <w:r w:rsidRPr="00774F8A">
              <w:rPr>
                <w:rFonts w:ascii="Times New Roman" w:hAnsi="Times New Roman" w:hint="eastAsia"/>
                <w:szCs w:val="21"/>
              </w:rPr>
              <w:t>1.46t/a</w:t>
            </w:r>
            <w:r w:rsidRPr="00774F8A">
              <w:rPr>
                <w:rFonts w:ascii="Times New Roman" w:hAnsi="Times New Roman" w:hint="eastAsia"/>
                <w:szCs w:val="21"/>
              </w:rPr>
              <w:t>。</w:t>
            </w:r>
          </w:p>
        </w:tc>
        <w:tc>
          <w:tcPr>
            <w:tcW w:w="1131" w:type="dxa"/>
            <w:shd w:val="clear" w:color="auto" w:fill="auto"/>
            <w:vAlign w:val="center"/>
          </w:tcPr>
          <w:p w:rsidR="001E31F9" w:rsidRPr="000B60BF" w:rsidRDefault="00052B3C">
            <w:pPr>
              <w:spacing w:line="300" w:lineRule="exact"/>
              <w:jc w:val="center"/>
              <w:rPr>
                <w:rFonts w:ascii="Times New Roman" w:hAnsi="Times New Roman"/>
                <w:szCs w:val="21"/>
              </w:rPr>
            </w:pPr>
            <w:r>
              <w:rPr>
                <w:rFonts w:ascii="Times New Roman" w:hAnsi="Times New Roman" w:hint="eastAsia"/>
                <w:szCs w:val="21"/>
              </w:rPr>
              <w:t>产生经济效益</w:t>
            </w:r>
            <w:r>
              <w:rPr>
                <w:rFonts w:ascii="Times New Roman" w:hAnsi="Times New Roman" w:hint="eastAsia"/>
                <w:szCs w:val="21"/>
              </w:rPr>
              <w:t>21.42</w:t>
            </w:r>
            <w:r>
              <w:rPr>
                <w:rFonts w:ascii="Times New Roman" w:hAnsi="Times New Roman" w:hint="eastAsia"/>
                <w:szCs w:val="21"/>
              </w:rPr>
              <w:t>万元</w:t>
            </w:r>
          </w:p>
        </w:tc>
      </w:tr>
      <w:tr w:rsidR="003B5278" w:rsidRPr="000B60BF" w:rsidTr="008C7395">
        <w:trPr>
          <w:trHeight w:val="1163"/>
          <w:jc w:val="center"/>
        </w:trPr>
        <w:tc>
          <w:tcPr>
            <w:tcW w:w="568" w:type="dxa"/>
            <w:shd w:val="clear" w:color="auto" w:fill="auto"/>
            <w:vAlign w:val="center"/>
          </w:tcPr>
          <w:p w:rsidR="003B5278" w:rsidRPr="000B60BF" w:rsidRDefault="00516C83" w:rsidP="00D54AC8">
            <w:pPr>
              <w:jc w:val="center"/>
              <w:rPr>
                <w:rFonts w:ascii="Times New Roman" w:hAnsi="Times New Roman"/>
                <w:szCs w:val="21"/>
              </w:rPr>
            </w:pPr>
            <w:r>
              <w:rPr>
                <w:rFonts w:ascii="Times New Roman" w:hAnsi="Times New Roman" w:hint="eastAsia"/>
                <w:szCs w:val="21"/>
              </w:rPr>
              <w:t>F1</w:t>
            </w:r>
            <w:r w:rsidR="00D54AC8">
              <w:rPr>
                <w:rFonts w:ascii="Times New Roman" w:hAnsi="Times New Roman" w:hint="eastAsia"/>
                <w:szCs w:val="21"/>
              </w:rPr>
              <w:t>6</w:t>
            </w:r>
          </w:p>
        </w:tc>
        <w:tc>
          <w:tcPr>
            <w:tcW w:w="774" w:type="dxa"/>
            <w:shd w:val="clear" w:color="auto" w:fill="auto"/>
            <w:vAlign w:val="center"/>
          </w:tcPr>
          <w:p w:rsidR="003B5278" w:rsidRPr="000B60BF" w:rsidRDefault="003B5278" w:rsidP="00524CAA">
            <w:pPr>
              <w:jc w:val="center"/>
              <w:rPr>
                <w:rFonts w:ascii="Times New Roman" w:hAnsi="Times New Roman"/>
                <w:szCs w:val="21"/>
              </w:rPr>
            </w:pPr>
            <w:r>
              <w:rPr>
                <w:rFonts w:ascii="Times New Roman" w:hAnsi="Times New Roman" w:hint="eastAsia"/>
                <w:szCs w:val="21"/>
              </w:rPr>
              <w:t>过程优化控制</w:t>
            </w:r>
          </w:p>
        </w:tc>
        <w:tc>
          <w:tcPr>
            <w:tcW w:w="1238" w:type="dxa"/>
            <w:shd w:val="clear" w:color="auto" w:fill="auto"/>
            <w:vAlign w:val="center"/>
          </w:tcPr>
          <w:p w:rsidR="003B5278" w:rsidRPr="000B60BF" w:rsidRDefault="003B5278" w:rsidP="008F35CC">
            <w:pPr>
              <w:tabs>
                <w:tab w:val="left" w:pos="480"/>
              </w:tabs>
              <w:spacing w:line="240" w:lineRule="exact"/>
              <w:jc w:val="center"/>
              <w:rPr>
                <w:rFonts w:ascii="Times New Roman" w:hAnsi="Times New Roman"/>
                <w:szCs w:val="21"/>
              </w:rPr>
            </w:pPr>
            <w:r>
              <w:rPr>
                <w:rFonts w:ascii="Times New Roman" w:hAnsi="Times New Roman" w:hint="eastAsia"/>
                <w:szCs w:val="21"/>
              </w:rPr>
              <w:t>合成</w:t>
            </w:r>
            <w:r>
              <w:rPr>
                <w:rFonts w:ascii="Times New Roman" w:hAnsi="Times New Roman"/>
                <w:szCs w:val="21"/>
              </w:rPr>
              <w:t>车间自动化改造</w:t>
            </w:r>
          </w:p>
        </w:tc>
        <w:tc>
          <w:tcPr>
            <w:tcW w:w="3517" w:type="dxa"/>
            <w:shd w:val="clear" w:color="auto" w:fill="auto"/>
            <w:vAlign w:val="center"/>
          </w:tcPr>
          <w:p w:rsidR="003B5278" w:rsidRPr="000B60BF" w:rsidRDefault="003B5278" w:rsidP="00F4073D">
            <w:pPr>
              <w:widowControl/>
              <w:spacing w:before="102" w:after="102" w:line="240" w:lineRule="exact"/>
              <w:jc w:val="left"/>
              <w:textAlignment w:val="baseline"/>
              <w:rPr>
                <w:rFonts w:ascii="Times New Roman" w:hAnsi="Times New Roman"/>
                <w:kern w:val="0"/>
                <w:szCs w:val="21"/>
                <w:u w:color="000000"/>
              </w:rPr>
            </w:pPr>
            <w:r>
              <w:rPr>
                <w:rFonts w:ascii="Times New Roman" w:hAnsi="Times New Roman" w:hint="eastAsia"/>
                <w:kern w:val="0"/>
                <w:szCs w:val="21"/>
                <w:u w:color="000000"/>
              </w:rPr>
              <w:t>原</w:t>
            </w:r>
            <w:r>
              <w:rPr>
                <w:rFonts w:ascii="Times New Roman" w:hAnsi="Times New Roman"/>
                <w:kern w:val="0"/>
                <w:szCs w:val="21"/>
                <w:u w:color="000000"/>
              </w:rPr>
              <w:t>合成车间的物料投放</w:t>
            </w:r>
            <w:r>
              <w:rPr>
                <w:rFonts w:ascii="Times New Roman" w:hAnsi="Times New Roman" w:hint="eastAsia"/>
                <w:kern w:val="0"/>
                <w:szCs w:val="21"/>
                <w:u w:color="000000"/>
              </w:rPr>
              <w:t>、</w:t>
            </w:r>
            <w:r>
              <w:rPr>
                <w:rFonts w:ascii="Times New Roman" w:hAnsi="Times New Roman"/>
                <w:kern w:val="0"/>
                <w:szCs w:val="21"/>
                <w:u w:color="000000"/>
              </w:rPr>
              <w:t>反应釜参数控制均为人工操作</w:t>
            </w:r>
            <w:r>
              <w:rPr>
                <w:rFonts w:ascii="Times New Roman" w:hAnsi="Times New Roman" w:hint="eastAsia"/>
                <w:kern w:val="0"/>
                <w:szCs w:val="21"/>
                <w:u w:color="000000"/>
              </w:rPr>
              <w:t>，</w:t>
            </w:r>
            <w:r w:rsidRPr="001360CA">
              <w:rPr>
                <w:rFonts w:ascii="Times New Roman" w:hAnsi="Times New Roman"/>
                <w:kern w:val="0"/>
                <w:szCs w:val="21"/>
                <w:highlight w:val="yellow"/>
                <w:u w:color="000000"/>
                <w:rPrChange w:id="398" w:author="user" w:date="2017-11-25T20:05:00Z">
                  <w:rPr>
                    <w:rFonts w:ascii="Times New Roman" w:hAnsi="Times New Roman"/>
                    <w:kern w:val="0"/>
                    <w:szCs w:val="21"/>
                    <w:u w:color="000000"/>
                  </w:rPr>
                </w:rPrChange>
              </w:rPr>
              <w:t>现在合成车间增加一套分布式</w:t>
            </w:r>
            <w:r w:rsidRPr="001360CA">
              <w:rPr>
                <w:rFonts w:ascii="Times New Roman" w:hAnsi="Times New Roman" w:hint="eastAsia"/>
                <w:kern w:val="0"/>
                <w:szCs w:val="21"/>
                <w:highlight w:val="yellow"/>
                <w:u w:color="000000"/>
                <w:rPrChange w:id="399" w:author="user" w:date="2017-11-25T20:05:00Z">
                  <w:rPr>
                    <w:rFonts w:ascii="Times New Roman" w:hAnsi="Times New Roman" w:hint="eastAsia"/>
                    <w:kern w:val="0"/>
                    <w:szCs w:val="21"/>
                    <w:u w:color="000000"/>
                  </w:rPr>
                </w:rPrChange>
              </w:rPr>
              <w:t>DCS</w:t>
            </w:r>
            <w:r w:rsidRPr="001360CA">
              <w:rPr>
                <w:rFonts w:ascii="Times New Roman" w:hAnsi="Times New Roman" w:hint="eastAsia"/>
                <w:kern w:val="0"/>
                <w:szCs w:val="21"/>
                <w:highlight w:val="yellow"/>
                <w:u w:color="000000"/>
                <w:rPrChange w:id="400" w:author="user" w:date="2017-11-25T20:05:00Z">
                  <w:rPr>
                    <w:rFonts w:ascii="Times New Roman" w:hAnsi="Times New Roman" w:hint="eastAsia"/>
                    <w:kern w:val="0"/>
                    <w:szCs w:val="21"/>
                    <w:u w:color="000000"/>
                  </w:rPr>
                </w:rPrChange>
              </w:rPr>
              <w:t>电脑自动化控制系统。</w:t>
            </w:r>
            <w:r>
              <w:rPr>
                <w:rFonts w:ascii="Times New Roman" w:hAnsi="Times New Roman" w:hint="eastAsia"/>
                <w:kern w:val="0"/>
                <w:szCs w:val="21"/>
                <w:u w:color="000000"/>
              </w:rPr>
              <w:t>减少因人工操作造成的物料、产品浪费，以及操作不当造成的污染风险。</w:t>
            </w:r>
          </w:p>
        </w:tc>
        <w:tc>
          <w:tcPr>
            <w:tcW w:w="850" w:type="dxa"/>
            <w:shd w:val="clear" w:color="auto" w:fill="auto"/>
            <w:vAlign w:val="center"/>
          </w:tcPr>
          <w:p w:rsidR="003B5278" w:rsidRPr="000B60BF" w:rsidRDefault="003B5278" w:rsidP="00524CAA">
            <w:pPr>
              <w:spacing w:line="300" w:lineRule="exact"/>
              <w:jc w:val="center"/>
              <w:rPr>
                <w:rFonts w:ascii="Times New Roman" w:hAnsi="Times New Roman"/>
                <w:szCs w:val="21"/>
              </w:rPr>
            </w:pPr>
            <w:r>
              <w:rPr>
                <w:rFonts w:ascii="Times New Roman" w:hAnsi="Times New Roman" w:hint="eastAsia"/>
                <w:szCs w:val="21"/>
              </w:rPr>
              <w:t>25</w:t>
            </w:r>
            <w:r w:rsidRPr="000B60BF">
              <w:rPr>
                <w:rFonts w:ascii="Times New Roman" w:hAnsi="Times New Roman"/>
                <w:szCs w:val="21"/>
              </w:rPr>
              <w:t>万元</w:t>
            </w:r>
          </w:p>
        </w:tc>
        <w:tc>
          <w:tcPr>
            <w:tcW w:w="1276" w:type="dxa"/>
            <w:shd w:val="clear" w:color="auto" w:fill="auto"/>
            <w:vAlign w:val="center"/>
          </w:tcPr>
          <w:p w:rsidR="003B5278" w:rsidRPr="000B60BF" w:rsidRDefault="003B5278" w:rsidP="00524CAA">
            <w:pPr>
              <w:spacing w:line="300" w:lineRule="exact"/>
              <w:jc w:val="center"/>
              <w:rPr>
                <w:rFonts w:ascii="Times New Roman" w:hAnsi="Times New Roman"/>
                <w:szCs w:val="21"/>
              </w:rPr>
            </w:pPr>
            <w:r>
              <w:rPr>
                <w:rFonts w:ascii="Times New Roman" w:hAnsi="Times New Roman"/>
                <w:szCs w:val="21"/>
              </w:rPr>
              <w:t>减少车间内污染风险</w:t>
            </w:r>
            <w:r>
              <w:rPr>
                <w:rFonts w:ascii="Times New Roman" w:hAnsi="Times New Roman" w:hint="eastAsia"/>
                <w:szCs w:val="21"/>
              </w:rPr>
              <w:t>。</w:t>
            </w:r>
          </w:p>
        </w:tc>
        <w:tc>
          <w:tcPr>
            <w:tcW w:w="1131" w:type="dxa"/>
            <w:shd w:val="clear" w:color="auto" w:fill="auto"/>
            <w:vAlign w:val="center"/>
          </w:tcPr>
          <w:p w:rsidR="003B5278" w:rsidRPr="000B60BF" w:rsidRDefault="00052B3C" w:rsidP="008C7395">
            <w:pPr>
              <w:spacing w:line="300" w:lineRule="exact"/>
              <w:jc w:val="center"/>
              <w:rPr>
                <w:rFonts w:ascii="Times New Roman" w:hAnsi="Times New Roman"/>
                <w:szCs w:val="21"/>
              </w:rPr>
            </w:pPr>
            <w:r w:rsidRPr="00941334">
              <w:rPr>
                <w:rFonts w:ascii="Times New Roman" w:hAnsi="Times New Roman" w:hint="eastAsia"/>
                <w:szCs w:val="21"/>
              </w:rPr>
              <w:t>可减少</w:t>
            </w:r>
            <w:r w:rsidR="00A57FF7" w:rsidRPr="00941334">
              <w:rPr>
                <w:rFonts w:ascii="Times New Roman" w:hAnsi="Times New Roman" w:hint="eastAsia"/>
                <w:szCs w:val="21"/>
              </w:rPr>
              <w:t>原料浪费</w:t>
            </w:r>
            <w:r w:rsidRPr="00941334">
              <w:rPr>
                <w:rFonts w:ascii="Times New Roman" w:hAnsi="Times New Roman" w:hint="eastAsia"/>
                <w:szCs w:val="21"/>
              </w:rPr>
              <w:t>2t/a</w:t>
            </w:r>
            <w:r w:rsidRPr="00941334">
              <w:rPr>
                <w:rFonts w:ascii="Times New Roman" w:hAnsi="Times New Roman" w:hint="eastAsia"/>
                <w:szCs w:val="21"/>
              </w:rPr>
              <w:t>，</w:t>
            </w:r>
            <w:r>
              <w:rPr>
                <w:rFonts w:ascii="Times New Roman" w:hAnsi="Times New Roman" w:hint="eastAsia"/>
                <w:szCs w:val="21"/>
              </w:rPr>
              <w:t>产生经济效益</w:t>
            </w:r>
            <w:r>
              <w:rPr>
                <w:rFonts w:ascii="Times New Roman" w:hAnsi="Times New Roman" w:hint="eastAsia"/>
                <w:szCs w:val="21"/>
              </w:rPr>
              <w:t>8.5</w:t>
            </w:r>
            <w:r>
              <w:rPr>
                <w:rFonts w:ascii="Times New Roman" w:hAnsi="Times New Roman" w:hint="eastAsia"/>
                <w:szCs w:val="21"/>
              </w:rPr>
              <w:t>万元</w:t>
            </w:r>
          </w:p>
        </w:tc>
      </w:tr>
    </w:tbl>
    <w:p w:rsidR="00474C42" w:rsidRPr="000B60BF" w:rsidRDefault="00474C42">
      <w:pPr>
        <w:spacing w:line="300" w:lineRule="auto"/>
        <w:ind w:leftChars="200" w:left="420"/>
        <w:jc w:val="center"/>
        <w:rPr>
          <w:rFonts w:ascii="Times New Roman" w:hAnsi="Times New Roman"/>
          <w:b/>
          <w:sz w:val="24"/>
        </w:rPr>
      </w:pPr>
    </w:p>
    <w:p w:rsidR="00474C42" w:rsidRPr="000B60BF" w:rsidRDefault="00474C42">
      <w:pPr>
        <w:keepNext/>
        <w:keepLines/>
        <w:widowControl/>
        <w:spacing w:line="520" w:lineRule="exact"/>
        <w:textAlignment w:val="baseline"/>
        <w:outlineLvl w:val="1"/>
        <w:rPr>
          <w:rFonts w:ascii="Times New Roman" w:hAnsi="Times New Roman"/>
          <w:b/>
          <w:bCs/>
          <w:kern w:val="0"/>
          <w:sz w:val="28"/>
          <w:szCs w:val="32"/>
          <w:u w:color="000000"/>
        </w:rPr>
        <w:sectPr w:rsidR="00474C42" w:rsidRPr="000B60BF">
          <w:pgSz w:w="11905" w:h="16837"/>
          <w:pgMar w:top="1418" w:right="1418" w:bottom="1418" w:left="1418" w:header="851" w:footer="992" w:gutter="0"/>
          <w:cols w:space="368"/>
        </w:sectPr>
      </w:pPr>
    </w:p>
    <w:p w:rsidR="00474C42" w:rsidRPr="000B60BF" w:rsidRDefault="002C3AB5">
      <w:pPr>
        <w:keepNext/>
        <w:keepLines/>
        <w:widowControl/>
        <w:spacing w:line="520" w:lineRule="exact"/>
        <w:textAlignment w:val="baseline"/>
        <w:outlineLvl w:val="1"/>
        <w:rPr>
          <w:rFonts w:ascii="Times New Roman" w:hAnsi="Times New Roman"/>
          <w:b/>
          <w:bCs/>
          <w:kern w:val="0"/>
          <w:sz w:val="28"/>
          <w:szCs w:val="32"/>
          <w:u w:color="000000"/>
        </w:rPr>
      </w:pPr>
      <w:bookmarkStart w:id="401" w:name="_Toc345404144"/>
      <w:bookmarkStart w:id="402" w:name="_Toc497203532"/>
      <w:r w:rsidRPr="000B60BF">
        <w:rPr>
          <w:rFonts w:ascii="Times New Roman" w:hAnsi="Times New Roman"/>
          <w:b/>
          <w:bCs/>
          <w:kern w:val="0"/>
          <w:sz w:val="28"/>
          <w:szCs w:val="32"/>
          <w:u w:color="000000"/>
        </w:rPr>
        <w:lastRenderedPageBreak/>
        <w:t xml:space="preserve">5.3 </w:t>
      </w:r>
      <w:r w:rsidRPr="000B60BF">
        <w:rPr>
          <w:rFonts w:ascii="Times New Roman" w:hAnsi="Times New Roman"/>
          <w:b/>
          <w:bCs/>
          <w:kern w:val="0"/>
          <w:sz w:val="28"/>
          <w:szCs w:val="32"/>
          <w:u w:color="000000"/>
        </w:rPr>
        <w:t>方案的初步筛选</w:t>
      </w:r>
      <w:bookmarkEnd w:id="401"/>
      <w:bookmarkEnd w:id="402"/>
    </w:p>
    <w:p w:rsidR="00474C42" w:rsidRPr="000B60BF" w:rsidRDefault="002C3AB5">
      <w:pPr>
        <w:widowControl/>
        <w:spacing w:line="520" w:lineRule="exact"/>
        <w:ind w:firstLineChars="200" w:firstLine="560"/>
        <w:textAlignment w:val="baseline"/>
        <w:rPr>
          <w:rFonts w:ascii="Times New Roman" w:hAnsi="Times New Roman"/>
          <w:color w:val="000000"/>
          <w:kern w:val="0"/>
          <w:sz w:val="28"/>
          <w:szCs w:val="28"/>
          <w:u w:color="000000"/>
        </w:rPr>
      </w:pPr>
      <w:r w:rsidRPr="000B60BF">
        <w:rPr>
          <w:rFonts w:ascii="Times New Roman" w:hAnsi="Times New Roman"/>
          <w:color w:val="000000"/>
          <w:kern w:val="0"/>
          <w:sz w:val="28"/>
          <w:szCs w:val="28"/>
          <w:u w:color="000000"/>
        </w:rPr>
        <w:t>在进行方案的筛选时可采用两种方法，一是简易筛选方法，二是采用权重总和记分排序法进行筛选和排序。</w:t>
      </w:r>
    </w:p>
    <w:p w:rsidR="00474C42" w:rsidRPr="000B60BF" w:rsidRDefault="002C3AB5">
      <w:pPr>
        <w:keepNext/>
        <w:keepLines/>
        <w:spacing w:line="520" w:lineRule="exact"/>
        <w:outlineLvl w:val="2"/>
        <w:rPr>
          <w:rFonts w:ascii="Times New Roman" w:hAnsi="Times New Roman"/>
          <w:b/>
          <w:bCs/>
          <w:sz w:val="28"/>
          <w:szCs w:val="28"/>
        </w:rPr>
      </w:pPr>
      <w:bookmarkStart w:id="403" w:name="_Toc459194008"/>
      <w:bookmarkStart w:id="404" w:name="_Toc459878995"/>
      <w:bookmarkStart w:id="405" w:name="_Toc460932085"/>
      <w:bookmarkStart w:id="406" w:name="_Toc497203533"/>
      <w:r w:rsidRPr="000B60BF">
        <w:rPr>
          <w:rFonts w:ascii="Times New Roman" w:hAnsi="Times New Roman"/>
          <w:b/>
          <w:bCs/>
          <w:sz w:val="28"/>
          <w:szCs w:val="28"/>
        </w:rPr>
        <w:t xml:space="preserve">5.3.1 </w:t>
      </w:r>
      <w:r w:rsidRPr="000B60BF">
        <w:rPr>
          <w:rFonts w:ascii="Times New Roman" w:hAnsi="Times New Roman"/>
          <w:b/>
          <w:bCs/>
          <w:sz w:val="28"/>
          <w:szCs w:val="28"/>
        </w:rPr>
        <w:t>简易筛选方法</w:t>
      </w:r>
      <w:bookmarkEnd w:id="403"/>
      <w:bookmarkEnd w:id="404"/>
      <w:bookmarkEnd w:id="405"/>
      <w:bookmarkEnd w:id="406"/>
    </w:p>
    <w:p w:rsidR="00474C42" w:rsidRPr="000B60BF" w:rsidRDefault="002C3AB5">
      <w:pPr>
        <w:widowControl/>
        <w:spacing w:line="520" w:lineRule="exact"/>
        <w:ind w:firstLineChars="200" w:firstLine="560"/>
        <w:textAlignment w:val="baseline"/>
        <w:rPr>
          <w:rFonts w:ascii="Times New Roman" w:hAnsi="Times New Roman"/>
          <w:color w:val="000000"/>
          <w:kern w:val="0"/>
          <w:sz w:val="28"/>
          <w:szCs w:val="28"/>
          <w:u w:color="000000"/>
        </w:rPr>
      </w:pPr>
      <w:r w:rsidRPr="000B60BF">
        <w:rPr>
          <w:rFonts w:ascii="Times New Roman" w:hAnsi="Times New Roman"/>
          <w:color w:val="000000"/>
          <w:kern w:val="0"/>
          <w:sz w:val="28"/>
          <w:szCs w:val="28"/>
          <w:u w:color="000000"/>
        </w:rPr>
        <w:t>本次清洁生产审核共产生清洁生产方案</w:t>
      </w:r>
      <w:r w:rsidRPr="000B60BF">
        <w:rPr>
          <w:rFonts w:ascii="Times New Roman" w:hAnsi="Times New Roman"/>
          <w:color w:val="000000"/>
          <w:kern w:val="0"/>
          <w:sz w:val="28"/>
          <w:szCs w:val="28"/>
          <w:u w:color="000000"/>
        </w:rPr>
        <w:t>1</w:t>
      </w:r>
      <w:r w:rsidR="00D54AC8">
        <w:rPr>
          <w:rFonts w:ascii="Times New Roman" w:hAnsi="Times New Roman" w:hint="eastAsia"/>
          <w:color w:val="000000"/>
          <w:kern w:val="0"/>
          <w:sz w:val="28"/>
          <w:szCs w:val="28"/>
          <w:u w:color="000000"/>
        </w:rPr>
        <w:t>6</w:t>
      </w:r>
      <w:r w:rsidRPr="000B60BF">
        <w:rPr>
          <w:rFonts w:ascii="Times New Roman" w:hAnsi="Times New Roman"/>
          <w:color w:val="000000"/>
          <w:kern w:val="0"/>
          <w:sz w:val="28"/>
          <w:szCs w:val="28"/>
          <w:u w:color="000000"/>
        </w:rPr>
        <w:t>项，其中无</w:t>
      </w:r>
      <w:r w:rsidRPr="000B60BF">
        <w:rPr>
          <w:rFonts w:ascii="Times New Roman" w:hAnsi="Times New Roman"/>
          <w:color w:val="000000"/>
          <w:kern w:val="0"/>
          <w:sz w:val="28"/>
          <w:szCs w:val="28"/>
          <w:u w:color="000000"/>
        </w:rPr>
        <w:t>/</w:t>
      </w:r>
      <w:r w:rsidRPr="000B60BF">
        <w:rPr>
          <w:rFonts w:ascii="Times New Roman" w:hAnsi="Times New Roman"/>
          <w:color w:val="000000"/>
          <w:kern w:val="0"/>
          <w:sz w:val="28"/>
          <w:szCs w:val="28"/>
          <w:u w:color="000000"/>
        </w:rPr>
        <w:t>低费方案</w:t>
      </w:r>
      <w:r w:rsidRPr="000B60BF">
        <w:rPr>
          <w:rFonts w:ascii="Times New Roman" w:hAnsi="Times New Roman"/>
          <w:color w:val="000000"/>
          <w:kern w:val="0"/>
          <w:sz w:val="28"/>
          <w:szCs w:val="28"/>
          <w:u w:color="000000"/>
        </w:rPr>
        <w:t>1</w:t>
      </w:r>
      <w:r w:rsidR="00D54AC8">
        <w:rPr>
          <w:rFonts w:ascii="Times New Roman" w:hAnsi="Times New Roman" w:hint="eastAsia"/>
          <w:color w:val="000000"/>
          <w:kern w:val="0"/>
          <w:sz w:val="28"/>
          <w:szCs w:val="28"/>
          <w:u w:color="000000"/>
        </w:rPr>
        <w:t>3</w:t>
      </w:r>
      <w:r w:rsidRPr="000B60BF">
        <w:rPr>
          <w:rFonts w:ascii="Times New Roman" w:hAnsi="Times New Roman"/>
          <w:color w:val="000000"/>
          <w:kern w:val="0"/>
          <w:sz w:val="28"/>
          <w:szCs w:val="28"/>
          <w:u w:color="000000"/>
        </w:rPr>
        <w:t>项，中</w:t>
      </w:r>
      <w:r w:rsidRPr="000B60BF">
        <w:rPr>
          <w:rFonts w:ascii="Times New Roman" w:hAnsi="Times New Roman"/>
          <w:color w:val="000000"/>
          <w:kern w:val="0"/>
          <w:sz w:val="28"/>
          <w:szCs w:val="28"/>
          <w:u w:color="000000"/>
        </w:rPr>
        <w:t>/</w:t>
      </w:r>
      <w:r w:rsidRPr="000B60BF">
        <w:rPr>
          <w:rFonts w:ascii="Times New Roman" w:hAnsi="Times New Roman"/>
          <w:color w:val="000000"/>
          <w:kern w:val="0"/>
          <w:sz w:val="28"/>
          <w:szCs w:val="28"/>
          <w:u w:color="000000"/>
        </w:rPr>
        <w:t>高费方案</w:t>
      </w:r>
      <w:r w:rsidR="0041236D">
        <w:rPr>
          <w:rFonts w:ascii="Times New Roman" w:hAnsi="Times New Roman" w:hint="eastAsia"/>
          <w:color w:val="000000"/>
          <w:kern w:val="0"/>
          <w:sz w:val="28"/>
          <w:szCs w:val="28"/>
          <w:u w:color="000000"/>
        </w:rPr>
        <w:t>3</w:t>
      </w:r>
      <w:r w:rsidRPr="000B60BF">
        <w:rPr>
          <w:rFonts w:ascii="Times New Roman" w:hAnsi="Times New Roman"/>
          <w:color w:val="000000"/>
          <w:kern w:val="0"/>
          <w:sz w:val="28"/>
          <w:szCs w:val="28"/>
          <w:u w:color="000000"/>
        </w:rPr>
        <w:t>项。</w:t>
      </w:r>
    </w:p>
    <w:p w:rsidR="00474C42" w:rsidRPr="000B60BF" w:rsidRDefault="002C3AB5">
      <w:pPr>
        <w:widowControl/>
        <w:spacing w:line="520" w:lineRule="exact"/>
        <w:ind w:firstLineChars="200" w:firstLine="560"/>
        <w:textAlignment w:val="baseline"/>
        <w:rPr>
          <w:rFonts w:ascii="Times New Roman" w:hAnsi="Times New Roman"/>
          <w:color w:val="000000"/>
          <w:kern w:val="0"/>
          <w:sz w:val="28"/>
          <w:szCs w:val="28"/>
          <w:u w:color="000000"/>
        </w:rPr>
      </w:pPr>
      <w:r w:rsidRPr="000B60BF">
        <w:rPr>
          <w:rFonts w:ascii="Times New Roman" w:hAnsi="Times New Roman"/>
          <w:color w:val="000000"/>
          <w:kern w:val="0"/>
          <w:sz w:val="28"/>
          <w:szCs w:val="28"/>
          <w:u w:color="000000"/>
        </w:rPr>
        <w:t>首先采用简易筛选法对产生的方案从技术可行性、环境可行性、经济可行性、实施的难易程度以及对产品和生产的影响几个方面进行初步筛选，由公司领导和审核小组成员通过集中讨论来决策。</w:t>
      </w:r>
    </w:p>
    <w:p w:rsidR="00474C42" w:rsidRPr="000B60BF" w:rsidRDefault="002C3AB5">
      <w:pPr>
        <w:widowControl/>
        <w:spacing w:line="520" w:lineRule="exact"/>
        <w:ind w:firstLineChars="200" w:firstLine="560"/>
        <w:textAlignment w:val="baseline"/>
        <w:rPr>
          <w:rFonts w:ascii="Times New Roman" w:hAnsi="Times New Roman"/>
          <w:color w:val="000000"/>
          <w:kern w:val="0"/>
          <w:sz w:val="28"/>
          <w:szCs w:val="28"/>
          <w:u w:color="000000"/>
        </w:rPr>
      </w:pPr>
      <w:r w:rsidRPr="000B60BF">
        <w:rPr>
          <w:rFonts w:ascii="Times New Roman" w:hAnsi="Times New Roman"/>
          <w:color w:val="000000"/>
          <w:kern w:val="0"/>
          <w:sz w:val="28"/>
          <w:szCs w:val="28"/>
          <w:u w:color="000000"/>
        </w:rPr>
        <w:t>具体筛选结果见表</w:t>
      </w:r>
      <w:r w:rsidRPr="000B60BF">
        <w:rPr>
          <w:rFonts w:ascii="Times New Roman" w:hAnsi="Times New Roman"/>
          <w:color w:val="000000"/>
          <w:kern w:val="0"/>
          <w:sz w:val="28"/>
          <w:szCs w:val="28"/>
          <w:u w:color="000000"/>
        </w:rPr>
        <w:t>5.3.1-1</w:t>
      </w:r>
      <w:r w:rsidRPr="000B60BF">
        <w:rPr>
          <w:rFonts w:ascii="Times New Roman" w:hAnsi="Times New Roman"/>
          <w:color w:val="000000"/>
          <w:kern w:val="0"/>
          <w:sz w:val="28"/>
          <w:szCs w:val="28"/>
          <w:u w:color="000000"/>
        </w:rPr>
        <w:t>。</w:t>
      </w:r>
    </w:p>
    <w:p w:rsidR="00474C42" w:rsidRPr="000B60BF" w:rsidRDefault="002C3AB5">
      <w:pPr>
        <w:spacing w:line="520" w:lineRule="exact"/>
        <w:ind w:firstLineChars="75" w:firstLine="181"/>
        <w:jc w:val="center"/>
        <w:rPr>
          <w:rFonts w:ascii="Times New Roman" w:hAnsi="Times New Roman"/>
          <w:b/>
          <w:bCs/>
          <w:sz w:val="24"/>
          <w:szCs w:val="24"/>
        </w:rPr>
      </w:pPr>
      <w:r w:rsidRPr="000B60BF">
        <w:rPr>
          <w:rFonts w:ascii="Times New Roman" w:hAnsi="Times New Roman"/>
          <w:b/>
          <w:bCs/>
          <w:sz w:val="24"/>
          <w:szCs w:val="24"/>
        </w:rPr>
        <w:t>表</w:t>
      </w:r>
      <w:r w:rsidRPr="000B60BF">
        <w:rPr>
          <w:rFonts w:ascii="Times New Roman" w:hAnsi="Times New Roman"/>
          <w:b/>
          <w:bCs/>
          <w:sz w:val="24"/>
          <w:szCs w:val="24"/>
        </w:rPr>
        <w:t>5.3.1-1</w:t>
      </w:r>
      <w:r w:rsidRPr="000B60BF">
        <w:rPr>
          <w:rFonts w:ascii="Times New Roman" w:hAnsi="Times New Roman"/>
          <w:b/>
          <w:bCs/>
          <w:sz w:val="24"/>
          <w:szCs w:val="24"/>
        </w:rPr>
        <w:t>方案简易筛选表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651"/>
        <w:gridCol w:w="3082"/>
        <w:gridCol w:w="906"/>
        <w:gridCol w:w="706"/>
        <w:gridCol w:w="742"/>
        <w:gridCol w:w="1087"/>
        <w:gridCol w:w="1089"/>
        <w:gridCol w:w="1093"/>
      </w:tblGrid>
      <w:tr w:rsidR="00474C42" w:rsidRPr="000B60BF">
        <w:trPr>
          <w:trHeight w:val="172"/>
          <w:tblHeader/>
          <w:jc w:val="center"/>
        </w:trPr>
        <w:tc>
          <w:tcPr>
            <w:tcW w:w="651" w:type="dxa"/>
            <w:vMerge w:val="restart"/>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方案编号</w:t>
            </w:r>
          </w:p>
        </w:tc>
        <w:tc>
          <w:tcPr>
            <w:tcW w:w="3082" w:type="dxa"/>
            <w:vMerge w:val="restart"/>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方案名称</w:t>
            </w:r>
          </w:p>
        </w:tc>
        <w:tc>
          <w:tcPr>
            <w:tcW w:w="5623" w:type="dxa"/>
            <w:gridSpan w:val="6"/>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筛选因素</w:t>
            </w:r>
          </w:p>
        </w:tc>
      </w:tr>
      <w:tr w:rsidR="00474C42" w:rsidRPr="000B60BF" w:rsidTr="00B904EA">
        <w:trPr>
          <w:trHeight w:val="362"/>
          <w:tblHeader/>
          <w:jc w:val="center"/>
        </w:trPr>
        <w:tc>
          <w:tcPr>
            <w:tcW w:w="651" w:type="dxa"/>
            <w:vMerge/>
            <w:vAlign w:val="center"/>
          </w:tcPr>
          <w:p w:rsidR="00474C42" w:rsidRPr="000B60BF" w:rsidRDefault="00474C42">
            <w:pPr>
              <w:spacing w:line="300" w:lineRule="exact"/>
              <w:jc w:val="center"/>
              <w:rPr>
                <w:rFonts w:ascii="Times New Roman" w:hAnsi="Times New Roman"/>
                <w:szCs w:val="21"/>
              </w:rPr>
            </w:pPr>
          </w:p>
        </w:tc>
        <w:tc>
          <w:tcPr>
            <w:tcW w:w="3082" w:type="dxa"/>
            <w:vMerge/>
            <w:vAlign w:val="center"/>
          </w:tcPr>
          <w:p w:rsidR="00474C42" w:rsidRPr="000B60BF" w:rsidRDefault="00474C42">
            <w:pPr>
              <w:spacing w:line="300" w:lineRule="exact"/>
              <w:jc w:val="center"/>
              <w:rPr>
                <w:rFonts w:ascii="Times New Roman" w:hAnsi="Times New Roman"/>
                <w:szCs w:val="21"/>
              </w:rPr>
            </w:pPr>
          </w:p>
        </w:tc>
        <w:tc>
          <w:tcPr>
            <w:tcW w:w="906" w:type="dxa"/>
            <w:vAlign w:val="center"/>
          </w:tcPr>
          <w:p w:rsidR="00474C42" w:rsidRPr="000B60BF" w:rsidRDefault="002C3AB5">
            <w:pPr>
              <w:spacing w:line="300" w:lineRule="exact"/>
              <w:ind w:firstLineChars="50" w:firstLine="105"/>
              <w:jc w:val="center"/>
              <w:rPr>
                <w:rFonts w:ascii="Times New Roman" w:hAnsi="Times New Roman"/>
                <w:szCs w:val="21"/>
              </w:rPr>
            </w:pPr>
            <w:r w:rsidRPr="000B60BF">
              <w:rPr>
                <w:rFonts w:ascii="Times New Roman" w:hAnsi="Times New Roman"/>
                <w:szCs w:val="21"/>
              </w:rPr>
              <w:t>技术</w:t>
            </w:r>
          </w:p>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可行性</w:t>
            </w:r>
          </w:p>
        </w:tc>
        <w:tc>
          <w:tcPr>
            <w:tcW w:w="706" w:type="dxa"/>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环境</w:t>
            </w:r>
          </w:p>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效果</w:t>
            </w:r>
          </w:p>
        </w:tc>
        <w:tc>
          <w:tcPr>
            <w:tcW w:w="742" w:type="dxa"/>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经济</w:t>
            </w:r>
          </w:p>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效果</w:t>
            </w:r>
          </w:p>
        </w:tc>
        <w:tc>
          <w:tcPr>
            <w:tcW w:w="1087" w:type="dxa"/>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实施的</w:t>
            </w:r>
          </w:p>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难易程度</w:t>
            </w:r>
          </w:p>
        </w:tc>
        <w:tc>
          <w:tcPr>
            <w:tcW w:w="1089" w:type="dxa"/>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对生产和产品影响</w:t>
            </w:r>
          </w:p>
        </w:tc>
        <w:tc>
          <w:tcPr>
            <w:tcW w:w="1093" w:type="dxa"/>
            <w:vAlign w:val="center"/>
          </w:tcPr>
          <w:p w:rsidR="00474C42" w:rsidRPr="000B60BF" w:rsidRDefault="002C3AB5">
            <w:pPr>
              <w:spacing w:line="300" w:lineRule="exact"/>
              <w:jc w:val="center"/>
              <w:rPr>
                <w:rFonts w:ascii="Times New Roman" w:hAnsi="Times New Roman"/>
                <w:szCs w:val="21"/>
              </w:rPr>
            </w:pPr>
            <w:r w:rsidRPr="000B60BF">
              <w:rPr>
                <w:rFonts w:ascii="Times New Roman" w:hAnsi="Times New Roman"/>
                <w:szCs w:val="21"/>
              </w:rPr>
              <w:t>结论</w:t>
            </w:r>
          </w:p>
        </w:tc>
      </w:tr>
      <w:tr w:rsidR="00765634" w:rsidRPr="000B60BF" w:rsidTr="00B904E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F1</w:t>
            </w:r>
          </w:p>
        </w:tc>
        <w:tc>
          <w:tcPr>
            <w:tcW w:w="3082" w:type="dxa"/>
            <w:vAlign w:val="center"/>
          </w:tcPr>
          <w:p w:rsidR="00765634" w:rsidRPr="00982C84" w:rsidRDefault="00765634" w:rsidP="00690C4A">
            <w:pPr>
              <w:jc w:val="center"/>
              <w:rPr>
                <w:rFonts w:ascii="Times New Roman" w:hAnsi="Times New Roman"/>
                <w:szCs w:val="21"/>
              </w:rPr>
            </w:pPr>
            <w:r>
              <w:rPr>
                <w:rFonts w:ascii="Times New Roman" w:hAnsi="宋体"/>
                <w:szCs w:val="21"/>
              </w:rPr>
              <w:t>厂区</w:t>
            </w:r>
            <w:r w:rsidRPr="00982C84">
              <w:rPr>
                <w:rFonts w:ascii="Times New Roman" w:hAnsi="宋体"/>
                <w:szCs w:val="21"/>
              </w:rPr>
              <w:t>绿色照明改造</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rHeight w:val="182"/>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F2</w:t>
            </w:r>
          </w:p>
        </w:tc>
        <w:tc>
          <w:tcPr>
            <w:tcW w:w="3082" w:type="dxa"/>
            <w:vAlign w:val="center"/>
          </w:tcPr>
          <w:p w:rsidR="00765634" w:rsidRPr="002C4773" w:rsidRDefault="00765634" w:rsidP="00690C4A">
            <w:pPr>
              <w:spacing w:line="300" w:lineRule="exact"/>
              <w:jc w:val="center"/>
              <w:textAlignment w:val="baseline"/>
              <w:rPr>
                <w:rFonts w:ascii="Times New Roman" w:hAnsi="Times New Roman"/>
                <w:szCs w:val="21"/>
              </w:rPr>
            </w:pPr>
            <w:r w:rsidRPr="002C4773">
              <w:rPr>
                <w:rFonts w:ascii="Times New Roman" w:hAnsi="宋体" w:hint="eastAsia"/>
                <w:szCs w:val="21"/>
              </w:rPr>
              <w:t>蒸汽回收利用</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F3</w:t>
            </w:r>
          </w:p>
        </w:tc>
        <w:tc>
          <w:tcPr>
            <w:tcW w:w="3082" w:type="dxa"/>
            <w:vAlign w:val="center"/>
          </w:tcPr>
          <w:p w:rsidR="00765634" w:rsidRPr="002C4773" w:rsidRDefault="00765634" w:rsidP="00690C4A">
            <w:pPr>
              <w:spacing w:line="300" w:lineRule="exact"/>
              <w:jc w:val="center"/>
              <w:textAlignment w:val="baseline"/>
              <w:rPr>
                <w:rFonts w:ascii="Times New Roman" w:hAnsi="Times New Roman"/>
                <w:szCs w:val="21"/>
              </w:rPr>
            </w:pPr>
            <w:r w:rsidRPr="002C4773">
              <w:rPr>
                <w:rFonts w:ascii="Times New Roman" w:hAnsi="宋体"/>
                <w:szCs w:val="21"/>
              </w:rPr>
              <w:t>更换维护蒸汽管道外保温层</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F4</w:t>
            </w:r>
          </w:p>
        </w:tc>
        <w:tc>
          <w:tcPr>
            <w:tcW w:w="3082" w:type="dxa"/>
            <w:vAlign w:val="center"/>
          </w:tcPr>
          <w:p w:rsidR="00765634" w:rsidRPr="00982C84" w:rsidRDefault="00765634" w:rsidP="00690C4A">
            <w:pPr>
              <w:jc w:val="center"/>
              <w:rPr>
                <w:rFonts w:ascii="Times New Roman" w:hAnsi="Times New Roman"/>
                <w:szCs w:val="21"/>
              </w:rPr>
            </w:pPr>
            <w:r w:rsidRPr="00982C84">
              <w:rPr>
                <w:rFonts w:ascii="Times New Roman" w:hAnsi="Times New Roman"/>
                <w:szCs w:val="21"/>
              </w:rPr>
              <w:t>更换变压器干燥剂</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541591"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690C4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F5</w:t>
            </w:r>
          </w:p>
        </w:tc>
        <w:tc>
          <w:tcPr>
            <w:tcW w:w="3082" w:type="dxa"/>
            <w:vAlign w:val="center"/>
          </w:tcPr>
          <w:p w:rsidR="00765634" w:rsidRPr="00982C84" w:rsidRDefault="00765634" w:rsidP="00690C4A">
            <w:pPr>
              <w:jc w:val="center"/>
              <w:rPr>
                <w:rFonts w:ascii="Times New Roman" w:hAnsi="Times New Roman"/>
                <w:szCs w:val="21"/>
              </w:rPr>
            </w:pPr>
            <w:r>
              <w:rPr>
                <w:rFonts w:ascii="Times New Roman" w:hAnsi="Times New Roman" w:hint="eastAsia"/>
                <w:szCs w:val="21"/>
              </w:rPr>
              <w:t>反应釜密封圈更换</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tcPr>
          <w:p w:rsidR="00765634" w:rsidRDefault="00765634" w:rsidP="00765634">
            <w:pPr>
              <w:jc w:val="center"/>
            </w:pPr>
            <w:r w:rsidRPr="00CF6BC6">
              <w:rPr>
                <w:rFonts w:ascii="Times New Roman" w:hAnsi="Times New Roman" w:hint="eastAsia"/>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690C4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F6</w:t>
            </w:r>
          </w:p>
        </w:tc>
        <w:tc>
          <w:tcPr>
            <w:tcW w:w="3082" w:type="dxa"/>
            <w:vAlign w:val="center"/>
          </w:tcPr>
          <w:p w:rsidR="00765634" w:rsidRDefault="00765634" w:rsidP="00690C4A">
            <w:pPr>
              <w:jc w:val="center"/>
              <w:rPr>
                <w:rFonts w:ascii="Times New Roman" w:hAnsi="Times New Roman"/>
                <w:szCs w:val="21"/>
              </w:rPr>
            </w:pPr>
            <w:r>
              <w:rPr>
                <w:rFonts w:ascii="Times New Roman" w:hAnsi="Times New Roman" w:hint="eastAsia"/>
                <w:szCs w:val="21"/>
              </w:rPr>
              <w:t>合成车间管道控制阀门更换</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tcPr>
          <w:p w:rsidR="00765634" w:rsidRDefault="00765634" w:rsidP="00765634">
            <w:pPr>
              <w:jc w:val="center"/>
            </w:pPr>
            <w:r w:rsidRPr="00CF6BC6">
              <w:rPr>
                <w:rFonts w:ascii="Times New Roman" w:hAnsi="Times New Roman" w:hint="eastAsia"/>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690C4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F7</w:t>
            </w:r>
          </w:p>
        </w:tc>
        <w:tc>
          <w:tcPr>
            <w:tcW w:w="3082" w:type="dxa"/>
            <w:vAlign w:val="center"/>
          </w:tcPr>
          <w:p w:rsidR="00765634" w:rsidRPr="00982C84" w:rsidRDefault="00765634" w:rsidP="00690C4A">
            <w:pPr>
              <w:spacing w:line="300" w:lineRule="exact"/>
              <w:jc w:val="center"/>
              <w:textAlignment w:val="baseline"/>
              <w:rPr>
                <w:rFonts w:ascii="Times New Roman" w:hAnsi="Times New Roman"/>
                <w:szCs w:val="21"/>
              </w:rPr>
            </w:pPr>
            <w:r w:rsidRPr="00982C84">
              <w:rPr>
                <w:rFonts w:ascii="Times New Roman" w:hAnsi="Times New Roman" w:hint="eastAsia"/>
              </w:rPr>
              <w:t>自吸泵维护保养</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tcPr>
          <w:p w:rsidR="00765634" w:rsidRDefault="00765634" w:rsidP="00765634">
            <w:pPr>
              <w:jc w:val="center"/>
            </w:pPr>
            <w:r w:rsidRPr="00CF6BC6">
              <w:rPr>
                <w:rFonts w:ascii="Times New Roman" w:hAnsi="Times New Roman" w:hint="eastAsia"/>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rsidP="00690C4A">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F8</w:t>
            </w:r>
          </w:p>
        </w:tc>
        <w:tc>
          <w:tcPr>
            <w:tcW w:w="3082" w:type="dxa"/>
            <w:vAlign w:val="center"/>
          </w:tcPr>
          <w:p w:rsidR="00765634" w:rsidRPr="00982C84" w:rsidRDefault="00765634" w:rsidP="00690C4A">
            <w:pPr>
              <w:jc w:val="center"/>
              <w:textAlignment w:val="baseline"/>
              <w:rPr>
                <w:rFonts w:ascii="Times New Roman" w:hAnsi="Times New Roman"/>
                <w:szCs w:val="21"/>
              </w:rPr>
            </w:pPr>
            <w:r w:rsidRPr="00982C84">
              <w:rPr>
                <w:rFonts w:ascii="Times New Roman" w:hAnsi="Times New Roman" w:hint="eastAsia"/>
                <w:szCs w:val="21"/>
              </w:rPr>
              <w:t>改变</w:t>
            </w:r>
            <w:r w:rsidRPr="00982C84">
              <w:rPr>
                <w:rFonts w:ascii="Times New Roman" w:hAnsi="Times New Roman"/>
                <w:szCs w:val="21"/>
              </w:rPr>
              <w:t>产品包装</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b/>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F9</w:t>
            </w:r>
          </w:p>
        </w:tc>
        <w:tc>
          <w:tcPr>
            <w:tcW w:w="3082" w:type="dxa"/>
            <w:vAlign w:val="center"/>
          </w:tcPr>
          <w:p w:rsidR="00765634" w:rsidRPr="00982C84" w:rsidRDefault="00765634" w:rsidP="00690C4A">
            <w:pPr>
              <w:jc w:val="center"/>
              <w:textAlignment w:val="baseline"/>
              <w:rPr>
                <w:rFonts w:ascii="Times New Roman" w:hAnsi="Times New Roman"/>
                <w:szCs w:val="21"/>
                <w:u w:color="000000"/>
              </w:rPr>
            </w:pPr>
            <w:r w:rsidRPr="00982C84">
              <w:rPr>
                <w:rFonts w:ascii="Times New Roman" w:hAnsi="Times New Roman"/>
                <w:szCs w:val="21"/>
              </w:rPr>
              <w:t>办公区电脑待机管理</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无费可行</w:t>
            </w:r>
          </w:p>
        </w:tc>
      </w:tr>
      <w:tr w:rsidR="00765634" w:rsidRPr="000B60BF" w:rsidTr="00B904EA">
        <w:trPr>
          <w:tblHeader/>
          <w:jc w:val="center"/>
        </w:trPr>
        <w:tc>
          <w:tcPr>
            <w:tcW w:w="651"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F10</w:t>
            </w:r>
          </w:p>
        </w:tc>
        <w:tc>
          <w:tcPr>
            <w:tcW w:w="3082" w:type="dxa"/>
            <w:vAlign w:val="center"/>
          </w:tcPr>
          <w:p w:rsidR="00765634" w:rsidRPr="00982C84" w:rsidRDefault="00765634" w:rsidP="00690C4A">
            <w:pPr>
              <w:jc w:val="center"/>
              <w:rPr>
                <w:rFonts w:ascii="Times New Roman" w:hAnsi="Times New Roman"/>
                <w:szCs w:val="21"/>
              </w:rPr>
            </w:pPr>
            <w:r w:rsidRPr="00982C84">
              <w:rPr>
                <w:rFonts w:ascii="Times New Roman" w:hAnsi="Times New Roman"/>
                <w:szCs w:val="21"/>
              </w:rPr>
              <w:t>加强物料管理</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blHeader/>
          <w:jc w:val="center"/>
        </w:trPr>
        <w:tc>
          <w:tcPr>
            <w:tcW w:w="651" w:type="dxa"/>
            <w:vAlign w:val="center"/>
          </w:tcPr>
          <w:p w:rsidR="00765634" w:rsidRPr="000B60BF" w:rsidRDefault="00765634" w:rsidP="00690C4A">
            <w:pPr>
              <w:spacing w:line="300" w:lineRule="exact"/>
              <w:jc w:val="center"/>
              <w:rPr>
                <w:rFonts w:ascii="Times New Roman" w:hAnsi="Times New Roman"/>
                <w:szCs w:val="21"/>
              </w:rPr>
            </w:pPr>
            <w:r w:rsidRPr="000B60BF">
              <w:rPr>
                <w:rFonts w:ascii="Times New Roman" w:hAnsi="Times New Roman"/>
                <w:szCs w:val="21"/>
              </w:rPr>
              <w:t>F11</w:t>
            </w:r>
          </w:p>
        </w:tc>
        <w:tc>
          <w:tcPr>
            <w:tcW w:w="3082" w:type="dxa"/>
            <w:vAlign w:val="center"/>
          </w:tcPr>
          <w:p w:rsidR="00765634" w:rsidRPr="00982C84" w:rsidRDefault="00765634" w:rsidP="00690C4A">
            <w:pPr>
              <w:spacing w:line="280" w:lineRule="exact"/>
              <w:jc w:val="center"/>
              <w:textAlignment w:val="baseline"/>
              <w:rPr>
                <w:rFonts w:ascii="Times New Roman" w:hAnsi="Times New Roman"/>
              </w:rPr>
            </w:pPr>
            <w:r>
              <w:rPr>
                <w:rFonts w:ascii="Times New Roman" w:hAnsi="Times New Roman" w:hint="eastAsia"/>
              </w:rPr>
              <w:t>合成车间地面改造</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1093" w:type="dxa"/>
            <w:vAlign w:val="center"/>
          </w:tcPr>
          <w:p w:rsidR="00765634" w:rsidRPr="000B60BF" w:rsidRDefault="00765634" w:rsidP="00690C4A">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blHeader/>
          <w:jc w:val="center"/>
        </w:trPr>
        <w:tc>
          <w:tcPr>
            <w:tcW w:w="651" w:type="dxa"/>
            <w:vAlign w:val="center"/>
          </w:tcPr>
          <w:p w:rsidR="00765634" w:rsidRPr="000B60BF" w:rsidRDefault="00765634" w:rsidP="00690C4A">
            <w:pPr>
              <w:spacing w:line="300" w:lineRule="exact"/>
              <w:jc w:val="center"/>
              <w:rPr>
                <w:rFonts w:ascii="Times New Roman" w:hAnsi="Times New Roman"/>
                <w:szCs w:val="21"/>
              </w:rPr>
            </w:pPr>
            <w:r w:rsidRPr="000B60BF">
              <w:rPr>
                <w:rFonts w:ascii="Times New Roman" w:hAnsi="Times New Roman"/>
                <w:szCs w:val="21"/>
              </w:rPr>
              <w:t>F12</w:t>
            </w:r>
          </w:p>
        </w:tc>
        <w:tc>
          <w:tcPr>
            <w:tcW w:w="3082" w:type="dxa"/>
            <w:vAlign w:val="center"/>
          </w:tcPr>
          <w:p w:rsidR="00765634" w:rsidRPr="00982C84" w:rsidRDefault="00765634" w:rsidP="00690C4A">
            <w:pPr>
              <w:spacing w:line="280" w:lineRule="exact"/>
              <w:jc w:val="center"/>
              <w:textAlignment w:val="baseline"/>
              <w:rPr>
                <w:rFonts w:ascii="Times New Roman" w:hAnsi="Times New Roman"/>
                <w:szCs w:val="21"/>
                <w:u w:color="000000"/>
              </w:rPr>
            </w:pPr>
            <w:r w:rsidRPr="00982C84">
              <w:rPr>
                <w:rFonts w:ascii="Times New Roman" w:hAnsi="Times New Roman"/>
              </w:rPr>
              <w:t>开展清洁生产知识竞赛活动</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rsidP="00690C4A">
            <w:pPr>
              <w:spacing w:line="300" w:lineRule="exact"/>
              <w:jc w:val="center"/>
              <w:rPr>
                <w:rFonts w:ascii="Times New Roman" w:hAnsi="Times New Roman"/>
                <w:szCs w:val="21"/>
              </w:rPr>
            </w:pPr>
            <w:r w:rsidRPr="000B60BF">
              <w:rPr>
                <w:rFonts w:ascii="Times New Roman" w:hAnsi="Times New Roman"/>
                <w:szCs w:val="21"/>
              </w:rPr>
              <w:t>无费可行</w:t>
            </w:r>
          </w:p>
        </w:tc>
      </w:tr>
      <w:tr w:rsidR="00765634" w:rsidRPr="000B60BF" w:rsidTr="00B904EA">
        <w:trPr>
          <w:tblHeader/>
          <w:jc w:val="center"/>
        </w:trPr>
        <w:tc>
          <w:tcPr>
            <w:tcW w:w="651" w:type="dxa"/>
            <w:vAlign w:val="center"/>
          </w:tcPr>
          <w:p w:rsidR="00765634" w:rsidRPr="000B60BF" w:rsidRDefault="00765634" w:rsidP="00690C4A">
            <w:pPr>
              <w:spacing w:line="300" w:lineRule="exact"/>
              <w:jc w:val="center"/>
              <w:rPr>
                <w:rFonts w:ascii="Times New Roman" w:hAnsi="Times New Roman"/>
                <w:szCs w:val="21"/>
              </w:rPr>
            </w:pPr>
            <w:r w:rsidRPr="000B60BF">
              <w:rPr>
                <w:rFonts w:ascii="Times New Roman" w:hAnsi="Times New Roman"/>
                <w:szCs w:val="21"/>
              </w:rPr>
              <w:t>F13</w:t>
            </w:r>
          </w:p>
        </w:tc>
        <w:tc>
          <w:tcPr>
            <w:tcW w:w="3082" w:type="dxa"/>
            <w:vAlign w:val="center"/>
          </w:tcPr>
          <w:p w:rsidR="00765634" w:rsidRPr="00982C84" w:rsidRDefault="00765634" w:rsidP="00690C4A">
            <w:pPr>
              <w:spacing w:line="280" w:lineRule="exact"/>
              <w:jc w:val="center"/>
              <w:textAlignment w:val="baseline"/>
              <w:rPr>
                <w:rFonts w:ascii="Times New Roman" w:hAnsi="Times New Roman"/>
                <w:szCs w:val="21"/>
                <w:u w:color="000000"/>
              </w:rPr>
            </w:pPr>
            <w:r w:rsidRPr="00982C84">
              <w:rPr>
                <w:rFonts w:ascii="Times New Roman" w:hAnsi="Times New Roman"/>
              </w:rPr>
              <w:t>员工技能培训</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rsidP="00690C4A">
            <w:pPr>
              <w:spacing w:line="300" w:lineRule="exact"/>
              <w:jc w:val="center"/>
              <w:rPr>
                <w:rFonts w:ascii="Times New Roman" w:hAnsi="Times New Roman"/>
                <w:szCs w:val="21"/>
              </w:rPr>
            </w:pPr>
            <w:r w:rsidRPr="000B60BF">
              <w:rPr>
                <w:rFonts w:ascii="Times New Roman" w:hAnsi="Times New Roman"/>
                <w:szCs w:val="21"/>
              </w:rPr>
              <w:t>低费可行</w:t>
            </w:r>
          </w:p>
        </w:tc>
      </w:tr>
      <w:tr w:rsidR="00765634" w:rsidRPr="000B60BF" w:rsidTr="00B904EA">
        <w:trPr>
          <w:tblHeader/>
          <w:jc w:val="center"/>
        </w:trPr>
        <w:tc>
          <w:tcPr>
            <w:tcW w:w="651" w:type="dxa"/>
            <w:vAlign w:val="center"/>
          </w:tcPr>
          <w:p w:rsidR="00765634" w:rsidRPr="000B60BF" w:rsidRDefault="00765634" w:rsidP="00765634">
            <w:pPr>
              <w:spacing w:line="300" w:lineRule="exact"/>
              <w:jc w:val="center"/>
              <w:rPr>
                <w:rFonts w:ascii="Times New Roman" w:hAnsi="Times New Roman"/>
                <w:szCs w:val="21"/>
              </w:rPr>
            </w:pPr>
            <w:r w:rsidRPr="000B60BF">
              <w:rPr>
                <w:rFonts w:ascii="Times New Roman" w:hAnsi="Times New Roman"/>
                <w:szCs w:val="21"/>
              </w:rPr>
              <w:t>F1</w:t>
            </w:r>
            <w:r>
              <w:rPr>
                <w:rFonts w:ascii="Times New Roman" w:hAnsi="Times New Roman" w:hint="eastAsia"/>
                <w:szCs w:val="21"/>
              </w:rPr>
              <w:t>4</w:t>
            </w:r>
          </w:p>
        </w:tc>
        <w:tc>
          <w:tcPr>
            <w:tcW w:w="3082" w:type="dxa"/>
            <w:vAlign w:val="center"/>
          </w:tcPr>
          <w:p w:rsidR="00765634" w:rsidRPr="000B60BF" w:rsidRDefault="00765634" w:rsidP="007C2524">
            <w:pPr>
              <w:tabs>
                <w:tab w:val="left" w:pos="480"/>
              </w:tabs>
              <w:spacing w:line="240" w:lineRule="exact"/>
              <w:jc w:val="center"/>
              <w:rPr>
                <w:rFonts w:ascii="Times New Roman" w:hAnsi="Times New Roman"/>
                <w:szCs w:val="21"/>
              </w:rPr>
            </w:pPr>
            <w:r>
              <w:rPr>
                <w:rFonts w:ascii="Times New Roman" w:hAnsi="Times New Roman" w:hint="eastAsia"/>
                <w:szCs w:val="21"/>
              </w:rPr>
              <w:t>淘汰燃煤蒸汽锅炉，改用外部直供商品蒸汽</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高</w:t>
            </w:r>
            <w:r w:rsidRPr="000B60BF">
              <w:rPr>
                <w:rFonts w:ascii="Times New Roman" w:hAnsi="Times New Roman"/>
                <w:szCs w:val="21"/>
              </w:rPr>
              <w:t>费可行</w:t>
            </w:r>
          </w:p>
        </w:tc>
      </w:tr>
      <w:tr w:rsidR="00765634" w:rsidRPr="000B60BF" w:rsidTr="00B904EA">
        <w:trPr>
          <w:tblHeader/>
          <w:jc w:val="center"/>
        </w:trPr>
        <w:tc>
          <w:tcPr>
            <w:tcW w:w="651" w:type="dxa"/>
            <w:vAlign w:val="center"/>
          </w:tcPr>
          <w:p w:rsidR="00765634" w:rsidRPr="000B60BF" w:rsidRDefault="00765634" w:rsidP="00765634">
            <w:pPr>
              <w:spacing w:line="300" w:lineRule="exact"/>
              <w:jc w:val="center"/>
              <w:rPr>
                <w:rFonts w:ascii="Times New Roman" w:hAnsi="Times New Roman"/>
                <w:szCs w:val="21"/>
              </w:rPr>
            </w:pPr>
            <w:r w:rsidRPr="000B60BF">
              <w:rPr>
                <w:rFonts w:ascii="Times New Roman" w:hAnsi="Times New Roman"/>
                <w:szCs w:val="21"/>
              </w:rPr>
              <w:t>F1</w:t>
            </w:r>
            <w:r>
              <w:rPr>
                <w:rFonts w:ascii="Times New Roman" w:hAnsi="Times New Roman" w:hint="eastAsia"/>
                <w:szCs w:val="21"/>
              </w:rPr>
              <w:t>5</w:t>
            </w:r>
          </w:p>
        </w:tc>
        <w:tc>
          <w:tcPr>
            <w:tcW w:w="3082" w:type="dxa"/>
            <w:vAlign w:val="center"/>
          </w:tcPr>
          <w:p w:rsidR="00765634" w:rsidRPr="000B60BF" w:rsidRDefault="00765634" w:rsidP="007C2524">
            <w:pPr>
              <w:tabs>
                <w:tab w:val="left" w:pos="480"/>
              </w:tabs>
              <w:spacing w:line="240" w:lineRule="exact"/>
              <w:jc w:val="center"/>
              <w:rPr>
                <w:rFonts w:ascii="Times New Roman" w:hAnsi="Times New Roman"/>
                <w:szCs w:val="21"/>
              </w:rPr>
            </w:pPr>
            <w:r>
              <w:rPr>
                <w:rFonts w:ascii="Times New Roman" w:hAnsi="Times New Roman"/>
                <w:szCs w:val="21"/>
              </w:rPr>
              <w:t>天然气燃烧炉代替燃煤热风炉供热</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w:t>
            </w:r>
          </w:p>
        </w:tc>
        <w:tc>
          <w:tcPr>
            <w:tcW w:w="1093" w:type="dxa"/>
            <w:vAlign w:val="center"/>
          </w:tcPr>
          <w:p w:rsidR="00765634" w:rsidRPr="000B60BF" w:rsidRDefault="00765634">
            <w:pPr>
              <w:spacing w:line="300" w:lineRule="exact"/>
              <w:jc w:val="center"/>
              <w:rPr>
                <w:rFonts w:ascii="Times New Roman" w:hAnsi="Times New Roman"/>
                <w:szCs w:val="21"/>
              </w:rPr>
            </w:pPr>
            <w:r>
              <w:rPr>
                <w:rFonts w:ascii="Times New Roman" w:hAnsi="Times New Roman" w:hint="eastAsia"/>
                <w:szCs w:val="21"/>
              </w:rPr>
              <w:t>高</w:t>
            </w:r>
            <w:r w:rsidRPr="000B60BF">
              <w:rPr>
                <w:rFonts w:ascii="Times New Roman" w:hAnsi="Times New Roman"/>
                <w:szCs w:val="21"/>
              </w:rPr>
              <w:t>费可行</w:t>
            </w:r>
          </w:p>
        </w:tc>
      </w:tr>
      <w:tr w:rsidR="00765634" w:rsidRPr="000B60BF" w:rsidTr="00B904EA">
        <w:trPr>
          <w:trHeight w:val="270"/>
          <w:tblHeader/>
          <w:jc w:val="center"/>
        </w:trPr>
        <w:tc>
          <w:tcPr>
            <w:tcW w:w="651" w:type="dxa"/>
            <w:vAlign w:val="center"/>
          </w:tcPr>
          <w:p w:rsidR="00765634" w:rsidRPr="000B60BF" w:rsidRDefault="00765634" w:rsidP="00765634">
            <w:pPr>
              <w:spacing w:line="300" w:lineRule="exact"/>
              <w:jc w:val="center"/>
              <w:rPr>
                <w:rFonts w:ascii="Times New Roman" w:hAnsi="Times New Roman"/>
                <w:szCs w:val="21"/>
              </w:rPr>
            </w:pPr>
            <w:r w:rsidRPr="000B60BF">
              <w:rPr>
                <w:rFonts w:ascii="Times New Roman" w:hAnsi="Times New Roman"/>
                <w:szCs w:val="21"/>
              </w:rPr>
              <w:t>F</w:t>
            </w:r>
            <w:r>
              <w:rPr>
                <w:rFonts w:ascii="Times New Roman" w:hAnsi="Times New Roman" w:hint="eastAsia"/>
                <w:szCs w:val="21"/>
              </w:rPr>
              <w:t>16</w:t>
            </w:r>
          </w:p>
        </w:tc>
        <w:tc>
          <w:tcPr>
            <w:tcW w:w="3082" w:type="dxa"/>
            <w:vAlign w:val="center"/>
          </w:tcPr>
          <w:p w:rsidR="00765634" w:rsidRPr="000B60BF" w:rsidRDefault="00765634" w:rsidP="007C2524">
            <w:pPr>
              <w:tabs>
                <w:tab w:val="left" w:pos="480"/>
              </w:tabs>
              <w:spacing w:line="240" w:lineRule="exact"/>
              <w:jc w:val="center"/>
              <w:rPr>
                <w:rFonts w:ascii="Times New Roman" w:hAnsi="Times New Roman"/>
                <w:szCs w:val="21"/>
              </w:rPr>
            </w:pPr>
            <w:r>
              <w:rPr>
                <w:rFonts w:ascii="Times New Roman" w:hAnsi="Times New Roman" w:hint="eastAsia"/>
                <w:szCs w:val="21"/>
              </w:rPr>
              <w:t>合成</w:t>
            </w:r>
            <w:r>
              <w:rPr>
                <w:rFonts w:ascii="Times New Roman" w:hAnsi="Times New Roman"/>
                <w:szCs w:val="21"/>
              </w:rPr>
              <w:t>车间自动化改造</w:t>
            </w:r>
          </w:p>
        </w:tc>
        <w:tc>
          <w:tcPr>
            <w:tcW w:w="9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06"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742"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7"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89" w:type="dxa"/>
            <w:vAlign w:val="center"/>
          </w:tcPr>
          <w:p w:rsidR="00765634" w:rsidRPr="000B60BF" w:rsidRDefault="00765634">
            <w:pPr>
              <w:spacing w:line="300" w:lineRule="exact"/>
              <w:jc w:val="center"/>
              <w:rPr>
                <w:rFonts w:ascii="Times New Roman" w:hAnsi="Times New Roman"/>
                <w:szCs w:val="21"/>
              </w:rPr>
            </w:pPr>
            <w:r w:rsidRPr="000B60BF">
              <w:rPr>
                <w:rFonts w:ascii="Times New Roman" w:hAnsi="Times New Roman"/>
                <w:szCs w:val="21"/>
              </w:rPr>
              <w:t>√</w:t>
            </w:r>
          </w:p>
        </w:tc>
        <w:tc>
          <w:tcPr>
            <w:tcW w:w="1093" w:type="dxa"/>
            <w:vAlign w:val="center"/>
          </w:tcPr>
          <w:p w:rsidR="00765634" w:rsidRPr="000B60BF" w:rsidRDefault="00765634" w:rsidP="00F85F11">
            <w:pPr>
              <w:spacing w:line="300" w:lineRule="exact"/>
              <w:rPr>
                <w:rFonts w:ascii="Times New Roman" w:hAnsi="Times New Roman"/>
                <w:szCs w:val="21"/>
              </w:rPr>
            </w:pPr>
            <w:r>
              <w:rPr>
                <w:rFonts w:ascii="Times New Roman" w:hAnsi="Times New Roman" w:hint="eastAsia"/>
                <w:szCs w:val="21"/>
              </w:rPr>
              <w:t>高</w:t>
            </w:r>
            <w:r w:rsidRPr="000B60BF">
              <w:rPr>
                <w:rFonts w:ascii="Times New Roman" w:hAnsi="Times New Roman"/>
                <w:szCs w:val="21"/>
              </w:rPr>
              <w:t>费可行</w:t>
            </w:r>
          </w:p>
        </w:tc>
      </w:tr>
    </w:tbl>
    <w:p w:rsidR="00474C42" w:rsidRPr="000B60BF" w:rsidRDefault="002C3AB5">
      <w:pPr>
        <w:spacing w:line="360" w:lineRule="auto"/>
        <w:ind w:firstLineChars="200" w:firstLine="420"/>
        <w:rPr>
          <w:rFonts w:ascii="Times New Roman" w:hAnsi="Times New Roman"/>
          <w:szCs w:val="21"/>
        </w:rPr>
      </w:pPr>
      <w:r w:rsidRPr="000B60BF">
        <w:rPr>
          <w:rFonts w:ascii="Times New Roman" w:hAnsi="Times New Roman"/>
          <w:szCs w:val="21"/>
        </w:rPr>
        <w:t>注：</w:t>
      </w:r>
      <w:r w:rsidRPr="000B60BF">
        <w:rPr>
          <w:rFonts w:ascii="Times New Roman" w:hAnsi="Times New Roman"/>
          <w:szCs w:val="21"/>
        </w:rPr>
        <w:t>“√”</w:t>
      </w:r>
      <w:r w:rsidRPr="000B60BF">
        <w:rPr>
          <w:rFonts w:ascii="Times New Roman" w:hAnsi="Times New Roman"/>
          <w:szCs w:val="21"/>
        </w:rPr>
        <w:t>表示可以入选可行性分析方案；</w:t>
      </w:r>
      <w:r w:rsidRPr="000B60BF">
        <w:rPr>
          <w:rFonts w:ascii="Times New Roman" w:hAnsi="Times New Roman"/>
          <w:szCs w:val="21"/>
        </w:rPr>
        <w:t>“×”</w:t>
      </w:r>
      <w:r w:rsidRPr="000B60BF">
        <w:rPr>
          <w:rFonts w:ascii="Times New Roman" w:hAnsi="Times New Roman"/>
          <w:szCs w:val="21"/>
        </w:rPr>
        <w:t>表示不能入选为可行性分析方案；</w:t>
      </w:r>
      <w:r w:rsidRPr="000B60BF">
        <w:rPr>
          <w:rFonts w:ascii="Times New Roman" w:hAnsi="Times New Roman"/>
          <w:szCs w:val="21"/>
        </w:rPr>
        <w:t>“-”</w:t>
      </w:r>
      <w:r w:rsidRPr="000B60BF">
        <w:rPr>
          <w:rFonts w:ascii="Times New Roman" w:hAnsi="Times New Roman"/>
          <w:szCs w:val="21"/>
        </w:rPr>
        <w:t>表示对其影响不大。</w:t>
      </w:r>
    </w:p>
    <w:p w:rsidR="00C75D6A" w:rsidRPr="000B60BF" w:rsidRDefault="002C3AB5" w:rsidP="00D54AC8">
      <w:pPr>
        <w:spacing w:line="520" w:lineRule="exact"/>
        <w:ind w:firstLineChars="200" w:firstLine="560"/>
        <w:rPr>
          <w:rFonts w:ascii="Times New Roman" w:hAnsi="Times New Roman"/>
          <w:sz w:val="28"/>
          <w:szCs w:val="28"/>
        </w:rPr>
      </w:pPr>
      <w:r w:rsidRPr="00765634">
        <w:rPr>
          <w:rFonts w:ascii="Times New Roman" w:hAnsi="Times New Roman"/>
          <w:sz w:val="28"/>
          <w:szCs w:val="28"/>
        </w:rPr>
        <w:t>以上初步筛选产生并通过了</w:t>
      </w:r>
      <w:r w:rsidR="004F7BF0" w:rsidRPr="00765634">
        <w:rPr>
          <w:rFonts w:ascii="Times New Roman" w:hAnsi="Times New Roman" w:hint="eastAsia"/>
          <w:sz w:val="28"/>
          <w:szCs w:val="28"/>
        </w:rPr>
        <w:t>1</w:t>
      </w:r>
      <w:r w:rsidR="00765634" w:rsidRPr="00765634">
        <w:rPr>
          <w:rFonts w:ascii="Times New Roman" w:hAnsi="Times New Roman" w:hint="eastAsia"/>
          <w:sz w:val="28"/>
          <w:szCs w:val="28"/>
        </w:rPr>
        <w:t>3</w:t>
      </w:r>
      <w:r w:rsidRPr="00765634">
        <w:rPr>
          <w:rFonts w:ascii="Times New Roman" w:hAnsi="Times New Roman"/>
          <w:sz w:val="28"/>
          <w:szCs w:val="28"/>
        </w:rPr>
        <w:t>个无</w:t>
      </w:r>
      <w:r w:rsidRPr="00765634">
        <w:rPr>
          <w:rFonts w:ascii="Times New Roman" w:hAnsi="Times New Roman"/>
          <w:sz w:val="28"/>
          <w:szCs w:val="28"/>
        </w:rPr>
        <w:t>/</w:t>
      </w:r>
      <w:r w:rsidRPr="00765634">
        <w:rPr>
          <w:rFonts w:ascii="Times New Roman" w:hAnsi="Times New Roman"/>
          <w:sz w:val="28"/>
          <w:szCs w:val="28"/>
        </w:rPr>
        <w:t>低费方案、</w:t>
      </w:r>
      <w:r w:rsidR="00EA54F6" w:rsidRPr="00765634">
        <w:rPr>
          <w:rFonts w:ascii="Times New Roman" w:hAnsi="Times New Roman" w:hint="eastAsia"/>
          <w:sz w:val="28"/>
          <w:szCs w:val="28"/>
        </w:rPr>
        <w:t>3</w:t>
      </w:r>
      <w:r w:rsidRPr="00765634">
        <w:rPr>
          <w:rFonts w:ascii="Times New Roman" w:hAnsi="Times New Roman"/>
          <w:sz w:val="28"/>
          <w:szCs w:val="28"/>
        </w:rPr>
        <w:t>个中</w:t>
      </w:r>
      <w:r w:rsidRPr="00765634">
        <w:rPr>
          <w:rFonts w:ascii="Times New Roman" w:hAnsi="Times New Roman"/>
          <w:sz w:val="28"/>
          <w:szCs w:val="28"/>
        </w:rPr>
        <w:t>/</w:t>
      </w:r>
      <w:r w:rsidRPr="00765634">
        <w:rPr>
          <w:rFonts w:ascii="Times New Roman" w:hAnsi="Times New Roman"/>
          <w:sz w:val="28"/>
          <w:szCs w:val="28"/>
        </w:rPr>
        <w:t>高费方</w:t>
      </w:r>
      <w:r w:rsidRPr="000B60BF">
        <w:rPr>
          <w:rFonts w:ascii="Times New Roman" w:hAnsi="Times New Roman"/>
          <w:sz w:val="28"/>
          <w:szCs w:val="28"/>
        </w:rPr>
        <w:t>案。</w:t>
      </w:r>
      <w:r w:rsidR="009224BD">
        <w:rPr>
          <w:rFonts w:ascii="Times New Roman" w:hAnsi="Times New Roman" w:hint="eastAsia"/>
          <w:sz w:val="28"/>
          <w:szCs w:val="28"/>
        </w:rPr>
        <w:lastRenderedPageBreak/>
        <w:t>筛选结果见</w:t>
      </w:r>
      <w:r w:rsidRPr="000B60BF">
        <w:rPr>
          <w:rFonts w:ascii="Times New Roman" w:hAnsi="Times New Roman"/>
          <w:sz w:val="28"/>
          <w:szCs w:val="28"/>
        </w:rPr>
        <w:t>表</w:t>
      </w:r>
      <w:r w:rsidRPr="000B60BF">
        <w:rPr>
          <w:rFonts w:ascii="Times New Roman" w:hAnsi="Times New Roman"/>
          <w:sz w:val="28"/>
          <w:szCs w:val="28"/>
        </w:rPr>
        <w:t>5.3.1-2</w:t>
      </w:r>
      <w:r w:rsidRPr="000B60BF">
        <w:rPr>
          <w:rFonts w:ascii="Times New Roman" w:hAnsi="Times New Roman"/>
          <w:sz w:val="28"/>
          <w:szCs w:val="28"/>
        </w:rPr>
        <w:t>。</w:t>
      </w:r>
    </w:p>
    <w:p w:rsidR="00474C42" w:rsidRPr="000B60BF" w:rsidRDefault="002C3AB5">
      <w:pPr>
        <w:spacing w:line="520" w:lineRule="exact"/>
        <w:ind w:firstLineChars="75" w:firstLine="181"/>
        <w:jc w:val="center"/>
        <w:rPr>
          <w:rFonts w:ascii="Times New Roman" w:hAnsi="Times New Roman"/>
          <w:b/>
          <w:bCs/>
          <w:sz w:val="24"/>
          <w:szCs w:val="24"/>
        </w:rPr>
      </w:pPr>
      <w:r w:rsidRPr="000B60BF">
        <w:rPr>
          <w:rFonts w:ascii="Times New Roman" w:hAnsi="Times New Roman"/>
          <w:b/>
          <w:bCs/>
          <w:sz w:val="24"/>
          <w:szCs w:val="24"/>
        </w:rPr>
        <w:t>表</w:t>
      </w:r>
      <w:r w:rsidRPr="000B60BF">
        <w:rPr>
          <w:rFonts w:ascii="Times New Roman" w:hAnsi="Times New Roman"/>
          <w:b/>
          <w:bCs/>
          <w:sz w:val="24"/>
          <w:szCs w:val="24"/>
        </w:rPr>
        <w:t xml:space="preserve">5.3.1-2  </w:t>
      </w:r>
      <w:r w:rsidRPr="000B60BF">
        <w:rPr>
          <w:rFonts w:ascii="Times New Roman" w:hAnsi="Times New Roman"/>
          <w:b/>
          <w:bCs/>
          <w:sz w:val="24"/>
          <w:szCs w:val="24"/>
        </w:rPr>
        <w:t>汇总方案筛选结果</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653"/>
        <w:gridCol w:w="726"/>
        <w:gridCol w:w="3514"/>
        <w:gridCol w:w="795"/>
        <w:gridCol w:w="850"/>
        <w:gridCol w:w="2818"/>
      </w:tblGrid>
      <w:tr w:rsidR="00474C42" w:rsidRPr="000B60BF">
        <w:trPr>
          <w:jc w:val="center"/>
        </w:trPr>
        <w:tc>
          <w:tcPr>
            <w:tcW w:w="653" w:type="dxa"/>
            <w:vAlign w:val="center"/>
          </w:tcPr>
          <w:p w:rsidR="00474C42" w:rsidRPr="000B60BF" w:rsidRDefault="002C3AB5">
            <w:pPr>
              <w:spacing w:line="300" w:lineRule="exact"/>
              <w:jc w:val="center"/>
              <w:rPr>
                <w:rFonts w:ascii="Times New Roman" w:hAnsi="Times New Roman"/>
                <w:b/>
                <w:szCs w:val="21"/>
              </w:rPr>
            </w:pPr>
            <w:r w:rsidRPr="000B60BF">
              <w:rPr>
                <w:rFonts w:ascii="Times New Roman" w:hAnsi="Times New Roman"/>
                <w:b/>
                <w:szCs w:val="21"/>
              </w:rPr>
              <w:t>方案</w:t>
            </w:r>
          </w:p>
          <w:p w:rsidR="00474C42" w:rsidRPr="000B60BF" w:rsidRDefault="002C3AB5">
            <w:pPr>
              <w:spacing w:line="300" w:lineRule="exact"/>
              <w:jc w:val="center"/>
              <w:rPr>
                <w:rFonts w:ascii="Times New Roman" w:hAnsi="Times New Roman"/>
                <w:b/>
                <w:szCs w:val="21"/>
              </w:rPr>
            </w:pPr>
            <w:r w:rsidRPr="000B60BF">
              <w:rPr>
                <w:rFonts w:ascii="Times New Roman" w:hAnsi="Times New Roman"/>
                <w:b/>
                <w:szCs w:val="21"/>
              </w:rPr>
              <w:t>编号</w:t>
            </w:r>
          </w:p>
        </w:tc>
        <w:tc>
          <w:tcPr>
            <w:tcW w:w="726" w:type="dxa"/>
            <w:vAlign w:val="center"/>
          </w:tcPr>
          <w:p w:rsidR="00474C42" w:rsidRPr="00CE7E27" w:rsidRDefault="002C3AB5">
            <w:pPr>
              <w:spacing w:line="300" w:lineRule="exact"/>
              <w:jc w:val="center"/>
              <w:rPr>
                <w:rFonts w:ascii="Times New Roman" w:hAnsi="Times New Roman"/>
                <w:b/>
                <w:szCs w:val="21"/>
              </w:rPr>
            </w:pPr>
            <w:r w:rsidRPr="00CE7E27">
              <w:rPr>
                <w:rFonts w:ascii="Times New Roman" w:hAnsi="Times New Roman"/>
                <w:b/>
                <w:szCs w:val="21"/>
              </w:rPr>
              <w:t>方案</w:t>
            </w:r>
          </w:p>
          <w:p w:rsidR="00474C42" w:rsidRPr="00CE7E27" w:rsidRDefault="002C3AB5">
            <w:pPr>
              <w:spacing w:line="300" w:lineRule="exact"/>
              <w:jc w:val="center"/>
              <w:rPr>
                <w:rFonts w:ascii="Times New Roman" w:hAnsi="Times New Roman"/>
                <w:b/>
                <w:szCs w:val="21"/>
              </w:rPr>
            </w:pPr>
            <w:r w:rsidRPr="00CE7E27">
              <w:rPr>
                <w:rFonts w:ascii="Times New Roman" w:hAnsi="Times New Roman"/>
                <w:b/>
                <w:szCs w:val="21"/>
              </w:rPr>
              <w:t>类型</w:t>
            </w:r>
          </w:p>
        </w:tc>
        <w:tc>
          <w:tcPr>
            <w:tcW w:w="3514" w:type="dxa"/>
            <w:vAlign w:val="center"/>
          </w:tcPr>
          <w:p w:rsidR="00474C42" w:rsidRPr="00CE7E27" w:rsidRDefault="002C3AB5">
            <w:pPr>
              <w:spacing w:line="300" w:lineRule="exact"/>
              <w:jc w:val="center"/>
              <w:rPr>
                <w:rFonts w:ascii="Times New Roman" w:hAnsi="Times New Roman"/>
                <w:b/>
                <w:szCs w:val="21"/>
              </w:rPr>
            </w:pPr>
            <w:r w:rsidRPr="00CE7E27">
              <w:rPr>
                <w:rFonts w:ascii="Times New Roman" w:hAnsi="Times New Roman"/>
                <w:b/>
                <w:szCs w:val="21"/>
              </w:rPr>
              <w:t>方案名称</w:t>
            </w:r>
          </w:p>
        </w:tc>
        <w:tc>
          <w:tcPr>
            <w:tcW w:w="795" w:type="dxa"/>
            <w:vAlign w:val="center"/>
          </w:tcPr>
          <w:p w:rsidR="00474C42" w:rsidRPr="00CE7E27" w:rsidRDefault="002C3AB5">
            <w:pPr>
              <w:spacing w:line="300" w:lineRule="exact"/>
              <w:jc w:val="center"/>
              <w:rPr>
                <w:rFonts w:ascii="Times New Roman" w:hAnsi="Times New Roman"/>
                <w:b/>
                <w:szCs w:val="21"/>
              </w:rPr>
            </w:pPr>
            <w:r w:rsidRPr="00CE7E27">
              <w:rPr>
                <w:rFonts w:ascii="Times New Roman" w:hAnsi="Times New Roman"/>
                <w:b/>
                <w:szCs w:val="21"/>
              </w:rPr>
              <w:t>方案编号</w:t>
            </w:r>
          </w:p>
        </w:tc>
        <w:tc>
          <w:tcPr>
            <w:tcW w:w="850" w:type="dxa"/>
            <w:vAlign w:val="center"/>
          </w:tcPr>
          <w:p w:rsidR="00474C42" w:rsidRPr="00CE7E27" w:rsidRDefault="002C3AB5">
            <w:pPr>
              <w:spacing w:line="300" w:lineRule="exact"/>
              <w:jc w:val="center"/>
              <w:rPr>
                <w:rFonts w:ascii="Times New Roman" w:hAnsi="Times New Roman"/>
                <w:b/>
                <w:szCs w:val="21"/>
              </w:rPr>
            </w:pPr>
            <w:r w:rsidRPr="00CE7E27">
              <w:rPr>
                <w:rFonts w:ascii="Times New Roman" w:hAnsi="Times New Roman"/>
                <w:b/>
                <w:szCs w:val="21"/>
              </w:rPr>
              <w:t>方案类型</w:t>
            </w:r>
          </w:p>
        </w:tc>
        <w:tc>
          <w:tcPr>
            <w:tcW w:w="2818" w:type="dxa"/>
            <w:vAlign w:val="center"/>
          </w:tcPr>
          <w:p w:rsidR="00474C42" w:rsidRPr="00CE7E27" w:rsidRDefault="002C3AB5">
            <w:pPr>
              <w:spacing w:line="300" w:lineRule="exact"/>
              <w:jc w:val="center"/>
              <w:rPr>
                <w:rFonts w:ascii="Times New Roman" w:hAnsi="Times New Roman"/>
                <w:b/>
                <w:szCs w:val="21"/>
              </w:rPr>
            </w:pPr>
            <w:r w:rsidRPr="00CE7E27">
              <w:rPr>
                <w:rFonts w:ascii="Times New Roman" w:hAnsi="Times New Roman"/>
                <w:b/>
                <w:szCs w:val="21"/>
              </w:rPr>
              <w:t>方案名称</w:t>
            </w:r>
          </w:p>
        </w:tc>
      </w:tr>
      <w:tr w:rsidR="004C0C5E" w:rsidRPr="000B60BF" w:rsidTr="00690C4A">
        <w:trPr>
          <w:trHeight w:val="235"/>
          <w:jc w:val="center"/>
        </w:trPr>
        <w:tc>
          <w:tcPr>
            <w:tcW w:w="653" w:type="dxa"/>
            <w:vAlign w:val="center"/>
          </w:tcPr>
          <w:p w:rsidR="004C0C5E" w:rsidRPr="000B60BF" w:rsidRDefault="004C0C5E">
            <w:pPr>
              <w:spacing w:line="300" w:lineRule="exact"/>
              <w:jc w:val="center"/>
              <w:rPr>
                <w:rFonts w:ascii="Times New Roman" w:hAnsi="Times New Roman"/>
                <w:szCs w:val="21"/>
              </w:rPr>
            </w:pPr>
            <w:r w:rsidRPr="000B60BF">
              <w:rPr>
                <w:rFonts w:ascii="Times New Roman" w:hAnsi="Times New Roman"/>
                <w:szCs w:val="21"/>
              </w:rPr>
              <w:t>F1</w:t>
            </w:r>
          </w:p>
        </w:tc>
        <w:tc>
          <w:tcPr>
            <w:tcW w:w="726" w:type="dxa"/>
            <w:vAlign w:val="center"/>
          </w:tcPr>
          <w:p w:rsidR="004C0C5E" w:rsidRPr="00CE7E27" w:rsidRDefault="004C0C5E">
            <w:pPr>
              <w:spacing w:line="300" w:lineRule="exact"/>
              <w:jc w:val="center"/>
              <w:rPr>
                <w:rFonts w:ascii="Times New Roman" w:hAnsi="Times New Roman"/>
                <w:szCs w:val="21"/>
              </w:rPr>
            </w:pPr>
            <w:r w:rsidRPr="00CE7E27">
              <w:rPr>
                <w:rFonts w:ascii="宋体" w:hAnsi="Times New Roman"/>
                <w:szCs w:val="21"/>
              </w:rPr>
              <w:t>Ⅰ</w:t>
            </w:r>
          </w:p>
        </w:tc>
        <w:tc>
          <w:tcPr>
            <w:tcW w:w="3514" w:type="dxa"/>
            <w:vAlign w:val="center"/>
          </w:tcPr>
          <w:p w:rsidR="004C0C5E" w:rsidRPr="00CE7E27" w:rsidRDefault="004C0C5E" w:rsidP="00690C4A">
            <w:pPr>
              <w:jc w:val="center"/>
              <w:rPr>
                <w:rFonts w:ascii="Times New Roman" w:hAnsi="Times New Roman"/>
                <w:szCs w:val="21"/>
              </w:rPr>
            </w:pPr>
            <w:r w:rsidRPr="00CE7E27">
              <w:rPr>
                <w:rFonts w:ascii="Times New Roman" w:hAnsi="宋体"/>
                <w:szCs w:val="21"/>
              </w:rPr>
              <w:t>厂区绿色照明改造</w:t>
            </w:r>
          </w:p>
        </w:tc>
        <w:tc>
          <w:tcPr>
            <w:tcW w:w="795" w:type="dxa"/>
            <w:vAlign w:val="center"/>
          </w:tcPr>
          <w:p w:rsidR="004C0C5E" w:rsidRPr="00CE7E27" w:rsidRDefault="004C0C5E" w:rsidP="00690C4A">
            <w:pPr>
              <w:widowControl/>
              <w:autoSpaceDE w:val="0"/>
              <w:spacing w:line="340" w:lineRule="exact"/>
              <w:jc w:val="center"/>
              <w:textAlignment w:val="baseline"/>
              <w:rPr>
                <w:rFonts w:ascii="Times New Roman" w:hAnsi="Times New Roman"/>
                <w:kern w:val="0"/>
                <w:szCs w:val="21"/>
                <w:u w:color="000000"/>
              </w:rPr>
            </w:pPr>
            <w:r w:rsidRPr="00CE7E27">
              <w:rPr>
                <w:rFonts w:ascii="Times New Roman" w:hAnsi="Times New Roman"/>
                <w:kern w:val="0"/>
                <w:szCs w:val="21"/>
                <w:u w:color="000000"/>
              </w:rPr>
              <w:t>F</w:t>
            </w:r>
            <w:r w:rsidRPr="00CE7E27">
              <w:rPr>
                <w:rFonts w:ascii="Times New Roman" w:hAnsi="Times New Roman" w:hint="eastAsia"/>
                <w:kern w:val="0"/>
                <w:szCs w:val="21"/>
                <w:u w:color="000000"/>
              </w:rPr>
              <w:t>9</w:t>
            </w:r>
          </w:p>
        </w:tc>
        <w:tc>
          <w:tcPr>
            <w:tcW w:w="850" w:type="dxa"/>
          </w:tcPr>
          <w:p w:rsidR="004C0C5E" w:rsidRPr="00CE7E27" w:rsidRDefault="004C0C5E" w:rsidP="00690C4A">
            <w:pPr>
              <w:jc w:val="center"/>
            </w:pPr>
            <w:r w:rsidRPr="00CE7E27">
              <w:rPr>
                <w:rFonts w:ascii="Times New Roman" w:hAnsi="Times New Roman"/>
                <w:szCs w:val="21"/>
              </w:rPr>
              <w:t>Ⅶ</w:t>
            </w:r>
          </w:p>
        </w:tc>
        <w:tc>
          <w:tcPr>
            <w:tcW w:w="2818" w:type="dxa"/>
            <w:vAlign w:val="center"/>
          </w:tcPr>
          <w:p w:rsidR="004C0C5E" w:rsidRPr="00CE7E27" w:rsidRDefault="004C0C5E" w:rsidP="00690C4A">
            <w:pPr>
              <w:jc w:val="center"/>
              <w:textAlignment w:val="baseline"/>
              <w:rPr>
                <w:rFonts w:ascii="Times New Roman" w:hAnsi="Times New Roman"/>
                <w:szCs w:val="21"/>
                <w:u w:color="000000"/>
              </w:rPr>
            </w:pPr>
            <w:r w:rsidRPr="00CE7E27">
              <w:rPr>
                <w:rFonts w:ascii="Times New Roman" w:hAnsi="Times New Roman"/>
                <w:szCs w:val="21"/>
              </w:rPr>
              <w:t>办公区电脑待机管理</w:t>
            </w:r>
          </w:p>
        </w:tc>
      </w:tr>
      <w:tr w:rsidR="004C0C5E" w:rsidRPr="000B60BF" w:rsidTr="00690C4A">
        <w:trPr>
          <w:trHeight w:val="176"/>
          <w:jc w:val="center"/>
        </w:trPr>
        <w:tc>
          <w:tcPr>
            <w:tcW w:w="653" w:type="dxa"/>
            <w:vAlign w:val="center"/>
          </w:tcPr>
          <w:p w:rsidR="004C0C5E" w:rsidRPr="000B60BF" w:rsidRDefault="004C0C5E">
            <w:pPr>
              <w:spacing w:line="300" w:lineRule="exact"/>
              <w:jc w:val="center"/>
              <w:rPr>
                <w:rFonts w:ascii="Times New Roman" w:hAnsi="Times New Roman"/>
                <w:szCs w:val="21"/>
              </w:rPr>
            </w:pPr>
            <w:r w:rsidRPr="000B60BF">
              <w:rPr>
                <w:rFonts w:ascii="Times New Roman" w:hAnsi="Times New Roman"/>
                <w:szCs w:val="21"/>
              </w:rPr>
              <w:t>F2</w:t>
            </w:r>
          </w:p>
        </w:tc>
        <w:tc>
          <w:tcPr>
            <w:tcW w:w="726" w:type="dxa"/>
            <w:vAlign w:val="center"/>
          </w:tcPr>
          <w:p w:rsidR="004C0C5E" w:rsidRPr="00CE7E27" w:rsidRDefault="004C0C5E">
            <w:pPr>
              <w:spacing w:line="300" w:lineRule="exact"/>
              <w:jc w:val="center"/>
              <w:rPr>
                <w:rFonts w:ascii="Times New Roman" w:hAnsi="Times New Roman"/>
                <w:szCs w:val="21"/>
              </w:rPr>
            </w:pPr>
            <w:r w:rsidRPr="00CE7E27">
              <w:rPr>
                <w:rFonts w:ascii="宋体" w:hAnsi="Times New Roman"/>
                <w:szCs w:val="21"/>
              </w:rPr>
              <w:t>Ⅱ</w:t>
            </w:r>
          </w:p>
        </w:tc>
        <w:tc>
          <w:tcPr>
            <w:tcW w:w="3514" w:type="dxa"/>
            <w:vAlign w:val="center"/>
          </w:tcPr>
          <w:p w:rsidR="004C0C5E" w:rsidRPr="00CE7E27" w:rsidRDefault="004C0C5E" w:rsidP="00690C4A">
            <w:pPr>
              <w:jc w:val="center"/>
              <w:rPr>
                <w:rFonts w:ascii="Times New Roman" w:hAnsi="Times New Roman"/>
                <w:szCs w:val="21"/>
              </w:rPr>
            </w:pPr>
            <w:r w:rsidRPr="00CE7E27">
              <w:rPr>
                <w:rFonts w:ascii="Times New Roman" w:hAnsi="Times New Roman" w:hint="eastAsia"/>
                <w:szCs w:val="21"/>
              </w:rPr>
              <w:t>合成车间管道控制阀门更换</w:t>
            </w:r>
          </w:p>
        </w:tc>
        <w:tc>
          <w:tcPr>
            <w:tcW w:w="795" w:type="dxa"/>
            <w:vAlign w:val="center"/>
          </w:tcPr>
          <w:p w:rsidR="004C0C5E" w:rsidRPr="00CE7E27" w:rsidRDefault="004C0C5E" w:rsidP="00690C4A">
            <w:pPr>
              <w:widowControl/>
              <w:autoSpaceDE w:val="0"/>
              <w:spacing w:line="340" w:lineRule="exact"/>
              <w:jc w:val="center"/>
              <w:textAlignment w:val="baseline"/>
              <w:rPr>
                <w:rFonts w:ascii="Times New Roman" w:hAnsi="Times New Roman"/>
                <w:kern w:val="0"/>
                <w:szCs w:val="21"/>
                <w:u w:color="000000"/>
              </w:rPr>
            </w:pPr>
            <w:r w:rsidRPr="00CE7E27">
              <w:rPr>
                <w:rFonts w:ascii="Times New Roman" w:hAnsi="Times New Roman"/>
                <w:kern w:val="0"/>
                <w:szCs w:val="21"/>
                <w:u w:color="000000"/>
              </w:rPr>
              <w:t>F</w:t>
            </w:r>
            <w:r w:rsidRPr="00CE7E27">
              <w:rPr>
                <w:rFonts w:ascii="Times New Roman" w:hAnsi="Times New Roman" w:hint="eastAsia"/>
                <w:kern w:val="0"/>
                <w:szCs w:val="21"/>
                <w:u w:color="000000"/>
              </w:rPr>
              <w:t>10</w:t>
            </w:r>
          </w:p>
        </w:tc>
        <w:tc>
          <w:tcPr>
            <w:tcW w:w="850" w:type="dxa"/>
          </w:tcPr>
          <w:p w:rsidR="004C0C5E" w:rsidRPr="00CE7E27" w:rsidRDefault="004C0C5E" w:rsidP="00690C4A">
            <w:pPr>
              <w:jc w:val="center"/>
            </w:pPr>
            <w:r w:rsidRPr="00CE7E27">
              <w:rPr>
                <w:rFonts w:ascii="Times New Roman" w:hAnsi="Times New Roman"/>
                <w:szCs w:val="21"/>
              </w:rPr>
              <w:t>Ⅶ</w:t>
            </w:r>
          </w:p>
        </w:tc>
        <w:tc>
          <w:tcPr>
            <w:tcW w:w="2818" w:type="dxa"/>
            <w:vAlign w:val="center"/>
          </w:tcPr>
          <w:p w:rsidR="004C0C5E" w:rsidRPr="00CE7E27" w:rsidRDefault="004C0C5E" w:rsidP="00690C4A">
            <w:pPr>
              <w:jc w:val="center"/>
              <w:rPr>
                <w:rFonts w:ascii="Times New Roman" w:hAnsi="Times New Roman"/>
                <w:szCs w:val="21"/>
              </w:rPr>
            </w:pPr>
            <w:r w:rsidRPr="00CE7E27">
              <w:rPr>
                <w:rFonts w:ascii="Times New Roman" w:hAnsi="Times New Roman"/>
                <w:szCs w:val="21"/>
              </w:rPr>
              <w:t>加强物料管理</w:t>
            </w:r>
          </w:p>
        </w:tc>
      </w:tr>
      <w:tr w:rsidR="004C0C5E" w:rsidRPr="000B60BF" w:rsidTr="00690C4A">
        <w:trPr>
          <w:trHeight w:val="123"/>
          <w:jc w:val="center"/>
        </w:trPr>
        <w:tc>
          <w:tcPr>
            <w:tcW w:w="653" w:type="dxa"/>
            <w:vAlign w:val="center"/>
          </w:tcPr>
          <w:p w:rsidR="004C0C5E" w:rsidRPr="000B60BF" w:rsidRDefault="004C0C5E">
            <w:pPr>
              <w:spacing w:line="300" w:lineRule="exact"/>
              <w:jc w:val="center"/>
              <w:rPr>
                <w:rFonts w:ascii="Times New Roman" w:hAnsi="Times New Roman"/>
                <w:szCs w:val="21"/>
              </w:rPr>
            </w:pPr>
            <w:r w:rsidRPr="000B60BF">
              <w:rPr>
                <w:rFonts w:ascii="Times New Roman" w:hAnsi="Times New Roman"/>
                <w:szCs w:val="21"/>
              </w:rPr>
              <w:t>F3</w:t>
            </w:r>
          </w:p>
        </w:tc>
        <w:tc>
          <w:tcPr>
            <w:tcW w:w="726" w:type="dxa"/>
            <w:vAlign w:val="center"/>
          </w:tcPr>
          <w:p w:rsidR="004C0C5E" w:rsidRPr="00CE7E27" w:rsidRDefault="004C0C5E">
            <w:pPr>
              <w:spacing w:line="300" w:lineRule="exact"/>
              <w:jc w:val="center"/>
              <w:rPr>
                <w:rFonts w:ascii="Times New Roman" w:hAnsi="Times New Roman"/>
                <w:szCs w:val="21"/>
              </w:rPr>
            </w:pPr>
            <w:r w:rsidRPr="00CE7E27">
              <w:rPr>
                <w:rFonts w:ascii="宋体" w:hAnsi="Times New Roman"/>
                <w:szCs w:val="21"/>
              </w:rPr>
              <w:t>Ⅲ</w:t>
            </w:r>
          </w:p>
        </w:tc>
        <w:tc>
          <w:tcPr>
            <w:tcW w:w="3514" w:type="dxa"/>
            <w:vAlign w:val="center"/>
          </w:tcPr>
          <w:p w:rsidR="004C0C5E" w:rsidRPr="00CE7E27" w:rsidRDefault="004C0C5E" w:rsidP="00690C4A">
            <w:pPr>
              <w:spacing w:line="300" w:lineRule="exact"/>
              <w:jc w:val="center"/>
              <w:textAlignment w:val="baseline"/>
              <w:rPr>
                <w:rFonts w:ascii="Times New Roman" w:hAnsi="Times New Roman"/>
                <w:szCs w:val="21"/>
              </w:rPr>
            </w:pPr>
            <w:r w:rsidRPr="00CE7E27">
              <w:rPr>
                <w:rFonts w:ascii="Times New Roman" w:hAnsi="宋体"/>
                <w:szCs w:val="21"/>
              </w:rPr>
              <w:t>更换维护蒸汽管道外保温层</w:t>
            </w:r>
          </w:p>
        </w:tc>
        <w:tc>
          <w:tcPr>
            <w:tcW w:w="795" w:type="dxa"/>
            <w:vAlign w:val="center"/>
          </w:tcPr>
          <w:p w:rsidR="004C0C5E" w:rsidRPr="00CE7E27" w:rsidRDefault="004C0C5E" w:rsidP="00690C4A">
            <w:pPr>
              <w:widowControl/>
              <w:autoSpaceDE w:val="0"/>
              <w:spacing w:line="340" w:lineRule="exact"/>
              <w:jc w:val="center"/>
              <w:textAlignment w:val="baseline"/>
              <w:rPr>
                <w:rFonts w:ascii="Times New Roman" w:hAnsi="Times New Roman"/>
                <w:kern w:val="0"/>
                <w:szCs w:val="21"/>
                <w:u w:color="000000"/>
              </w:rPr>
            </w:pPr>
            <w:r w:rsidRPr="00CE7E27">
              <w:rPr>
                <w:rFonts w:ascii="Times New Roman" w:hAnsi="Times New Roman" w:hint="eastAsia"/>
                <w:kern w:val="0"/>
                <w:szCs w:val="21"/>
                <w:u w:color="000000"/>
              </w:rPr>
              <w:t>F11</w:t>
            </w:r>
          </w:p>
        </w:tc>
        <w:tc>
          <w:tcPr>
            <w:tcW w:w="850" w:type="dxa"/>
          </w:tcPr>
          <w:p w:rsidR="004C0C5E" w:rsidRPr="00CE7E27" w:rsidRDefault="004C0C5E" w:rsidP="00690C4A">
            <w:pPr>
              <w:jc w:val="center"/>
            </w:pPr>
            <w:r w:rsidRPr="00CE7E27">
              <w:rPr>
                <w:rFonts w:ascii="Times New Roman" w:hAnsi="Times New Roman"/>
                <w:szCs w:val="21"/>
              </w:rPr>
              <w:t>Ⅶ</w:t>
            </w:r>
          </w:p>
        </w:tc>
        <w:tc>
          <w:tcPr>
            <w:tcW w:w="2818" w:type="dxa"/>
            <w:vAlign w:val="center"/>
          </w:tcPr>
          <w:p w:rsidR="004C0C5E" w:rsidRPr="00CE7E27" w:rsidRDefault="004C0C5E" w:rsidP="00690C4A">
            <w:pPr>
              <w:spacing w:line="280" w:lineRule="exact"/>
              <w:jc w:val="center"/>
              <w:textAlignment w:val="baseline"/>
              <w:rPr>
                <w:rFonts w:ascii="Times New Roman" w:hAnsi="Times New Roman"/>
              </w:rPr>
            </w:pPr>
            <w:r w:rsidRPr="00CE7E27">
              <w:rPr>
                <w:rFonts w:ascii="Times New Roman" w:hAnsi="Times New Roman" w:hint="eastAsia"/>
              </w:rPr>
              <w:t>合成车间地面改造</w:t>
            </w:r>
          </w:p>
        </w:tc>
      </w:tr>
      <w:tr w:rsidR="004C0C5E" w:rsidRPr="000B60BF" w:rsidTr="00690C4A">
        <w:trPr>
          <w:trHeight w:val="213"/>
          <w:jc w:val="center"/>
        </w:trPr>
        <w:tc>
          <w:tcPr>
            <w:tcW w:w="653" w:type="dxa"/>
            <w:vAlign w:val="center"/>
          </w:tcPr>
          <w:p w:rsidR="004C0C5E" w:rsidRPr="000B60BF" w:rsidRDefault="004C0C5E">
            <w:pPr>
              <w:spacing w:line="300" w:lineRule="exact"/>
              <w:jc w:val="center"/>
              <w:rPr>
                <w:rFonts w:ascii="Times New Roman" w:hAnsi="Times New Roman"/>
                <w:szCs w:val="21"/>
              </w:rPr>
            </w:pPr>
            <w:r w:rsidRPr="000B60BF">
              <w:rPr>
                <w:rFonts w:ascii="Times New Roman" w:hAnsi="Times New Roman"/>
                <w:szCs w:val="21"/>
              </w:rPr>
              <w:t>F4</w:t>
            </w:r>
          </w:p>
        </w:tc>
        <w:tc>
          <w:tcPr>
            <w:tcW w:w="726" w:type="dxa"/>
            <w:vAlign w:val="center"/>
          </w:tcPr>
          <w:p w:rsidR="004C0C5E" w:rsidRPr="00CE7E27" w:rsidRDefault="004C0C5E">
            <w:pPr>
              <w:spacing w:line="300" w:lineRule="exact"/>
              <w:jc w:val="center"/>
              <w:rPr>
                <w:rFonts w:ascii="Times New Roman" w:hAnsi="Times New Roman"/>
                <w:szCs w:val="21"/>
              </w:rPr>
            </w:pPr>
            <w:r w:rsidRPr="00CE7E27">
              <w:rPr>
                <w:rFonts w:ascii="宋体" w:hAnsi="Times New Roman"/>
                <w:szCs w:val="21"/>
              </w:rPr>
              <w:t>Ⅲ</w:t>
            </w:r>
          </w:p>
        </w:tc>
        <w:tc>
          <w:tcPr>
            <w:tcW w:w="3514" w:type="dxa"/>
            <w:vAlign w:val="center"/>
          </w:tcPr>
          <w:p w:rsidR="004C0C5E" w:rsidRPr="00CE7E27" w:rsidRDefault="004C0C5E" w:rsidP="00690C4A">
            <w:pPr>
              <w:jc w:val="center"/>
              <w:rPr>
                <w:rFonts w:ascii="Times New Roman" w:hAnsi="Times New Roman"/>
                <w:szCs w:val="21"/>
              </w:rPr>
            </w:pPr>
            <w:r w:rsidRPr="00CE7E27">
              <w:rPr>
                <w:rFonts w:ascii="Times New Roman" w:hAnsi="Times New Roman"/>
                <w:szCs w:val="21"/>
              </w:rPr>
              <w:t>更换变压器干燥剂</w:t>
            </w:r>
          </w:p>
        </w:tc>
        <w:tc>
          <w:tcPr>
            <w:tcW w:w="795" w:type="dxa"/>
            <w:vAlign w:val="center"/>
          </w:tcPr>
          <w:p w:rsidR="004C0C5E" w:rsidRPr="00CE7E27" w:rsidRDefault="004C0C5E" w:rsidP="00690C4A">
            <w:pPr>
              <w:widowControl/>
              <w:autoSpaceDE w:val="0"/>
              <w:spacing w:line="340" w:lineRule="exact"/>
              <w:jc w:val="center"/>
              <w:textAlignment w:val="baseline"/>
              <w:rPr>
                <w:rFonts w:ascii="Times New Roman" w:hAnsi="Times New Roman"/>
                <w:kern w:val="0"/>
                <w:szCs w:val="21"/>
                <w:u w:color="000000"/>
              </w:rPr>
            </w:pPr>
            <w:r w:rsidRPr="00CE7E27">
              <w:rPr>
                <w:rFonts w:ascii="Times New Roman" w:hAnsi="Times New Roman"/>
                <w:kern w:val="0"/>
                <w:szCs w:val="21"/>
                <w:u w:color="000000"/>
              </w:rPr>
              <w:t>F</w:t>
            </w:r>
            <w:r w:rsidRPr="00CE7E27">
              <w:rPr>
                <w:rFonts w:ascii="Times New Roman" w:hAnsi="Times New Roman" w:hint="eastAsia"/>
                <w:kern w:val="0"/>
                <w:szCs w:val="21"/>
                <w:u w:color="000000"/>
              </w:rPr>
              <w:t>12</w:t>
            </w:r>
          </w:p>
        </w:tc>
        <w:tc>
          <w:tcPr>
            <w:tcW w:w="850" w:type="dxa"/>
          </w:tcPr>
          <w:p w:rsidR="004C0C5E" w:rsidRPr="00CE7E27" w:rsidRDefault="004C0C5E" w:rsidP="00690C4A">
            <w:pPr>
              <w:jc w:val="center"/>
            </w:pPr>
            <w:r w:rsidRPr="00CE7E27">
              <w:rPr>
                <w:rFonts w:ascii="Times New Roman" w:hAnsi="Times New Roman"/>
                <w:szCs w:val="21"/>
              </w:rPr>
              <w:t>Ⅶ</w:t>
            </w:r>
          </w:p>
        </w:tc>
        <w:tc>
          <w:tcPr>
            <w:tcW w:w="2818" w:type="dxa"/>
            <w:vAlign w:val="center"/>
          </w:tcPr>
          <w:p w:rsidR="004C0C5E" w:rsidRPr="00CE7E27" w:rsidRDefault="004C0C5E" w:rsidP="00690C4A">
            <w:pPr>
              <w:spacing w:line="280" w:lineRule="exact"/>
              <w:jc w:val="center"/>
              <w:textAlignment w:val="baseline"/>
              <w:rPr>
                <w:rFonts w:ascii="Times New Roman" w:hAnsi="Times New Roman"/>
                <w:szCs w:val="21"/>
                <w:u w:color="000000"/>
              </w:rPr>
            </w:pPr>
            <w:r w:rsidRPr="00CE7E27">
              <w:rPr>
                <w:rFonts w:ascii="Times New Roman" w:hAnsi="Times New Roman"/>
              </w:rPr>
              <w:t>开展清洁生产知识竞赛活动</w:t>
            </w:r>
          </w:p>
        </w:tc>
      </w:tr>
      <w:tr w:rsidR="004C0C5E" w:rsidRPr="000B60BF" w:rsidTr="00690C4A">
        <w:trPr>
          <w:trHeight w:val="161"/>
          <w:jc w:val="center"/>
        </w:trPr>
        <w:tc>
          <w:tcPr>
            <w:tcW w:w="653" w:type="dxa"/>
            <w:vAlign w:val="center"/>
          </w:tcPr>
          <w:p w:rsidR="004C0C5E" w:rsidRPr="000B60BF" w:rsidRDefault="004C0C5E">
            <w:pPr>
              <w:spacing w:line="300" w:lineRule="exact"/>
              <w:jc w:val="center"/>
              <w:rPr>
                <w:rFonts w:ascii="Times New Roman" w:hAnsi="Times New Roman"/>
                <w:szCs w:val="21"/>
              </w:rPr>
            </w:pPr>
            <w:r w:rsidRPr="000B60BF">
              <w:rPr>
                <w:rFonts w:ascii="Times New Roman" w:hAnsi="Times New Roman"/>
                <w:szCs w:val="21"/>
              </w:rPr>
              <w:t>F5</w:t>
            </w:r>
          </w:p>
        </w:tc>
        <w:tc>
          <w:tcPr>
            <w:tcW w:w="726" w:type="dxa"/>
            <w:vAlign w:val="center"/>
          </w:tcPr>
          <w:p w:rsidR="004C0C5E" w:rsidRPr="00CE7E27" w:rsidRDefault="004C0C5E">
            <w:pPr>
              <w:spacing w:line="300" w:lineRule="exact"/>
              <w:jc w:val="center"/>
              <w:rPr>
                <w:rFonts w:ascii="Times New Roman" w:hAnsi="Times New Roman"/>
                <w:szCs w:val="21"/>
              </w:rPr>
            </w:pPr>
            <w:r w:rsidRPr="00CE7E27">
              <w:rPr>
                <w:rFonts w:ascii="宋体" w:hAnsi="Times New Roman"/>
                <w:szCs w:val="21"/>
              </w:rPr>
              <w:t>Ⅲ</w:t>
            </w:r>
          </w:p>
        </w:tc>
        <w:tc>
          <w:tcPr>
            <w:tcW w:w="3514" w:type="dxa"/>
            <w:vAlign w:val="center"/>
          </w:tcPr>
          <w:p w:rsidR="004C0C5E" w:rsidRPr="00CE7E27" w:rsidRDefault="004C0C5E" w:rsidP="00690C4A">
            <w:pPr>
              <w:jc w:val="center"/>
              <w:rPr>
                <w:rFonts w:ascii="Times New Roman" w:hAnsi="Times New Roman"/>
                <w:szCs w:val="21"/>
              </w:rPr>
            </w:pPr>
            <w:r w:rsidRPr="00CE7E27">
              <w:rPr>
                <w:rFonts w:ascii="Times New Roman" w:hAnsi="Times New Roman" w:hint="eastAsia"/>
                <w:szCs w:val="21"/>
              </w:rPr>
              <w:t>反应釜密封圈更换</w:t>
            </w:r>
          </w:p>
        </w:tc>
        <w:tc>
          <w:tcPr>
            <w:tcW w:w="795" w:type="dxa"/>
            <w:vAlign w:val="center"/>
          </w:tcPr>
          <w:p w:rsidR="004C0C5E" w:rsidRPr="00CE7E27" w:rsidRDefault="004C0C5E" w:rsidP="00690C4A">
            <w:pPr>
              <w:widowControl/>
              <w:autoSpaceDE w:val="0"/>
              <w:spacing w:line="340" w:lineRule="exact"/>
              <w:jc w:val="center"/>
              <w:textAlignment w:val="baseline"/>
              <w:rPr>
                <w:rFonts w:ascii="Times New Roman" w:hAnsi="Times New Roman"/>
                <w:kern w:val="0"/>
                <w:szCs w:val="21"/>
                <w:u w:color="000000"/>
              </w:rPr>
            </w:pPr>
            <w:r w:rsidRPr="00CE7E27">
              <w:rPr>
                <w:rFonts w:ascii="Times New Roman" w:hAnsi="Times New Roman"/>
                <w:kern w:val="0"/>
                <w:szCs w:val="21"/>
                <w:u w:color="000000"/>
              </w:rPr>
              <w:t>F1</w:t>
            </w:r>
            <w:r w:rsidRPr="00CE7E27">
              <w:rPr>
                <w:rFonts w:ascii="Times New Roman" w:hAnsi="Times New Roman" w:hint="eastAsia"/>
                <w:kern w:val="0"/>
                <w:szCs w:val="21"/>
                <w:u w:color="000000"/>
              </w:rPr>
              <w:t>3</w:t>
            </w:r>
          </w:p>
        </w:tc>
        <w:tc>
          <w:tcPr>
            <w:tcW w:w="850" w:type="dxa"/>
          </w:tcPr>
          <w:p w:rsidR="004C0C5E" w:rsidRPr="00CE7E27" w:rsidRDefault="004C0C5E" w:rsidP="00690C4A">
            <w:pPr>
              <w:jc w:val="center"/>
            </w:pPr>
            <w:r w:rsidRPr="00CE7E27">
              <w:rPr>
                <w:rFonts w:ascii="Times New Roman" w:hAnsi="Times New Roman"/>
                <w:szCs w:val="21"/>
              </w:rPr>
              <w:t>Ⅶ</w:t>
            </w:r>
          </w:p>
        </w:tc>
        <w:tc>
          <w:tcPr>
            <w:tcW w:w="2818" w:type="dxa"/>
            <w:vAlign w:val="center"/>
          </w:tcPr>
          <w:p w:rsidR="004C0C5E" w:rsidRPr="00CE7E27" w:rsidRDefault="004C0C5E" w:rsidP="00690C4A">
            <w:pPr>
              <w:spacing w:line="280" w:lineRule="exact"/>
              <w:jc w:val="center"/>
              <w:textAlignment w:val="baseline"/>
              <w:rPr>
                <w:rFonts w:ascii="Times New Roman" w:hAnsi="Times New Roman"/>
                <w:szCs w:val="21"/>
                <w:u w:color="000000"/>
              </w:rPr>
            </w:pPr>
            <w:r w:rsidRPr="00CE7E27">
              <w:rPr>
                <w:rFonts w:ascii="Times New Roman" w:hAnsi="Times New Roman"/>
              </w:rPr>
              <w:t>员工技能培训</w:t>
            </w:r>
          </w:p>
        </w:tc>
      </w:tr>
      <w:tr w:rsidR="004C0C5E" w:rsidRPr="000B60BF" w:rsidTr="00690C4A">
        <w:trPr>
          <w:trHeight w:val="109"/>
          <w:jc w:val="center"/>
        </w:trPr>
        <w:tc>
          <w:tcPr>
            <w:tcW w:w="653" w:type="dxa"/>
            <w:vAlign w:val="center"/>
          </w:tcPr>
          <w:p w:rsidR="004C0C5E" w:rsidRPr="000B60BF" w:rsidRDefault="004C0C5E">
            <w:pPr>
              <w:spacing w:line="300" w:lineRule="exact"/>
              <w:jc w:val="center"/>
              <w:rPr>
                <w:rFonts w:ascii="Times New Roman" w:hAnsi="Times New Roman"/>
                <w:szCs w:val="21"/>
              </w:rPr>
            </w:pPr>
            <w:r w:rsidRPr="000B60BF">
              <w:rPr>
                <w:rFonts w:ascii="Times New Roman" w:hAnsi="Times New Roman"/>
                <w:szCs w:val="21"/>
              </w:rPr>
              <w:t>F6</w:t>
            </w:r>
          </w:p>
        </w:tc>
        <w:tc>
          <w:tcPr>
            <w:tcW w:w="726" w:type="dxa"/>
            <w:vAlign w:val="center"/>
          </w:tcPr>
          <w:p w:rsidR="004C0C5E" w:rsidRPr="00CE7E27" w:rsidRDefault="004C0C5E">
            <w:pPr>
              <w:spacing w:line="300" w:lineRule="exact"/>
              <w:jc w:val="center"/>
              <w:rPr>
                <w:rFonts w:ascii="Times New Roman" w:hAnsi="Times New Roman"/>
                <w:szCs w:val="21"/>
              </w:rPr>
            </w:pPr>
            <w:r w:rsidRPr="00CE7E27">
              <w:rPr>
                <w:rFonts w:ascii="宋体" w:hAnsi="Times New Roman"/>
                <w:szCs w:val="21"/>
              </w:rPr>
              <w:t>Ⅲ</w:t>
            </w:r>
          </w:p>
        </w:tc>
        <w:tc>
          <w:tcPr>
            <w:tcW w:w="3514" w:type="dxa"/>
            <w:vAlign w:val="center"/>
          </w:tcPr>
          <w:p w:rsidR="004C0C5E" w:rsidRPr="00CE7E27" w:rsidRDefault="004C0C5E" w:rsidP="00690C4A">
            <w:pPr>
              <w:spacing w:line="300" w:lineRule="exact"/>
              <w:jc w:val="center"/>
              <w:textAlignment w:val="baseline"/>
              <w:rPr>
                <w:rFonts w:ascii="Times New Roman" w:hAnsi="Times New Roman"/>
                <w:szCs w:val="21"/>
              </w:rPr>
            </w:pPr>
            <w:r w:rsidRPr="00CE7E27">
              <w:rPr>
                <w:rFonts w:ascii="Times New Roman" w:hAnsi="Times New Roman" w:hint="eastAsia"/>
              </w:rPr>
              <w:t>自吸泵维护保养</w:t>
            </w:r>
          </w:p>
        </w:tc>
        <w:tc>
          <w:tcPr>
            <w:tcW w:w="795" w:type="dxa"/>
            <w:vAlign w:val="center"/>
          </w:tcPr>
          <w:p w:rsidR="004C0C5E" w:rsidRPr="000B60BF" w:rsidRDefault="004C0C5E" w:rsidP="00690C4A">
            <w:pPr>
              <w:spacing w:line="300" w:lineRule="exact"/>
              <w:jc w:val="center"/>
              <w:rPr>
                <w:rFonts w:ascii="Times New Roman" w:hAnsi="Times New Roman"/>
                <w:szCs w:val="21"/>
              </w:rPr>
            </w:pPr>
            <w:r w:rsidRPr="000B60BF">
              <w:rPr>
                <w:rFonts w:ascii="Times New Roman" w:hAnsi="Times New Roman"/>
                <w:szCs w:val="21"/>
              </w:rPr>
              <w:t>F1</w:t>
            </w:r>
            <w:r>
              <w:rPr>
                <w:rFonts w:ascii="Times New Roman" w:hAnsi="Times New Roman" w:hint="eastAsia"/>
                <w:szCs w:val="21"/>
              </w:rPr>
              <w:t>4</w:t>
            </w:r>
          </w:p>
        </w:tc>
        <w:tc>
          <w:tcPr>
            <w:tcW w:w="850" w:type="dxa"/>
          </w:tcPr>
          <w:p w:rsidR="004C0C5E" w:rsidRDefault="004C0C5E" w:rsidP="004C0C5E">
            <w:pPr>
              <w:jc w:val="center"/>
            </w:pPr>
            <w:r w:rsidRPr="00CC63CB">
              <w:rPr>
                <w:rFonts w:ascii="宋体" w:hAnsi="Times New Roman"/>
                <w:szCs w:val="21"/>
              </w:rPr>
              <w:t>Ⅰ</w:t>
            </w:r>
          </w:p>
        </w:tc>
        <w:tc>
          <w:tcPr>
            <w:tcW w:w="2818" w:type="dxa"/>
            <w:vAlign w:val="center"/>
          </w:tcPr>
          <w:p w:rsidR="004C0C5E" w:rsidRPr="000B60BF" w:rsidRDefault="004C0C5E" w:rsidP="00690C4A">
            <w:pPr>
              <w:tabs>
                <w:tab w:val="left" w:pos="480"/>
              </w:tabs>
              <w:spacing w:line="240" w:lineRule="exact"/>
              <w:jc w:val="center"/>
              <w:rPr>
                <w:rFonts w:ascii="Times New Roman" w:hAnsi="Times New Roman"/>
                <w:szCs w:val="21"/>
              </w:rPr>
            </w:pPr>
            <w:r>
              <w:rPr>
                <w:rFonts w:ascii="Times New Roman" w:hAnsi="Times New Roman" w:hint="eastAsia"/>
                <w:szCs w:val="21"/>
              </w:rPr>
              <w:t>淘汰燃煤蒸汽锅炉，改用外部直供商品蒸汽</w:t>
            </w:r>
          </w:p>
        </w:tc>
      </w:tr>
      <w:tr w:rsidR="004C0C5E" w:rsidRPr="000B60BF" w:rsidTr="00690C4A">
        <w:trPr>
          <w:trHeight w:val="345"/>
          <w:jc w:val="center"/>
        </w:trPr>
        <w:tc>
          <w:tcPr>
            <w:tcW w:w="653" w:type="dxa"/>
            <w:vAlign w:val="center"/>
          </w:tcPr>
          <w:p w:rsidR="004C0C5E" w:rsidRPr="000B60BF" w:rsidRDefault="004C0C5E">
            <w:pPr>
              <w:spacing w:line="300" w:lineRule="exact"/>
              <w:jc w:val="center"/>
              <w:rPr>
                <w:rFonts w:ascii="Times New Roman" w:hAnsi="Times New Roman"/>
                <w:szCs w:val="21"/>
              </w:rPr>
            </w:pPr>
            <w:r w:rsidRPr="000B60BF">
              <w:rPr>
                <w:rFonts w:ascii="Times New Roman" w:hAnsi="Times New Roman"/>
                <w:szCs w:val="21"/>
              </w:rPr>
              <w:t>F7</w:t>
            </w:r>
          </w:p>
        </w:tc>
        <w:tc>
          <w:tcPr>
            <w:tcW w:w="726" w:type="dxa"/>
            <w:vAlign w:val="center"/>
          </w:tcPr>
          <w:p w:rsidR="004C0C5E" w:rsidRPr="004C0C5E" w:rsidRDefault="004C0C5E">
            <w:pPr>
              <w:spacing w:line="300" w:lineRule="exact"/>
              <w:jc w:val="center"/>
              <w:rPr>
                <w:rFonts w:ascii="Times New Roman" w:eastAsiaTheme="majorEastAsia" w:hAnsi="Times New Roman"/>
                <w:szCs w:val="21"/>
              </w:rPr>
            </w:pPr>
            <w:r w:rsidRPr="004C0C5E">
              <w:rPr>
                <w:rFonts w:ascii="Times New Roman" w:eastAsiaTheme="majorEastAsia" w:hAnsi="Times New Roman"/>
                <w:szCs w:val="21"/>
              </w:rPr>
              <w:t>Ⅴ</w:t>
            </w:r>
          </w:p>
        </w:tc>
        <w:tc>
          <w:tcPr>
            <w:tcW w:w="3514" w:type="dxa"/>
            <w:vAlign w:val="center"/>
          </w:tcPr>
          <w:p w:rsidR="004C0C5E" w:rsidRPr="00CE7E27" w:rsidRDefault="004C0C5E" w:rsidP="00690C4A">
            <w:pPr>
              <w:jc w:val="center"/>
              <w:textAlignment w:val="baseline"/>
              <w:rPr>
                <w:rFonts w:ascii="Times New Roman" w:hAnsi="Times New Roman"/>
                <w:szCs w:val="21"/>
              </w:rPr>
            </w:pPr>
            <w:r w:rsidRPr="00CE7E27">
              <w:rPr>
                <w:rFonts w:ascii="Times New Roman" w:hAnsi="Times New Roman" w:hint="eastAsia"/>
                <w:szCs w:val="21"/>
              </w:rPr>
              <w:t>改变</w:t>
            </w:r>
            <w:r w:rsidRPr="00CE7E27">
              <w:rPr>
                <w:rFonts w:ascii="Times New Roman" w:hAnsi="Times New Roman"/>
                <w:szCs w:val="21"/>
              </w:rPr>
              <w:t>产品包装</w:t>
            </w:r>
          </w:p>
        </w:tc>
        <w:tc>
          <w:tcPr>
            <w:tcW w:w="795" w:type="dxa"/>
            <w:vAlign w:val="center"/>
          </w:tcPr>
          <w:p w:rsidR="004C0C5E" w:rsidRPr="000B60BF" w:rsidRDefault="004C0C5E" w:rsidP="00690C4A">
            <w:pPr>
              <w:spacing w:line="300" w:lineRule="exact"/>
              <w:jc w:val="center"/>
              <w:rPr>
                <w:rFonts w:ascii="Times New Roman" w:hAnsi="Times New Roman"/>
                <w:szCs w:val="21"/>
              </w:rPr>
            </w:pPr>
            <w:r w:rsidRPr="000B60BF">
              <w:rPr>
                <w:rFonts w:ascii="Times New Roman" w:hAnsi="Times New Roman"/>
                <w:szCs w:val="21"/>
              </w:rPr>
              <w:t>F1</w:t>
            </w:r>
            <w:r>
              <w:rPr>
                <w:rFonts w:ascii="Times New Roman" w:hAnsi="Times New Roman" w:hint="eastAsia"/>
                <w:szCs w:val="21"/>
              </w:rPr>
              <w:t>5</w:t>
            </w:r>
          </w:p>
        </w:tc>
        <w:tc>
          <w:tcPr>
            <w:tcW w:w="850" w:type="dxa"/>
          </w:tcPr>
          <w:p w:rsidR="004C0C5E" w:rsidRDefault="004C0C5E" w:rsidP="004C0C5E">
            <w:pPr>
              <w:jc w:val="center"/>
            </w:pPr>
            <w:r w:rsidRPr="00CC63CB">
              <w:rPr>
                <w:rFonts w:ascii="宋体" w:hAnsi="Times New Roman"/>
                <w:szCs w:val="21"/>
              </w:rPr>
              <w:t>Ⅰ</w:t>
            </w:r>
          </w:p>
        </w:tc>
        <w:tc>
          <w:tcPr>
            <w:tcW w:w="2818" w:type="dxa"/>
            <w:vAlign w:val="center"/>
          </w:tcPr>
          <w:p w:rsidR="004C0C5E" w:rsidRPr="000B60BF" w:rsidRDefault="004C0C5E" w:rsidP="00690C4A">
            <w:pPr>
              <w:tabs>
                <w:tab w:val="left" w:pos="480"/>
              </w:tabs>
              <w:spacing w:line="240" w:lineRule="exact"/>
              <w:jc w:val="center"/>
              <w:rPr>
                <w:rFonts w:ascii="Times New Roman" w:hAnsi="Times New Roman"/>
                <w:szCs w:val="21"/>
              </w:rPr>
            </w:pPr>
            <w:r>
              <w:rPr>
                <w:rFonts w:ascii="Times New Roman" w:hAnsi="Times New Roman"/>
                <w:szCs w:val="21"/>
              </w:rPr>
              <w:t>天然气燃烧炉代替燃煤热风炉供热</w:t>
            </w:r>
          </w:p>
        </w:tc>
      </w:tr>
      <w:tr w:rsidR="004C0C5E" w:rsidRPr="000B60BF">
        <w:trPr>
          <w:trHeight w:val="345"/>
          <w:jc w:val="center"/>
        </w:trPr>
        <w:tc>
          <w:tcPr>
            <w:tcW w:w="653" w:type="dxa"/>
            <w:vAlign w:val="center"/>
          </w:tcPr>
          <w:p w:rsidR="004C0C5E" w:rsidRPr="00CE7E27" w:rsidRDefault="004C0C5E" w:rsidP="00690C4A">
            <w:pPr>
              <w:widowControl/>
              <w:autoSpaceDE w:val="0"/>
              <w:spacing w:line="340" w:lineRule="exact"/>
              <w:jc w:val="center"/>
              <w:textAlignment w:val="baseline"/>
              <w:rPr>
                <w:rFonts w:ascii="Times New Roman" w:hAnsi="Times New Roman"/>
                <w:kern w:val="0"/>
                <w:szCs w:val="21"/>
                <w:u w:color="000000"/>
              </w:rPr>
            </w:pPr>
            <w:r w:rsidRPr="00CE7E27">
              <w:rPr>
                <w:rFonts w:ascii="Times New Roman" w:hAnsi="Times New Roman"/>
                <w:kern w:val="0"/>
                <w:szCs w:val="21"/>
                <w:u w:color="000000"/>
              </w:rPr>
              <w:t>F</w:t>
            </w:r>
            <w:r w:rsidRPr="00CE7E27">
              <w:rPr>
                <w:rFonts w:ascii="Times New Roman" w:hAnsi="Times New Roman" w:hint="eastAsia"/>
                <w:kern w:val="0"/>
                <w:szCs w:val="21"/>
                <w:u w:color="000000"/>
              </w:rPr>
              <w:t>8</w:t>
            </w:r>
          </w:p>
        </w:tc>
        <w:tc>
          <w:tcPr>
            <w:tcW w:w="726" w:type="dxa"/>
            <w:vAlign w:val="center"/>
          </w:tcPr>
          <w:p w:rsidR="004C0C5E" w:rsidRPr="00CE7E27" w:rsidRDefault="004C0C5E" w:rsidP="00690C4A">
            <w:pPr>
              <w:spacing w:line="300" w:lineRule="exact"/>
              <w:jc w:val="center"/>
              <w:rPr>
                <w:rFonts w:ascii="Times New Roman" w:hAnsi="Times New Roman"/>
                <w:szCs w:val="21"/>
              </w:rPr>
            </w:pPr>
            <w:r w:rsidRPr="00CE7E27">
              <w:rPr>
                <w:rFonts w:ascii="Times New Roman" w:hAnsi="Times New Roman"/>
                <w:szCs w:val="21"/>
              </w:rPr>
              <w:t>Ⅵ</w:t>
            </w:r>
          </w:p>
        </w:tc>
        <w:tc>
          <w:tcPr>
            <w:tcW w:w="3514" w:type="dxa"/>
            <w:vAlign w:val="center"/>
          </w:tcPr>
          <w:p w:rsidR="004C0C5E" w:rsidRPr="00CE7E27" w:rsidRDefault="004C0C5E" w:rsidP="00690C4A">
            <w:pPr>
              <w:spacing w:line="300" w:lineRule="exact"/>
              <w:jc w:val="center"/>
              <w:textAlignment w:val="baseline"/>
              <w:rPr>
                <w:rFonts w:ascii="Times New Roman" w:hAnsi="Times New Roman"/>
                <w:szCs w:val="21"/>
              </w:rPr>
            </w:pPr>
            <w:r w:rsidRPr="00CE7E27">
              <w:rPr>
                <w:rFonts w:ascii="Times New Roman" w:hAnsi="宋体" w:hint="eastAsia"/>
                <w:szCs w:val="21"/>
              </w:rPr>
              <w:t>蒸汽回收利用</w:t>
            </w:r>
          </w:p>
        </w:tc>
        <w:tc>
          <w:tcPr>
            <w:tcW w:w="795" w:type="dxa"/>
            <w:vAlign w:val="center"/>
          </w:tcPr>
          <w:p w:rsidR="004C0C5E" w:rsidRPr="000B60BF" w:rsidRDefault="004C0C5E" w:rsidP="00690C4A">
            <w:pPr>
              <w:spacing w:line="300" w:lineRule="exact"/>
              <w:jc w:val="center"/>
              <w:rPr>
                <w:rFonts w:ascii="Times New Roman" w:hAnsi="Times New Roman"/>
                <w:szCs w:val="21"/>
              </w:rPr>
            </w:pPr>
            <w:r w:rsidRPr="000B60BF">
              <w:rPr>
                <w:rFonts w:ascii="Times New Roman" w:hAnsi="Times New Roman"/>
                <w:szCs w:val="21"/>
              </w:rPr>
              <w:t>F</w:t>
            </w:r>
            <w:r>
              <w:rPr>
                <w:rFonts w:ascii="Times New Roman" w:hAnsi="Times New Roman" w:hint="eastAsia"/>
                <w:szCs w:val="21"/>
              </w:rPr>
              <w:t>16</w:t>
            </w:r>
          </w:p>
        </w:tc>
        <w:tc>
          <w:tcPr>
            <w:tcW w:w="850" w:type="dxa"/>
            <w:vAlign w:val="center"/>
          </w:tcPr>
          <w:p w:rsidR="004C0C5E" w:rsidRPr="00CE7E27" w:rsidRDefault="004C0C5E" w:rsidP="004C0C5E">
            <w:pPr>
              <w:spacing w:line="300" w:lineRule="exact"/>
              <w:jc w:val="center"/>
              <w:rPr>
                <w:rFonts w:ascii="Times New Roman" w:hAnsi="Times New Roman"/>
                <w:szCs w:val="21"/>
              </w:rPr>
            </w:pPr>
            <w:r w:rsidRPr="00CE7E27">
              <w:rPr>
                <w:rFonts w:ascii="宋体" w:hAnsi="Times New Roman"/>
                <w:szCs w:val="21"/>
              </w:rPr>
              <w:t>Ⅱ</w:t>
            </w:r>
          </w:p>
        </w:tc>
        <w:tc>
          <w:tcPr>
            <w:tcW w:w="2818" w:type="dxa"/>
            <w:vAlign w:val="center"/>
          </w:tcPr>
          <w:p w:rsidR="004C0C5E" w:rsidRPr="000B60BF" w:rsidRDefault="004C0C5E" w:rsidP="00690C4A">
            <w:pPr>
              <w:tabs>
                <w:tab w:val="left" w:pos="480"/>
              </w:tabs>
              <w:spacing w:line="240" w:lineRule="exact"/>
              <w:jc w:val="center"/>
              <w:rPr>
                <w:rFonts w:ascii="Times New Roman" w:hAnsi="Times New Roman"/>
                <w:szCs w:val="21"/>
              </w:rPr>
            </w:pPr>
            <w:r>
              <w:rPr>
                <w:rFonts w:ascii="Times New Roman" w:hAnsi="Times New Roman" w:hint="eastAsia"/>
                <w:szCs w:val="21"/>
              </w:rPr>
              <w:t>合成</w:t>
            </w:r>
            <w:r>
              <w:rPr>
                <w:rFonts w:ascii="Times New Roman" w:hAnsi="Times New Roman"/>
                <w:szCs w:val="21"/>
              </w:rPr>
              <w:t>车间自动化改造</w:t>
            </w:r>
          </w:p>
        </w:tc>
      </w:tr>
    </w:tbl>
    <w:p w:rsidR="00474C42" w:rsidRPr="000B60BF" w:rsidRDefault="002C3AB5">
      <w:pPr>
        <w:spacing w:line="360" w:lineRule="auto"/>
        <w:ind w:firstLineChars="200" w:firstLine="420"/>
        <w:rPr>
          <w:rFonts w:ascii="Times New Roman" w:hAnsi="Times New Roman"/>
          <w:szCs w:val="21"/>
        </w:rPr>
      </w:pPr>
      <w:bookmarkStart w:id="407" w:name="OLE_LINK189"/>
      <w:bookmarkStart w:id="408" w:name="OLE_LINK78"/>
      <w:r w:rsidRPr="000B60BF">
        <w:rPr>
          <w:rFonts w:ascii="Times New Roman" w:hAnsi="Times New Roman"/>
          <w:szCs w:val="21"/>
        </w:rPr>
        <w:t>注：方案类型</w:t>
      </w:r>
      <w:r w:rsidRPr="000B60BF">
        <w:rPr>
          <w:rFonts w:ascii="Times New Roman" w:hAnsi="Times New Roman"/>
          <w:szCs w:val="21"/>
        </w:rPr>
        <w:t>Ⅰ</w:t>
      </w:r>
      <w:r w:rsidRPr="000B60BF">
        <w:rPr>
          <w:rFonts w:ascii="Times New Roman" w:hAnsi="Times New Roman"/>
          <w:szCs w:val="21"/>
        </w:rPr>
        <w:t>原辅材料和能源替代；</w:t>
      </w:r>
      <w:r w:rsidRPr="000B60BF">
        <w:rPr>
          <w:rFonts w:ascii="Times New Roman" w:hAnsi="Times New Roman"/>
          <w:szCs w:val="21"/>
        </w:rPr>
        <w:t>Ⅱ</w:t>
      </w:r>
      <w:r w:rsidRPr="000B60BF">
        <w:rPr>
          <w:rFonts w:ascii="Times New Roman" w:hAnsi="Times New Roman"/>
          <w:szCs w:val="21"/>
        </w:rPr>
        <w:t>过程优化控制；</w:t>
      </w:r>
      <w:r w:rsidRPr="000B60BF">
        <w:rPr>
          <w:rFonts w:ascii="Times New Roman" w:hAnsi="Times New Roman"/>
          <w:szCs w:val="21"/>
        </w:rPr>
        <w:t>Ⅲ</w:t>
      </w:r>
      <w:r w:rsidRPr="000B60BF">
        <w:rPr>
          <w:rFonts w:ascii="Times New Roman" w:hAnsi="Times New Roman"/>
          <w:szCs w:val="21"/>
        </w:rPr>
        <w:t>设备维护和更新；</w:t>
      </w:r>
      <w:r w:rsidRPr="000B60BF">
        <w:rPr>
          <w:rFonts w:ascii="Times New Roman" w:hAnsi="Times New Roman"/>
          <w:szCs w:val="21"/>
        </w:rPr>
        <w:t>Ⅳ</w:t>
      </w:r>
      <w:r w:rsidRPr="000B60BF">
        <w:rPr>
          <w:rFonts w:ascii="Times New Roman" w:hAnsi="Times New Roman"/>
          <w:szCs w:val="21"/>
        </w:rPr>
        <w:t>技术工艺改造方案；</w:t>
      </w:r>
      <w:r w:rsidRPr="000B60BF">
        <w:rPr>
          <w:rFonts w:ascii="Times New Roman" w:hAnsi="Times New Roman"/>
          <w:szCs w:val="21"/>
        </w:rPr>
        <w:t>Ⅴ</w:t>
      </w:r>
      <w:r w:rsidRPr="000B60BF">
        <w:rPr>
          <w:rFonts w:ascii="Times New Roman" w:hAnsi="Times New Roman"/>
          <w:szCs w:val="21"/>
        </w:rPr>
        <w:t>产品更换或改进；</w:t>
      </w:r>
      <w:r w:rsidRPr="000B60BF">
        <w:rPr>
          <w:rFonts w:ascii="Times New Roman" w:hAnsi="Times New Roman"/>
          <w:szCs w:val="21"/>
        </w:rPr>
        <w:t>Ⅵ</w:t>
      </w:r>
      <w:r w:rsidRPr="000B60BF">
        <w:rPr>
          <w:rFonts w:ascii="Times New Roman" w:hAnsi="Times New Roman"/>
          <w:szCs w:val="21"/>
        </w:rPr>
        <w:t>废弃物回收利用和循环使用；</w:t>
      </w:r>
      <w:r w:rsidRPr="000B60BF">
        <w:rPr>
          <w:rFonts w:ascii="Times New Roman" w:hAnsi="Times New Roman"/>
          <w:szCs w:val="21"/>
        </w:rPr>
        <w:t>Ⅶ</w:t>
      </w:r>
      <w:r w:rsidRPr="000B60BF">
        <w:rPr>
          <w:rFonts w:ascii="Times New Roman" w:hAnsi="Times New Roman"/>
          <w:szCs w:val="21"/>
        </w:rPr>
        <w:t>加强管理；</w:t>
      </w:r>
      <w:r w:rsidRPr="000B60BF">
        <w:rPr>
          <w:rFonts w:ascii="Times New Roman" w:hAnsi="Times New Roman"/>
          <w:szCs w:val="21"/>
        </w:rPr>
        <w:t>Ⅷ</w:t>
      </w:r>
      <w:r w:rsidRPr="000B60BF">
        <w:rPr>
          <w:rFonts w:ascii="Times New Roman" w:hAnsi="Times New Roman"/>
          <w:szCs w:val="21"/>
        </w:rPr>
        <w:t>员工素质提高以及激励。</w:t>
      </w:r>
    </w:p>
    <w:p w:rsidR="00474C42" w:rsidRPr="000B60BF" w:rsidRDefault="002C3AB5">
      <w:pPr>
        <w:keepNext/>
        <w:keepLines/>
        <w:spacing w:line="520" w:lineRule="exact"/>
        <w:outlineLvl w:val="2"/>
        <w:rPr>
          <w:rFonts w:ascii="Times New Roman" w:hAnsi="Times New Roman"/>
          <w:b/>
          <w:bCs/>
          <w:sz w:val="28"/>
          <w:szCs w:val="28"/>
        </w:rPr>
      </w:pPr>
      <w:bookmarkStart w:id="409" w:name="_Toc459194009"/>
      <w:bookmarkStart w:id="410" w:name="_Toc345404147"/>
      <w:bookmarkStart w:id="411" w:name="_Toc459878996"/>
      <w:bookmarkStart w:id="412" w:name="_Toc460932086"/>
      <w:bookmarkStart w:id="413" w:name="_Toc497203534"/>
      <w:bookmarkEnd w:id="407"/>
      <w:bookmarkEnd w:id="408"/>
      <w:r w:rsidRPr="000B60BF">
        <w:rPr>
          <w:rFonts w:ascii="Times New Roman" w:hAnsi="Times New Roman"/>
          <w:b/>
          <w:bCs/>
          <w:sz w:val="28"/>
          <w:szCs w:val="28"/>
        </w:rPr>
        <w:t>5.3.</w:t>
      </w:r>
      <w:r w:rsidR="00E22783">
        <w:rPr>
          <w:rFonts w:ascii="Times New Roman" w:hAnsi="Times New Roman" w:hint="eastAsia"/>
          <w:b/>
          <w:bCs/>
          <w:sz w:val="28"/>
          <w:szCs w:val="28"/>
        </w:rPr>
        <w:t>2</w:t>
      </w:r>
      <w:r w:rsidRPr="000B60BF">
        <w:rPr>
          <w:rFonts w:ascii="Times New Roman" w:hAnsi="Times New Roman"/>
          <w:b/>
          <w:bCs/>
          <w:sz w:val="28"/>
          <w:szCs w:val="28"/>
        </w:rPr>
        <w:t xml:space="preserve"> </w:t>
      </w:r>
      <w:r w:rsidRPr="000B60BF">
        <w:rPr>
          <w:rFonts w:ascii="Times New Roman" w:hAnsi="Times New Roman"/>
          <w:b/>
          <w:bCs/>
          <w:sz w:val="28"/>
          <w:szCs w:val="28"/>
        </w:rPr>
        <w:t>权重总和积分排序法</w:t>
      </w:r>
      <w:bookmarkEnd w:id="409"/>
      <w:bookmarkEnd w:id="410"/>
      <w:bookmarkEnd w:id="411"/>
      <w:bookmarkEnd w:id="412"/>
      <w:bookmarkEnd w:id="413"/>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方案筛选是抓好清洁生产的一个重要环节。公司领导对清洁生产工作多次给予指示：清洁生产工作的中</w:t>
      </w:r>
      <w:r w:rsidRPr="000B60BF">
        <w:rPr>
          <w:rFonts w:ascii="Times New Roman" w:hAnsi="Times New Roman"/>
          <w:sz w:val="28"/>
          <w:szCs w:val="28"/>
        </w:rPr>
        <w:t>/</w:t>
      </w:r>
      <w:r w:rsidRPr="000B60BF">
        <w:rPr>
          <w:rFonts w:ascii="Times New Roman" w:hAnsi="Times New Roman"/>
          <w:sz w:val="28"/>
          <w:szCs w:val="28"/>
        </w:rPr>
        <w:t>高费项目要反复论证，要求：</w:t>
      </w:r>
    </w:p>
    <w:p w:rsidR="00474C42" w:rsidRPr="000B60BF" w:rsidRDefault="002C3AB5">
      <w:pPr>
        <w:pStyle w:val="1e"/>
        <w:numPr>
          <w:ilvl w:val="0"/>
          <w:numId w:val="4"/>
        </w:numPr>
        <w:spacing w:line="520" w:lineRule="exact"/>
        <w:ind w:firstLineChars="0"/>
        <w:rPr>
          <w:rFonts w:ascii="Times New Roman" w:hAnsi="Times New Roman"/>
          <w:sz w:val="28"/>
          <w:szCs w:val="28"/>
        </w:rPr>
      </w:pPr>
      <w:r w:rsidRPr="000B60BF">
        <w:rPr>
          <w:rFonts w:ascii="Times New Roman" w:hAnsi="Times New Roman"/>
          <w:sz w:val="28"/>
          <w:szCs w:val="28"/>
        </w:rPr>
        <w:t>投入后效果明显；</w:t>
      </w:r>
    </w:p>
    <w:p w:rsidR="00474C42" w:rsidRPr="000B60BF" w:rsidRDefault="002C3AB5">
      <w:pPr>
        <w:pStyle w:val="1e"/>
        <w:numPr>
          <w:ilvl w:val="0"/>
          <w:numId w:val="4"/>
        </w:numPr>
        <w:spacing w:line="520" w:lineRule="exact"/>
        <w:ind w:firstLineChars="0"/>
        <w:rPr>
          <w:rFonts w:ascii="Times New Roman" w:hAnsi="Times New Roman"/>
          <w:sz w:val="28"/>
          <w:szCs w:val="28"/>
        </w:rPr>
      </w:pPr>
      <w:r w:rsidRPr="000B60BF">
        <w:rPr>
          <w:rFonts w:ascii="Times New Roman" w:hAnsi="Times New Roman"/>
          <w:sz w:val="28"/>
          <w:szCs w:val="28"/>
        </w:rPr>
        <w:t>工期、技术允许；</w:t>
      </w:r>
    </w:p>
    <w:p w:rsidR="00474C42" w:rsidRPr="000B60BF" w:rsidRDefault="002C3AB5">
      <w:pPr>
        <w:pStyle w:val="1e"/>
        <w:numPr>
          <w:ilvl w:val="0"/>
          <w:numId w:val="4"/>
        </w:numPr>
        <w:spacing w:line="520" w:lineRule="exact"/>
        <w:ind w:firstLineChars="0"/>
        <w:rPr>
          <w:rFonts w:ascii="Times New Roman" w:hAnsi="Times New Roman"/>
          <w:sz w:val="28"/>
          <w:szCs w:val="28"/>
        </w:rPr>
      </w:pPr>
      <w:r w:rsidRPr="000B60BF">
        <w:rPr>
          <w:rFonts w:ascii="Times New Roman" w:hAnsi="Times New Roman"/>
          <w:sz w:val="28"/>
          <w:szCs w:val="28"/>
        </w:rPr>
        <w:t>投资回收快、可操作性强；</w:t>
      </w:r>
    </w:p>
    <w:p w:rsidR="00474C42" w:rsidRPr="000B60BF" w:rsidRDefault="002C3AB5">
      <w:pPr>
        <w:pStyle w:val="1e"/>
        <w:numPr>
          <w:ilvl w:val="0"/>
          <w:numId w:val="4"/>
        </w:numPr>
        <w:spacing w:line="520" w:lineRule="exact"/>
        <w:ind w:firstLineChars="0"/>
        <w:rPr>
          <w:rFonts w:ascii="Times New Roman" w:hAnsi="Times New Roman"/>
          <w:sz w:val="28"/>
          <w:szCs w:val="28"/>
        </w:rPr>
      </w:pPr>
      <w:r w:rsidRPr="000B60BF">
        <w:rPr>
          <w:rFonts w:ascii="Times New Roman" w:hAnsi="Times New Roman"/>
          <w:sz w:val="28"/>
          <w:szCs w:val="28"/>
        </w:rPr>
        <w:t>资金上工厂尽量予以解决。</w:t>
      </w:r>
    </w:p>
    <w:p w:rsidR="00474C42" w:rsidRPr="000B60BF" w:rsidRDefault="002C3AB5">
      <w:pPr>
        <w:adjustRightInd w:val="0"/>
        <w:snapToGrid w:val="0"/>
        <w:spacing w:line="520" w:lineRule="exact"/>
        <w:ind w:firstLineChars="200" w:firstLine="560"/>
        <w:rPr>
          <w:rFonts w:ascii="Times New Roman" w:hAnsi="Times New Roman"/>
          <w:sz w:val="28"/>
          <w:szCs w:val="28"/>
        </w:rPr>
      </w:pPr>
      <w:r w:rsidRPr="000B60BF">
        <w:rPr>
          <w:rFonts w:ascii="Times New Roman" w:hAnsi="Times New Roman"/>
          <w:sz w:val="28"/>
          <w:szCs w:val="28"/>
        </w:rPr>
        <w:t>为此我们在方案筛选上，杜绝随意性，逐条调研、逐项科学论证、每项都经过审核小组讨论后再交领导拍板，始终坚持以下三个原则：</w:t>
      </w:r>
    </w:p>
    <w:p w:rsidR="00474C42" w:rsidRPr="000B60BF" w:rsidRDefault="002C3AB5">
      <w:pPr>
        <w:pStyle w:val="1e"/>
        <w:numPr>
          <w:ilvl w:val="0"/>
          <w:numId w:val="5"/>
        </w:numPr>
        <w:tabs>
          <w:tab w:val="left" w:pos="1320"/>
        </w:tabs>
        <w:adjustRightInd w:val="0"/>
        <w:snapToGrid w:val="0"/>
        <w:spacing w:line="520" w:lineRule="exact"/>
        <w:ind w:firstLineChars="0"/>
        <w:rPr>
          <w:rFonts w:ascii="Times New Roman" w:hAnsi="Times New Roman"/>
          <w:sz w:val="28"/>
          <w:szCs w:val="28"/>
        </w:rPr>
      </w:pPr>
      <w:r w:rsidRPr="000B60BF">
        <w:rPr>
          <w:rFonts w:ascii="Times New Roman" w:hAnsi="Times New Roman"/>
          <w:sz w:val="28"/>
          <w:szCs w:val="28"/>
        </w:rPr>
        <w:t>在管理上着手坚持由易到难；</w:t>
      </w:r>
    </w:p>
    <w:p w:rsidR="00474C42" w:rsidRPr="000B60BF" w:rsidRDefault="002C3AB5">
      <w:pPr>
        <w:pStyle w:val="1e"/>
        <w:numPr>
          <w:ilvl w:val="0"/>
          <w:numId w:val="5"/>
        </w:numPr>
        <w:tabs>
          <w:tab w:val="left" w:pos="1320"/>
        </w:tabs>
        <w:adjustRightInd w:val="0"/>
        <w:snapToGrid w:val="0"/>
        <w:spacing w:line="520" w:lineRule="exact"/>
        <w:ind w:firstLineChars="0"/>
        <w:rPr>
          <w:rFonts w:ascii="Times New Roman" w:hAnsi="Times New Roman"/>
          <w:sz w:val="28"/>
          <w:szCs w:val="28"/>
        </w:rPr>
      </w:pPr>
      <w:r w:rsidRPr="000B60BF">
        <w:rPr>
          <w:rFonts w:ascii="Times New Roman" w:hAnsi="Times New Roman"/>
          <w:sz w:val="28"/>
          <w:szCs w:val="28"/>
        </w:rPr>
        <w:t>在技术改造上一定要成熟可靠效果好；</w:t>
      </w:r>
    </w:p>
    <w:p w:rsidR="00474C42" w:rsidRPr="000B60BF" w:rsidRDefault="002C3AB5">
      <w:pPr>
        <w:pStyle w:val="1e"/>
        <w:numPr>
          <w:ilvl w:val="0"/>
          <w:numId w:val="5"/>
        </w:numPr>
        <w:tabs>
          <w:tab w:val="left" w:pos="1320"/>
        </w:tabs>
        <w:adjustRightInd w:val="0"/>
        <w:snapToGrid w:val="0"/>
        <w:spacing w:line="520" w:lineRule="exact"/>
        <w:ind w:firstLineChars="0"/>
        <w:rPr>
          <w:rFonts w:ascii="Times New Roman" w:hAnsi="Times New Roman"/>
          <w:sz w:val="28"/>
          <w:szCs w:val="28"/>
        </w:rPr>
      </w:pPr>
      <w:r w:rsidRPr="000B60BF">
        <w:rPr>
          <w:rFonts w:ascii="Times New Roman" w:hAnsi="Times New Roman"/>
          <w:sz w:val="28"/>
          <w:szCs w:val="28"/>
        </w:rPr>
        <w:t>在资金投入上只要投入</w:t>
      </w:r>
      <w:r w:rsidRPr="000B60BF">
        <w:rPr>
          <w:rFonts w:ascii="Times New Roman" w:hAnsi="Times New Roman"/>
          <w:sz w:val="28"/>
          <w:szCs w:val="28"/>
        </w:rPr>
        <w:t>/</w:t>
      </w:r>
      <w:r w:rsidRPr="000B60BF">
        <w:rPr>
          <w:rFonts w:ascii="Times New Roman" w:hAnsi="Times New Roman"/>
          <w:sz w:val="28"/>
          <w:szCs w:val="28"/>
        </w:rPr>
        <w:t>产出比高、见效快就不惜资金投入。</w:t>
      </w:r>
    </w:p>
    <w:p w:rsidR="00474C42" w:rsidRPr="000B60BF" w:rsidRDefault="002C3AB5">
      <w:pPr>
        <w:adjustRightInd w:val="0"/>
        <w:snapToGrid w:val="0"/>
        <w:spacing w:line="520" w:lineRule="exact"/>
        <w:ind w:firstLineChars="200" w:firstLine="560"/>
        <w:rPr>
          <w:rFonts w:ascii="Times New Roman" w:hAnsi="Times New Roman"/>
          <w:sz w:val="28"/>
          <w:szCs w:val="28"/>
        </w:rPr>
      </w:pPr>
      <w:r w:rsidRPr="000B60BF">
        <w:rPr>
          <w:rFonts w:ascii="Times New Roman" w:hAnsi="Times New Roman"/>
          <w:sz w:val="28"/>
        </w:rPr>
        <w:t>由于中</w:t>
      </w:r>
      <w:r w:rsidRPr="000B60BF">
        <w:rPr>
          <w:rFonts w:ascii="Times New Roman" w:hAnsi="Times New Roman"/>
          <w:sz w:val="28"/>
        </w:rPr>
        <w:t>/</w:t>
      </w:r>
      <w:r w:rsidRPr="000B60BF">
        <w:rPr>
          <w:rFonts w:ascii="Times New Roman" w:hAnsi="Times New Roman"/>
          <w:sz w:val="28"/>
        </w:rPr>
        <w:t>高费方案涉及资金的一定投入，具有相应的投资风险，为慎重起见，审核小组采用</w:t>
      </w:r>
      <w:r w:rsidRPr="000B60BF">
        <w:rPr>
          <w:rFonts w:ascii="Times New Roman" w:hAnsi="Times New Roman"/>
          <w:sz w:val="28"/>
          <w:szCs w:val="28"/>
        </w:rPr>
        <w:t>权重总和积分排序法来进一步筛选中高费</w:t>
      </w:r>
      <w:r w:rsidRPr="000B60BF">
        <w:rPr>
          <w:rFonts w:ascii="Times New Roman" w:hAnsi="Times New Roman"/>
          <w:sz w:val="28"/>
          <w:szCs w:val="28"/>
        </w:rPr>
        <w:lastRenderedPageBreak/>
        <w:t>方案。依据权重因素和权重值不同进行加和排序，方案的权重因素和权重值的选取参照以下执行。</w:t>
      </w:r>
    </w:p>
    <w:p w:rsidR="00474C42" w:rsidRPr="000B60BF" w:rsidRDefault="002C3AB5">
      <w:pPr>
        <w:spacing w:line="520" w:lineRule="exact"/>
        <w:ind w:firstLineChars="200" w:firstLine="560"/>
        <w:rPr>
          <w:rFonts w:ascii="Times New Roman" w:hAnsi="Times New Roman"/>
          <w:sz w:val="24"/>
        </w:rPr>
      </w:pPr>
      <w:r w:rsidRPr="000B60BF">
        <w:rPr>
          <w:rFonts w:ascii="Times New Roman" w:hAnsi="Times New Roman"/>
          <w:sz w:val="28"/>
          <w:szCs w:val="28"/>
        </w:rPr>
        <w:t>权重总和积分排序法一般用来筛选中</w:t>
      </w:r>
      <w:r w:rsidRPr="000B60BF">
        <w:rPr>
          <w:rFonts w:ascii="Times New Roman" w:hAnsi="Times New Roman"/>
          <w:sz w:val="28"/>
          <w:szCs w:val="28"/>
        </w:rPr>
        <w:t>/</w:t>
      </w:r>
      <w:r w:rsidRPr="000B60BF">
        <w:rPr>
          <w:rFonts w:ascii="Times New Roman" w:hAnsi="Times New Roman"/>
          <w:sz w:val="28"/>
          <w:szCs w:val="28"/>
        </w:rPr>
        <w:t>高费方案。依据权重因素和权重值不同进行加和排序，方案的权重因素和权重值的选取参照以下执行。</w:t>
      </w:r>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(1)</w:t>
      </w:r>
      <w:r w:rsidRPr="000B60BF">
        <w:rPr>
          <w:rFonts w:ascii="Times New Roman" w:hAnsi="Times New Roman"/>
          <w:sz w:val="28"/>
          <w:szCs w:val="28"/>
        </w:rPr>
        <w:t>环境效果，权重值</w:t>
      </w:r>
      <w:r w:rsidRPr="000B60BF">
        <w:rPr>
          <w:rFonts w:ascii="Times New Roman" w:hAnsi="Times New Roman"/>
          <w:sz w:val="28"/>
          <w:szCs w:val="28"/>
        </w:rPr>
        <w:t>W</w:t>
      </w:r>
      <w:r w:rsidRPr="000B60BF">
        <w:rPr>
          <w:rFonts w:ascii="Times New Roman" w:hAnsi="Times New Roman"/>
          <w:sz w:val="28"/>
          <w:szCs w:val="28"/>
        </w:rPr>
        <w:t>＝</w:t>
      </w:r>
      <w:r w:rsidRPr="000B60BF">
        <w:rPr>
          <w:rFonts w:ascii="Times New Roman" w:hAnsi="Times New Roman"/>
          <w:sz w:val="28"/>
          <w:szCs w:val="28"/>
        </w:rPr>
        <w:t>8~10</w:t>
      </w:r>
      <w:r w:rsidRPr="000B60BF">
        <w:rPr>
          <w:rFonts w:ascii="Times New Roman" w:hAnsi="Times New Roman"/>
          <w:sz w:val="28"/>
          <w:szCs w:val="28"/>
        </w:rPr>
        <w:t>。主要考虑是否减少对环境有害物质的排放量及其毒性；是否减少了对工人安全和健康的危害；是否能够达到环境标准等。</w:t>
      </w:r>
    </w:p>
    <w:p w:rsidR="00474C42" w:rsidRPr="000B60BF" w:rsidRDefault="002C3AB5">
      <w:pPr>
        <w:spacing w:line="520" w:lineRule="exact"/>
        <w:ind w:firstLine="480"/>
        <w:rPr>
          <w:rFonts w:ascii="Times New Roman" w:hAnsi="Times New Roman"/>
          <w:sz w:val="28"/>
          <w:szCs w:val="28"/>
        </w:rPr>
      </w:pPr>
      <w:r w:rsidRPr="000B60BF">
        <w:rPr>
          <w:rFonts w:ascii="Times New Roman" w:hAnsi="Times New Roman"/>
          <w:sz w:val="28"/>
          <w:szCs w:val="28"/>
        </w:rPr>
        <w:t>(2)</w:t>
      </w:r>
      <w:r w:rsidRPr="000B60BF">
        <w:rPr>
          <w:rFonts w:ascii="Times New Roman" w:hAnsi="Times New Roman"/>
          <w:sz w:val="28"/>
          <w:szCs w:val="28"/>
        </w:rPr>
        <w:t>经济可行性，权重值</w:t>
      </w:r>
      <w:r w:rsidRPr="000B60BF">
        <w:rPr>
          <w:rFonts w:ascii="Times New Roman" w:hAnsi="Times New Roman"/>
          <w:sz w:val="28"/>
          <w:szCs w:val="28"/>
        </w:rPr>
        <w:t>W</w:t>
      </w:r>
      <w:r w:rsidRPr="000B60BF">
        <w:rPr>
          <w:rFonts w:ascii="Times New Roman" w:hAnsi="Times New Roman"/>
          <w:sz w:val="28"/>
          <w:szCs w:val="28"/>
        </w:rPr>
        <w:t>＝</w:t>
      </w:r>
      <w:r w:rsidRPr="000B60BF">
        <w:rPr>
          <w:rFonts w:ascii="Times New Roman" w:hAnsi="Times New Roman"/>
          <w:sz w:val="28"/>
          <w:szCs w:val="28"/>
        </w:rPr>
        <w:t>7~10</w:t>
      </w:r>
      <w:r w:rsidRPr="000B60BF">
        <w:rPr>
          <w:rFonts w:ascii="Times New Roman" w:hAnsi="Times New Roman"/>
          <w:sz w:val="28"/>
          <w:szCs w:val="28"/>
        </w:rPr>
        <w:t>。主要考虑费用效益比是否合理。</w:t>
      </w:r>
    </w:p>
    <w:p w:rsidR="00474C42" w:rsidRPr="000B60BF" w:rsidRDefault="002C3AB5">
      <w:pPr>
        <w:spacing w:line="520" w:lineRule="exact"/>
        <w:ind w:firstLine="480"/>
        <w:rPr>
          <w:rFonts w:ascii="Times New Roman" w:hAnsi="Times New Roman"/>
          <w:sz w:val="28"/>
          <w:szCs w:val="28"/>
        </w:rPr>
      </w:pPr>
      <w:r w:rsidRPr="000B60BF">
        <w:rPr>
          <w:rFonts w:ascii="Times New Roman" w:hAnsi="Times New Roman"/>
          <w:sz w:val="28"/>
          <w:szCs w:val="28"/>
        </w:rPr>
        <w:t>(3)</w:t>
      </w:r>
      <w:r w:rsidRPr="000B60BF">
        <w:rPr>
          <w:rFonts w:ascii="Times New Roman" w:hAnsi="Times New Roman"/>
          <w:sz w:val="28"/>
          <w:szCs w:val="28"/>
        </w:rPr>
        <w:t>技术可行性，权重值</w:t>
      </w:r>
      <w:r w:rsidRPr="000B60BF">
        <w:rPr>
          <w:rFonts w:ascii="Times New Roman" w:hAnsi="Times New Roman"/>
          <w:sz w:val="28"/>
          <w:szCs w:val="28"/>
        </w:rPr>
        <w:t>W</w:t>
      </w:r>
      <w:r w:rsidRPr="000B60BF">
        <w:rPr>
          <w:rFonts w:ascii="Times New Roman" w:hAnsi="Times New Roman"/>
          <w:sz w:val="28"/>
          <w:szCs w:val="28"/>
        </w:rPr>
        <w:t>＝</w:t>
      </w:r>
      <w:r w:rsidRPr="000B60BF">
        <w:rPr>
          <w:rFonts w:ascii="Times New Roman" w:hAnsi="Times New Roman"/>
          <w:sz w:val="28"/>
          <w:szCs w:val="28"/>
        </w:rPr>
        <w:t>6~8</w:t>
      </w:r>
      <w:r w:rsidRPr="000B60BF">
        <w:rPr>
          <w:rFonts w:ascii="Times New Roman" w:hAnsi="Times New Roman"/>
          <w:sz w:val="28"/>
          <w:szCs w:val="28"/>
        </w:rPr>
        <w:t>。主要考虑技术是否成熟、先进；能否找到有经验的技术人员；国内外同行业是否有成功的先例；是否易于操作、维护等。</w:t>
      </w:r>
    </w:p>
    <w:p w:rsidR="00474C42" w:rsidRPr="000B60BF" w:rsidRDefault="002C3AB5">
      <w:pPr>
        <w:spacing w:line="520" w:lineRule="exact"/>
        <w:ind w:firstLine="480"/>
        <w:rPr>
          <w:rFonts w:ascii="Times New Roman" w:hAnsi="Times New Roman"/>
          <w:sz w:val="28"/>
          <w:szCs w:val="28"/>
        </w:rPr>
      </w:pPr>
      <w:r w:rsidRPr="000B60BF">
        <w:rPr>
          <w:rFonts w:ascii="Times New Roman" w:hAnsi="Times New Roman"/>
          <w:sz w:val="28"/>
          <w:szCs w:val="28"/>
        </w:rPr>
        <w:t>(4)</w:t>
      </w:r>
      <w:r w:rsidRPr="000B60BF">
        <w:rPr>
          <w:rFonts w:ascii="Times New Roman" w:hAnsi="Times New Roman"/>
          <w:sz w:val="28"/>
          <w:szCs w:val="28"/>
        </w:rPr>
        <w:t>可实施性，权重值</w:t>
      </w:r>
      <w:r w:rsidRPr="000B60BF">
        <w:rPr>
          <w:rFonts w:ascii="Times New Roman" w:hAnsi="Times New Roman"/>
          <w:sz w:val="28"/>
          <w:szCs w:val="28"/>
        </w:rPr>
        <w:t>W</w:t>
      </w:r>
      <w:r w:rsidRPr="000B60BF">
        <w:rPr>
          <w:rFonts w:ascii="Times New Roman" w:hAnsi="Times New Roman"/>
          <w:sz w:val="28"/>
          <w:szCs w:val="28"/>
        </w:rPr>
        <w:t>＝</w:t>
      </w:r>
      <w:r w:rsidRPr="000B60BF">
        <w:rPr>
          <w:rFonts w:ascii="Times New Roman" w:hAnsi="Times New Roman"/>
          <w:sz w:val="28"/>
          <w:szCs w:val="28"/>
        </w:rPr>
        <w:t>4~6</w:t>
      </w:r>
      <w:r w:rsidRPr="000B60BF">
        <w:rPr>
          <w:rFonts w:ascii="Times New Roman" w:hAnsi="Times New Roman"/>
          <w:sz w:val="28"/>
          <w:szCs w:val="28"/>
        </w:rPr>
        <w:t>。主要考虑方案实施过程中对生产的影响大小；施工难度，施工周期；工人是否易于接受等。</w:t>
      </w:r>
    </w:p>
    <w:p w:rsidR="00474C42" w:rsidRPr="000B60BF" w:rsidRDefault="002C3AB5">
      <w:pPr>
        <w:spacing w:line="520" w:lineRule="exact"/>
        <w:ind w:firstLineChars="200" w:firstLine="560"/>
        <w:rPr>
          <w:rFonts w:ascii="Times New Roman" w:hAnsi="Times New Roman"/>
          <w:sz w:val="28"/>
          <w:szCs w:val="28"/>
        </w:rPr>
      </w:pPr>
      <w:r w:rsidRPr="000B60BF">
        <w:rPr>
          <w:rFonts w:ascii="Times New Roman" w:hAnsi="Times New Roman"/>
          <w:sz w:val="28"/>
          <w:szCs w:val="28"/>
        </w:rPr>
        <w:t>方案的权重总和计分排序见表</w:t>
      </w:r>
      <w:r w:rsidRPr="000B60BF">
        <w:rPr>
          <w:rFonts w:ascii="Times New Roman" w:hAnsi="Times New Roman"/>
          <w:sz w:val="28"/>
          <w:szCs w:val="28"/>
        </w:rPr>
        <w:t>5.3.2-1</w:t>
      </w:r>
      <w:r w:rsidRPr="000B60BF">
        <w:rPr>
          <w:rFonts w:ascii="Times New Roman" w:hAnsi="Times New Roman"/>
          <w:sz w:val="28"/>
          <w:szCs w:val="28"/>
        </w:rPr>
        <w:t>。</w:t>
      </w:r>
    </w:p>
    <w:p w:rsidR="00474C42" w:rsidRPr="000B60BF" w:rsidRDefault="002C3AB5">
      <w:pPr>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 xml:space="preserve">5.3.2-1  </w:t>
      </w:r>
      <w:r w:rsidRPr="000B60BF">
        <w:rPr>
          <w:rFonts w:ascii="Times New Roman" w:hAnsi="Times New Roman"/>
          <w:b/>
          <w:sz w:val="24"/>
          <w:szCs w:val="24"/>
        </w:rPr>
        <w:t>方案的权重总和计分排序</w:t>
      </w:r>
    </w:p>
    <w:tbl>
      <w:tblPr>
        <w:tblStyle w:val="aff"/>
        <w:tblW w:w="9356"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170"/>
        <w:gridCol w:w="1170"/>
        <w:gridCol w:w="1170"/>
        <w:gridCol w:w="1170"/>
        <w:gridCol w:w="1169"/>
        <w:gridCol w:w="1169"/>
        <w:gridCol w:w="1169"/>
        <w:gridCol w:w="1169"/>
      </w:tblGrid>
      <w:tr w:rsidR="00EE68F5" w:rsidRPr="000B60BF" w:rsidTr="007B5C57">
        <w:trPr>
          <w:trHeight w:hRule="exact" w:val="397"/>
          <w:jc w:val="center"/>
        </w:trPr>
        <w:tc>
          <w:tcPr>
            <w:tcW w:w="1512" w:type="dxa"/>
            <w:vMerge w:val="restart"/>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权重因素</w:t>
            </w:r>
          </w:p>
        </w:tc>
        <w:tc>
          <w:tcPr>
            <w:tcW w:w="1512" w:type="dxa"/>
            <w:vMerge w:val="restart"/>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权重值</w:t>
            </w:r>
          </w:p>
          <w:p w:rsidR="00EE68F5" w:rsidRPr="000B60BF" w:rsidRDefault="00EE68F5">
            <w:pPr>
              <w:jc w:val="center"/>
              <w:rPr>
                <w:rFonts w:ascii="Times New Roman" w:hAnsi="Times New Roman"/>
                <w:kern w:val="0"/>
                <w:szCs w:val="21"/>
              </w:rPr>
            </w:pPr>
            <w:r w:rsidRPr="000B60BF">
              <w:rPr>
                <w:rFonts w:ascii="Times New Roman" w:hAnsi="Times New Roman"/>
                <w:kern w:val="0"/>
                <w:szCs w:val="21"/>
              </w:rPr>
              <w:t>(W)</w:t>
            </w:r>
          </w:p>
        </w:tc>
        <w:tc>
          <w:tcPr>
            <w:tcW w:w="9072" w:type="dxa"/>
            <w:gridSpan w:val="6"/>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方案得分</w:t>
            </w:r>
          </w:p>
        </w:tc>
      </w:tr>
      <w:tr w:rsidR="00EE68F5" w:rsidRPr="000B60BF" w:rsidTr="007B5C57">
        <w:trPr>
          <w:trHeight w:hRule="exact" w:val="397"/>
          <w:jc w:val="center"/>
        </w:trPr>
        <w:tc>
          <w:tcPr>
            <w:tcW w:w="1512" w:type="dxa"/>
            <w:vMerge/>
            <w:vAlign w:val="center"/>
          </w:tcPr>
          <w:p w:rsidR="00EE68F5" w:rsidRPr="000B60BF" w:rsidRDefault="00EE68F5">
            <w:pPr>
              <w:jc w:val="center"/>
              <w:rPr>
                <w:rFonts w:ascii="Times New Roman" w:hAnsi="Times New Roman"/>
                <w:kern w:val="0"/>
                <w:szCs w:val="21"/>
              </w:rPr>
            </w:pPr>
          </w:p>
        </w:tc>
        <w:tc>
          <w:tcPr>
            <w:tcW w:w="1512" w:type="dxa"/>
            <w:vMerge/>
            <w:vAlign w:val="center"/>
          </w:tcPr>
          <w:p w:rsidR="00EE68F5" w:rsidRPr="000B60BF" w:rsidRDefault="00EE68F5">
            <w:pPr>
              <w:jc w:val="center"/>
              <w:rPr>
                <w:rFonts w:ascii="Times New Roman" w:hAnsi="Times New Roman"/>
                <w:kern w:val="0"/>
                <w:szCs w:val="21"/>
              </w:rPr>
            </w:pPr>
          </w:p>
        </w:tc>
        <w:tc>
          <w:tcPr>
            <w:tcW w:w="3024" w:type="dxa"/>
            <w:gridSpan w:val="2"/>
            <w:vAlign w:val="center"/>
          </w:tcPr>
          <w:p w:rsidR="00EE68F5" w:rsidRPr="000B60BF" w:rsidRDefault="00EE68F5" w:rsidP="00585B87">
            <w:pPr>
              <w:jc w:val="center"/>
              <w:rPr>
                <w:rFonts w:ascii="Times New Roman" w:hAnsi="Times New Roman"/>
                <w:kern w:val="0"/>
                <w:szCs w:val="21"/>
              </w:rPr>
            </w:pPr>
            <w:r w:rsidRPr="000B60BF">
              <w:rPr>
                <w:rFonts w:ascii="Times New Roman" w:hAnsi="Times New Roman"/>
                <w:kern w:val="0"/>
                <w:szCs w:val="21"/>
              </w:rPr>
              <w:t>F1</w:t>
            </w:r>
            <w:r w:rsidR="00585B87">
              <w:rPr>
                <w:rFonts w:ascii="Times New Roman" w:hAnsi="Times New Roman" w:hint="eastAsia"/>
                <w:kern w:val="0"/>
                <w:szCs w:val="21"/>
              </w:rPr>
              <w:t>4</w:t>
            </w:r>
          </w:p>
        </w:tc>
        <w:tc>
          <w:tcPr>
            <w:tcW w:w="3024" w:type="dxa"/>
            <w:gridSpan w:val="2"/>
            <w:vAlign w:val="center"/>
          </w:tcPr>
          <w:p w:rsidR="00EE68F5" w:rsidRPr="000B60BF" w:rsidRDefault="00EE68F5" w:rsidP="00585B87">
            <w:pPr>
              <w:jc w:val="center"/>
              <w:rPr>
                <w:rFonts w:ascii="Times New Roman" w:hAnsi="Times New Roman"/>
                <w:kern w:val="0"/>
                <w:szCs w:val="21"/>
              </w:rPr>
            </w:pPr>
            <w:r>
              <w:rPr>
                <w:rFonts w:ascii="Times New Roman" w:hAnsi="Times New Roman" w:hint="eastAsia"/>
                <w:kern w:val="0"/>
                <w:szCs w:val="21"/>
              </w:rPr>
              <w:t>F1</w:t>
            </w:r>
            <w:r w:rsidR="00585B87">
              <w:rPr>
                <w:rFonts w:ascii="Times New Roman" w:hAnsi="Times New Roman" w:hint="eastAsia"/>
                <w:kern w:val="0"/>
                <w:szCs w:val="21"/>
              </w:rPr>
              <w:t>5</w:t>
            </w:r>
          </w:p>
        </w:tc>
        <w:tc>
          <w:tcPr>
            <w:tcW w:w="3024" w:type="dxa"/>
            <w:gridSpan w:val="2"/>
            <w:vAlign w:val="center"/>
          </w:tcPr>
          <w:p w:rsidR="00EE68F5" w:rsidRPr="000B60BF" w:rsidRDefault="00EE68F5" w:rsidP="00585B87">
            <w:pPr>
              <w:jc w:val="center"/>
              <w:rPr>
                <w:rFonts w:ascii="Times New Roman" w:hAnsi="Times New Roman"/>
                <w:kern w:val="0"/>
                <w:szCs w:val="21"/>
              </w:rPr>
            </w:pPr>
            <w:r w:rsidRPr="000B60BF">
              <w:rPr>
                <w:rFonts w:ascii="Times New Roman" w:hAnsi="Times New Roman"/>
                <w:kern w:val="0"/>
                <w:szCs w:val="21"/>
              </w:rPr>
              <w:t>F1</w:t>
            </w:r>
            <w:r w:rsidR="00585B87">
              <w:rPr>
                <w:rFonts w:ascii="Times New Roman" w:hAnsi="Times New Roman" w:hint="eastAsia"/>
                <w:kern w:val="0"/>
                <w:szCs w:val="21"/>
              </w:rPr>
              <w:t>6</w:t>
            </w:r>
          </w:p>
        </w:tc>
      </w:tr>
      <w:tr w:rsidR="00EE68F5" w:rsidRPr="000B60BF" w:rsidTr="007B5C57">
        <w:trPr>
          <w:trHeight w:hRule="exact" w:val="397"/>
          <w:jc w:val="center"/>
        </w:trPr>
        <w:tc>
          <w:tcPr>
            <w:tcW w:w="1512" w:type="dxa"/>
            <w:vMerge/>
            <w:vAlign w:val="center"/>
          </w:tcPr>
          <w:p w:rsidR="00EE68F5" w:rsidRPr="000B60BF" w:rsidRDefault="00EE68F5">
            <w:pPr>
              <w:jc w:val="center"/>
              <w:rPr>
                <w:rFonts w:ascii="Times New Roman" w:hAnsi="Times New Roman"/>
                <w:kern w:val="0"/>
                <w:szCs w:val="21"/>
              </w:rPr>
            </w:pPr>
          </w:p>
        </w:tc>
        <w:tc>
          <w:tcPr>
            <w:tcW w:w="1512" w:type="dxa"/>
            <w:vMerge/>
            <w:vAlign w:val="center"/>
          </w:tcPr>
          <w:p w:rsidR="00EE68F5" w:rsidRPr="000B60BF" w:rsidRDefault="00EE68F5">
            <w:pPr>
              <w:jc w:val="center"/>
              <w:rPr>
                <w:rFonts w:ascii="Times New Roman" w:hAnsi="Times New Roman"/>
                <w:kern w:val="0"/>
                <w:szCs w:val="21"/>
              </w:rPr>
            </w:pP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R</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RW</w:t>
            </w:r>
          </w:p>
        </w:tc>
        <w:tc>
          <w:tcPr>
            <w:tcW w:w="1512" w:type="dxa"/>
            <w:vAlign w:val="center"/>
          </w:tcPr>
          <w:p w:rsidR="00EE68F5" w:rsidRPr="000B60BF" w:rsidRDefault="00EE68F5" w:rsidP="00524CAA">
            <w:pPr>
              <w:jc w:val="center"/>
              <w:rPr>
                <w:rFonts w:ascii="Times New Roman" w:hAnsi="Times New Roman"/>
                <w:kern w:val="0"/>
                <w:szCs w:val="21"/>
              </w:rPr>
            </w:pPr>
            <w:r w:rsidRPr="000B60BF">
              <w:rPr>
                <w:rFonts w:ascii="Times New Roman" w:hAnsi="Times New Roman"/>
                <w:kern w:val="0"/>
                <w:szCs w:val="21"/>
              </w:rPr>
              <w:t>R</w:t>
            </w:r>
          </w:p>
        </w:tc>
        <w:tc>
          <w:tcPr>
            <w:tcW w:w="1512" w:type="dxa"/>
            <w:vAlign w:val="center"/>
          </w:tcPr>
          <w:p w:rsidR="00EE68F5" w:rsidRPr="000B60BF" w:rsidRDefault="00EE68F5" w:rsidP="00524CAA">
            <w:pPr>
              <w:jc w:val="center"/>
              <w:rPr>
                <w:rFonts w:ascii="Times New Roman" w:hAnsi="Times New Roman"/>
                <w:kern w:val="0"/>
                <w:szCs w:val="21"/>
              </w:rPr>
            </w:pPr>
            <w:r w:rsidRPr="000B60BF">
              <w:rPr>
                <w:rFonts w:ascii="Times New Roman" w:hAnsi="Times New Roman"/>
                <w:kern w:val="0"/>
                <w:szCs w:val="21"/>
              </w:rPr>
              <w:t>RW</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R</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RW</w:t>
            </w:r>
          </w:p>
        </w:tc>
      </w:tr>
      <w:tr w:rsidR="00EE68F5" w:rsidRPr="000B60BF" w:rsidTr="007B5C57">
        <w:trPr>
          <w:trHeight w:hRule="exact" w:val="397"/>
          <w:jc w:val="center"/>
        </w:trPr>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环境效果</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9</w:t>
            </w:r>
          </w:p>
        </w:tc>
        <w:tc>
          <w:tcPr>
            <w:tcW w:w="1512" w:type="dxa"/>
            <w:vAlign w:val="center"/>
          </w:tcPr>
          <w:p w:rsidR="00EE68F5" w:rsidRPr="000B60BF" w:rsidRDefault="005C7A4B">
            <w:pPr>
              <w:jc w:val="center"/>
              <w:rPr>
                <w:rFonts w:ascii="Times New Roman" w:hAnsi="Times New Roman"/>
                <w:kern w:val="0"/>
                <w:szCs w:val="21"/>
              </w:rPr>
            </w:pPr>
            <w:r>
              <w:rPr>
                <w:rFonts w:ascii="Times New Roman" w:hAnsi="Times New Roman" w:hint="eastAsia"/>
                <w:kern w:val="0"/>
                <w:szCs w:val="21"/>
              </w:rPr>
              <w:t>9</w:t>
            </w:r>
          </w:p>
        </w:tc>
        <w:tc>
          <w:tcPr>
            <w:tcW w:w="1512" w:type="dxa"/>
            <w:vAlign w:val="center"/>
          </w:tcPr>
          <w:p w:rsidR="00EE68F5" w:rsidRPr="000B60BF" w:rsidRDefault="005C7A4B">
            <w:pPr>
              <w:jc w:val="center"/>
              <w:rPr>
                <w:rFonts w:ascii="Times New Roman" w:hAnsi="Times New Roman"/>
                <w:kern w:val="0"/>
                <w:szCs w:val="21"/>
              </w:rPr>
            </w:pPr>
            <w:r>
              <w:rPr>
                <w:rFonts w:ascii="Times New Roman" w:hAnsi="Times New Roman" w:hint="eastAsia"/>
                <w:kern w:val="0"/>
                <w:szCs w:val="21"/>
              </w:rPr>
              <w:t>81</w:t>
            </w:r>
          </w:p>
        </w:tc>
        <w:tc>
          <w:tcPr>
            <w:tcW w:w="1512" w:type="dxa"/>
            <w:vAlign w:val="center"/>
          </w:tcPr>
          <w:p w:rsidR="00EE68F5" w:rsidRPr="000B60BF" w:rsidRDefault="005C7A4B">
            <w:pPr>
              <w:jc w:val="center"/>
              <w:rPr>
                <w:rFonts w:ascii="Times New Roman" w:hAnsi="Times New Roman"/>
                <w:kern w:val="0"/>
                <w:szCs w:val="21"/>
              </w:rPr>
            </w:pPr>
            <w:r>
              <w:rPr>
                <w:rFonts w:ascii="Times New Roman" w:hAnsi="Times New Roman" w:hint="eastAsia"/>
                <w:kern w:val="0"/>
                <w:szCs w:val="21"/>
              </w:rPr>
              <w:t>8</w:t>
            </w:r>
          </w:p>
        </w:tc>
        <w:tc>
          <w:tcPr>
            <w:tcW w:w="1512" w:type="dxa"/>
            <w:vAlign w:val="center"/>
          </w:tcPr>
          <w:p w:rsidR="00EE68F5" w:rsidRPr="000B60BF" w:rsidRDefault="005C7A4B">
            <w:pPr>
              <w:jc w:val="center"/>
              <w:rPr>
                <w:rFonts w:ascii="Times New Roman" w:hAnsi="Times New Roman"/>
                <w:kern w:val="0"/>
                <w:szCs w:val="21"/>
              </w:rPr>
            </w:pPr>
            <w:r>
              <w:rPr>
                <w:rFonts w:ascii="Times New Roman" w:hAnsi="Times New Roman" w:hint="eastAsia"/>
                <w:kern w:val="0"/>
                <w:szCs w:val="21"/>
              </w:rPr>
              <w:t>72</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7</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63</w:t>
            </w:r>
          </w:p>
        </w:tc>
      </w:tr>
      <w:tr w:rsidR="00EE68F5" w:rsidRPr="000B60BF" w:rsidTr="007B5C57">
        <w:trPr>
          <w:trHeight w:hRule="exact" w:val="397"/>
          <w:jc w:val="center"/>
        </w:trPr>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经济可行性</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8</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8</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64</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8</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64</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7</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56</w:t>
            </w:r>
          </w:p>
        </w:tc>
      </w:tr>
      <w:tr w:rsidR="00EE68F5" w:rsidRPr="000B60BF" w:rsidTr="007B5C57">
        <w:trPr>
          <w:trHeight w:hRule="exact" w:val="397"/>
          <w:jc w:val="center"/>
        </w:trPr>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技术可行性</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7</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9</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63</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9</w:t>
            </w:r>
          </w:p>
        </w:tc>
        <w:tc>
          <w:tcPr>
            <w:tcW w:w="1512" w:type="dxa"/>
            <w:vAlign w:val="center"/>
          </w:tcPr>
          <w:p w:rsidR="00EE68F5" w:rsidRPr="000B60BF" w:rsidRDefault="00F85ACE">
            <w:pPr>
              <w:jc w:val="center"/>
              <w:rPr>
                <w:rFonts w:ascii="Times New Roman" w:hAnsi="Times New Roman"/>
                <w:kern w:val="0"/>
                <w:szCs w:val="21"/>
              </w:rPr>
            </w:pPr>
            <w:r>
              <w:rPr>
                <w:rFonts w:ascii="Times New Roman" w:hAnsi="Times New Roman" w:hint="eastAsia"/>
                <w:kern w:val="0"/>
                <w:szCs w:val="21"/>
              </w:rPr>
              <w:t>63</w:t>
            </w:r>
          </w:p>
        </w:tc>
        <w:tc>
          <w:tcPr>
            <w:tcW w:w="1512" w:type="dxa"/>
            <w:vAlign w:val="center"/>
          </w:tcPr>
          <w:p w:rsidR="00EE68F5" w:rsidRPr="000B60BF" w:rsidRDefault="001229D3">
            <w:pPr>
              <w:jc w:val="center"/>
              <w:rPr>
                <w:rFonts w:ascii="Times New Roman" w:hAnsi="Times New Roman"/>
                <w:kern w:val="0"/>
                <w:szCs w:val="21"/>
              </w:rPr>
            </w:pPr>
            <w:r>
              <w:rPr>
                <w:rFonts w:ascii="Times New Roman" w:hAnsi="Times New Roman" w:hint="eastAsia"/>
                <w:kern w:val="0"/>
                <w:szCs w:val="21"/>
              </w:rPr>
              <w:t>8</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56</w:t>
            </w:r>
          </w:p>
        </w:tc>
      </w:tr>
      <w:tr w:rsidR="00EE68F5" w:rsidRPr="000B60BF" w:rsidTr="007B5C57">
        <w:trPr>
          <w:trHeight w:hRule="exact" w:val="397"/>
          <w:jc w:val="center"/>
        </w:trPr>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可实施性</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6</w:t>
            </w:r>
          </w:p>
        </w:tc>
        <w:tc>
          <w:tcPr>
            <w:tcW w:w="1512" w:type="dxa"/>
            <w:vAlign w:val="center"/>
          </w:tcPr>
          <w:p w:rsidR="00EE68F5" w:rsidRPr="000B60BF" w:rsidRDefault="00F10A05">
            <w:pPr>
              <w:jc w:val="center"/>
              <w:rPr>
                <w:rFonts w:ascii="Times New Roman" w:hAnsi="Times New Roman"/>
                <w:kern w:val="0"/>
                <w:szCs w:val="21"/>
              </w:rPr>
            </w:pPr>
            <w:r>
              <w:rPr>
                <w:rFonts w:ascii="Times New Roman" w:hAnsi="Times New Roman" w:hint="eastAsia"/>
                <w:kern w:val="0"/>
                <w:szCs w:val="21"/>
              </w:rPr>
              <w:t>8</w:t>
            </w:r>
          </w:p>
        </w:tc>
        <w:tc>
          <w:tcPr>
            <w:tcW w:w="1512" w:type="dxa"/>
            <w:vAlign w:val="center"/>
          </w:tcPr>
          <w:p w:rsidR="00EE68F5" w:rsidRPr="000B60BF" w:rsidRDefault="00F10A05">
            <w:pPr>
              <w:jc w:val="center"/>
              <w:rPr>
                <w:rFonts w:ascii="Times New Roman" w:hAnsi="Times New Roman"/>
                <w:kern w:val="0"/>
                <w:szCs w:val="21"/>
              </w:rPr>
            </w:pPr>
            <w:r>
              <w:rPr>
                <w:rFonts w:ascii="Times New Roman" w:hAnsi="Times New Roman" w:hint="eastAsia"/>
                <w:kern w:val="0"/>
                <w:szCs w:val="21"/>
              </w:rPr>
              <w:t>48</w:t>
            </w:r>
          </w:p>
        </w:tc>
        <w:tc>
          <w:tcPr>
            <w:tcW w:w="1512" w:type="dxa"/>
            <w:vAlign w:val="center"/>
          </w:tcPr>
          <w:p w:rsidR="00EE68F5" w:rsidRPr="000B60BF" w:rsidRDefault="00F10A05">
            <w:pPr>
              <w:jc w:val="center"/>
              <w:rPr>
                <w:rFonts w:ascii="Times New Roman" w:hAnsi="Times New Roman"/>
                <w:kern w:val="0"/>
                <w:szCs w:val="21"/>
              </w:rPr>
            </w:pPr>
            <w:r>
              <w:rPr>
                <w:rFonts w:ascii="Times New Roman" w:hAnsi="Times New Roman" w:hint="eastAsia"/>
                <w:kern w:val="0"/>
                <w:szCs w:val="21"/>
              </w:rPr>
              <w:t>7</w:t>
            </w:r>
          </w:p>
        </w:tc>
        <w:tc>
          <w:tcPr>
            <w:tcW w:w="1512" w:type="dxa"/>
            <w:vAlign w:val="center"/>
          </w:tcPr>
          <w:p w:rsidR="00EE68F5" w:rsidRPr="000B60BF" w:rsidRDefault="00F10A05">
            <w:pPr>
              <w:jc w:val="center"/>
              <w:rPr>
                <w:rFonts w:ascii="Times New Roman" w:hAnsi="Times New Roman"/>
                <w:kern w:val="0"/>
                <w:szCs w:val="21"/>
              </w:rPr>
            </w:pPr>
            <w:r>
              <w:rPr>
                <w:rFonts w:ascii="Times New Roman" w:hAnsi="Times New Roman" w:hint="eastAsia"/>
                <w:kern w:val="0"/>
                <w:szCs w:val="21"/>
              </w:rPr>
              <w:t>42</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9</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54</w:t>
            </w:r>
          </w:p>
        </w:tc>
      </w:tr>
      <w:tr w:rsidR="00EE68F5" w:rsidRPr="000B60BF" w:rsidTr="007B5C57">
        <w:trPr>
          <w:trHeight w:hRule="exact" w:val="670"/>
          <w:jc w:val="center"/>
        </w:trPr>
        <w:tc>
          <w:tcPr>
            <w:tcW w:w="1512" w:type="dxa"/>
            <w:vAlign w:val="center"/>
          </w:tcPr>
          <w:p w:rsidR="00EE68F5" w:rsidRPr="000B60BF" w:rsidRDefault="00EE68F5">
            <w:pPr>
              <w:snapToGrid w:val="0"/>
              <w:jc w:val="center"/>
              <w:rPr>
                <w:rFonts w:ascii="Times New Roman" w:hAnsi="Times New Roman"/>
                <w:kern w:val="0"/>
                <w:szCs w:val="21"/>
              </w:rPr>
            </w:pPr>
            <w:r w:rsidRPr="000B60BF">
              <w:rPr>
                <w:rFonts w:ascii="Times New Roman" w:hAnsi="Times New Roman"/>
                <w:kern w:val="0"/>
                <w:szCs w:val="21"/>
              </w:rPr>
              <w:t>总分（</w:t>
            </w:r>
            <w:r w:rsidRPr="000B60BF">
              <w:rPr>
                <w:rFonts w:ascii="Times New Roman" w:hAnsi="Times New Roman"/>
                <w:kern w:val="0"/>
                <w:szCs w:val="21"/>
              </w:rPr>
              <w:t>ΣR×W</w:t>
            </w:r>
            <w:r w:rsidRPr="000B60BF">
              <w:rPr>
                <w:rFonts w:ascii="Times New Roman" w:hAnsi="Times New Roman"/>
                <w:kern w:val="0"/>
                <w:szCs w:val="21"/>
              </w:rPr>
              <w:t>）</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w:t>
            </w:r>
          </w:p>
        </w:tc>
        <w:tc>
          <w:tcPr>
            <w:tcW w:w="3024" w:type="dxa"/>
            <w:gridSpan w:val="2"/>
            <w:vAlign w:val="center"/>
          </w:tcPr>
          <w:p w:rsidR="00EE68F5" w:rsidRPr="000B60BF" w:rsidRDefault="007B020A">
            <w:pPr>
              <w:jc w:val="center"/>
              <w:rPr>
                <w:rFonts w:ascii="Times New Roman" w:hAnsi="Times New Roman"/>
                <w:kern w:val="0"/>
                <w:szCs w:val="21"/>
              </w:rPr>
            </w:pPr>
            <w:r>
              <w:rPr>
                <w:rFonts w:ascii="Times New Roman" w:hAnsi="Times New Roman" w:hint="eastAsia"/>
                <w:kern w:val="0"/>
                <w:szCs w:val="21"/>
              </w:rPr>
              <w:t>256</w:t>
            </w:r>
          </w:p>
        </w:tc>
        <w:tc>
          <w:tcPr>
            <w:tcW w:w="3024" w:type="dxa"/>
            <w:gridSpan w:val="2"/>
            <w:vAlign w:val="center"/>
          </w:tcPr>
          <w:p w:rsidR="00EE68F5" w:rsidRPr="000B60BF" w:rsidRDefault="007B020A">
            <w:pPr>
              <w:jc w:val="center"/>
              <w:rPr>
                <w:rFonts w:ascii="Times New Roman" w:hAnsi="Times New Roman"/>
                <w:kern w:val="0"/>
                <w:szCs w:val="21"/>
              </w:rPr>
            </w:pPr>
            <w:r>
              <w:rPr>
                <w:rFonts w:ascii="Times New Roman" w:hAnsi="Times New Roman" w:hint="eastAsia"/>
                <w:kern w:val="0"/>
                <w:szCs w:val="21"/>
              </w:rPr>
              <w:t>241</w:t>
            </w:r>
          </w:p>
        </w:tc>
        <w:tc>
          <w:tcPr>
            <w:tcW w:w="3024" w:type="dxa"/>
            <w:gridSpan w:val="2"/>
            <w:vAlign w:val="center"/>
          </w:tcPr>
          <w:p w:rsidR="00EE68F5" w:rsidRPr="000B60BF" w:rsidRDefault="007B020A">
            <w:pPr>
              <w:jc w:val="center"/>
              <w:rPr>
                <w:rFonts w:ascii="Times New Roman" w:hAnsi="Times New Roman"/>
                <w:kern w:val="0"/>
                <w:szCs w:val="21"/>
              </w:rPr>
            </w:pPr>
            <w:r>
              <w:rPr>
                <w:rFonts w:ascii="Times New Roman" w:hAnsi="Times New Roman" w:hint="eastAsia"/>
                <w:kern w:val="0"/>
                <w:szCs w:val="21"/>
              </w:rPr>
              <w:t>229</w:t>
            </w:r>
          </w:p>
        </w:tc>
      </w:tr>
      <w:tr w:rsidR="00EE68F5" w:rsidRPr="000B60BF" w:rsidTr="007B5C57">
        <w:trPr>
          <w:trHeight w:hRule="exact" w:val="397"/>
          <w:jc w:val="center"/>
        </w:trPr>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排序</w:t>
            </w:r>
          </w:p>
        </w:tc>
        <w:tc>
          <w:tcPr>
            <w:tcW w:w="1512" w:type="dxa"/>
            <w:vAlign w:val="center"/>
          </w:tcPr>
          <w:p w:rsidR="00EE68F5" w:rsidRPr="000B60BF" w:rsidRDefault="00EE68F5">
            <w:pPr>
              <w:jc w:val="center"/>
              <w:rPr>
                <w:rFonts w:ascii="Times New Roman" w:hAnsi="Times New Roman"/>
                <w:kern w:val="0"/>
                <w:szCs w:val="21"/>
              </w:rPr>
            </w:pPr>
            <w:r w:rsidRPr="000B60BF">
              <w:rPr>
                <w:rFonts w:ascii="Times New Roman" w:hAnsi="Times New Roman"/>
                <w:kern w:val="0"/>
                <w:szCs w:val="21"/>
              </w:rPr>
              <w:t>—</w:t>
            </w:r>
          </w:p>
        </w:tc>
        <w:tc>
          <w:tcPr>
            <w:tcW w:w="3024" w:type="dxa"/>
            <w:gridSpan w:val="2"/>
            <w:vAlign w:val="center"/>
          </w:tcPr>
          <w:p w:rsidR="00EE68F5" w:rsidRPr="000B60BF" w:rsidRDefault="007B020A">
            <w:pPr>
              <w:jc w:val="center"/>
              <w:rPr>
                <w:rFonts w:ascii="Times New Roman" w:hAnsi="Times New Roman"/>
                <w:kern w:val="0"/>
                <w:szCs w:val="21"/>
              </w:rPr>
            </w:pPr>
            <w:r>
              <w:rPr>
                <w:rFonts w:ascii="Times New Roman" w:hAnsi="Times New Roman" w:hint="eastAsia"/>
                <w:kern w:val="0"/>
                <w:szCs w:val="21"/>
              </w:rPr>
              <w:t>1</w:t>
            </w:r>
          </w:p>
        </w:tc>
        <w:tc>
          <w:tcPr>
            <w:tcW w:w="3024" w:type="dxa"/>
            <w:gridSpan w:val="2"/>
            <w:vAlign w:val="center"/>
          </w:tcPr>
          <w:p w:rsidR="00EE68F5" w:rsidRPr="000B60BF" w:rsidRDefault="007B020A">
            <w:pPr>
              <w:jc w:val="center"/>
              <w:rPr>
                <w:rFonts w:ascii="Times New Roman" w:hAnsi="Times New Roman"/>
                <w:kern w:val="0"/>
                <w:szCs w:val="21"/>
              </w:rPr>
            </w:pPr>
            <w:r>
              <w:rPr>
                <w:rFonts w:ascii="Times New Roman" w:hAnsi="Times New Roman" w:hint="eastAsia"/>
                <w:kern w:val="0"/>
                <w:szCs w:val="21"/>
              </w:rPr>
              <w:t>2</w:t>
            </w:r>
          </w:p>
        </w:tc>
        <w:tc>
          <w:tcPr>
            <w:tcW w:w="3024" w:type="dxa"/>
            <w:gridSpan w:val="2"/>
            <w:vAlign w:val="center"/>
          </w:tcPr>
          <w:p w:rsidR="00EE68F5" w:rsidRPr="000B60BF" w:rsidRDefault="007B020A">
            <w:pPr>
              <w:jc w:val="center"/>
              <w:rPr>
                <w:rFonts w:ascii="Times New Roman" w:hAnsi="Times New Roman"/>
                <w:kern w:val="0"/>
                <w:szCs w:val="21"/>
              </w:rPr>
            </w:pPr>
            <w:r>
              <w:rPr>
                <w:rFonts w:ascii="Times New Roman" w:hAnsi="Times New Roman" w:hint="eastAsia"/>
                <w:kern w:val="0"/>
                <w:szCs w:val="21"/>
              </w:rPr>
              <w:t>3</w:t>
            </w:r>
          </w:p>
        </w:tc>
      </w:tr>
    </w:tbl>
    <w:p w:rsidR="00474C42" w:rsidRPr="000B60BF" w:rsidRDefault="002C3AB5">
      <w:pPr>
        <w:pStyle w:val="20"/>
        <w:spacing w:line="520" w:lineRule="exact"/>
        <w:ind w:firstLineChars="200" w:firstLine="560"/>
        <w:rPr>
          <w:rFonts w:ascii="Times New Roman"/>
        </w:rPr>
      </w:pPr>
      <w:r w:rsidRPr="000B60BF">
        <w:rPr>
          <w:rFonts w:ascii="Times New Roman"/>
        </w:rPr>
        <w:t>汇总筛选方案的过程，实际上是抓好企业清洁生产的一个关键环节。能否把握好筛选方案这个</w:t>
      </w:r>
      <w:r w:rsidRPr="000B60BF">
        <w:rPr>
          <w:rFonts w:ascii="Times New Roman"/>
        </w:rPr>
        <w:t>“</w:t>
      </w:r>
      <w:r w:rsidRPr="000B60BF">
        <w:rPr>
          <w:rFonts w:ascii="Times New Roman"/>
        </w:rPr>
        <w:t>舵</w:t>
      </w:r>
      <w:r w:rsidRPr="000B60BF">
        <w:rPr>
          <w:rFonts w:ascii="Times New Roman"/>
        </w:rPr>
        <w:t>”</w:t>
      </w:r>
      <w:r w:rsidRPr="000B60BF">
        <w:rPr>
          <w:rFonts w:ascii="Times New Roman"/>
        </w:rPr>
        <w:t>，它涉及到企业清洁生产近期目标、中期目标和持续清洁生产的关键所在。为此在筛选方案中，始终坚持</w:t>
      </w:r>
      <w:r w:rsidRPr="000B60BF">
        <w:rPr>
          <w:rFonts w:ascii="Times New Roman"/>
        </w:rPr>
        <w:lastRenderedPageBreak/>
        <w:t>三个原则：在方法上坚持由易到难；在技术改造上坚持由小到大逐步推进的原则，促进可持续发展。</w:t>
      </w:r>
    </w:p>
    <w:p w:rsidR="00474C42" w:rsidRPr="000B60BF" w:rsidRDefault="002C3AB5">
      <w:pPr>
        <w:keepNext/>
        <w:keepLines/>
        <w:widowControl/>
        <w:spacing w:line="520" w:lineRule="exact"/>
        <w:textAlignment w:val="baseline"/>
        <w:outlineLvl w:val="1"/>
        <w:rPr>
          <w:rFonts w:ascii="Times New Roman" w:hAnsi="Times New Roman"/>
          <w:b/>
          <w:bCs/>
          <w:kern w:val="0"/>
          <w:sz w:val="28"/>
          <w:szCs w:val="32"/>
          <w:u w:color="000000"/>
        </w:rPr>
      </w:pPr>
      <w:bookmarkStart w:id="414" w:name="_Toc459194010"/>
      <w:bookmarkStart w:id="415" w:name="_Toc460932087"/>
      <w:bookmarkStart w:id="416" w:name="_Toc497203535"/>
      <w:r w:rsidRPr="000B60BF">
        <w:rPr>
          <w:rFonts w:ascii="Times New Roman" w:hAnsi="Times New Roman"/>
          <w:b/>
          <w:bCs/>
          <w:kern w:val="0"/>
          <w:sz w:val="28"/>
          <w:szCs w:val="32"/>
          <w:u w:color="000000"/>
        </w:rPr>
        <w:t>5.4</w:t>
      </w:r>
      <w:r w:rsidRPr="000B60BF">
        <w:rPr>
          <w:rFonts w:ascii="Times New Roman" w:hAnsi="Times New Roman"/>
          <w:b/>
          <w:bCs/>
          <w:kern w:val="0"/>
          <w:sz w:val="28"/>
          <w:szCs w:val="32"/>
          <w:u w:color="000000"/>
        </w:rPr>
        <w:t>方案研制</w:t>
      </w:r>
      <w:bookmarkEnd w:id="414"/>
      <w:bookmarkEnd w:id="415"/>
      <w:bookmarkEnd w:id="416"/>
    </w:p>
    <w:p w:rsidR="00474C42" w:rsidRPr="000B60BF" w:rsidRDefault="002C3AB5">
      <w:pPr>
        <w:pStyle w:val="20"/>
        <w:spacing w:line="520" w:lineRule="exact"/>
        <w:rPr>
          <w:rFonts w:ascii="Times New Roman"/>
        </w:rPr>
      </w:pPr>
      <w:r w:rsidRPr="000B60BF">
        <w:rPr>
          <w:rFonts w:ascii="Times New Roman"/>
        </w:rPr>
        <w:t>主要是对上述筛选初步可行的中</w:t>
      </w:r>
      <w:r w:rsidRPr="000B60BF">
        <w:rPr>
          <w:rFonts w:ascii="Times New Roman"/>
        </w:rPr>
        <w:t>/</w:t>
      </w:r>
      <w:r w:rsidRPr="000B60BF">
        <w:rPr>
          <w:rFonts w:ascii="Times New Roman"/>
        </w:rPr>
        <w:t>高费方案进行研制，为下一步方案的确定提供基础资料。</w:t>
      </w:r>
    </w:p>
    <w:p w:rsidR="00474C42" w:rsidRPr="000B60BF" w:rsidRDefault="002C3AB5">
      <w:pPr>
        <w:pStyle w:val="20"/>
        <w:spacing w:line="520" w:lineRule="exact"/>
        <w:rPr>
          <w:rFonts w:ascii="Times New Roman"/>
        </w:rPr>
      </w:pPr>
      <w:r w:rsidRPr="000B60BF">
        <w:rPr>
          <w:rFonts w:ascii="Times New Roman"/>
        </w:rPr>
        <w:t>企业</w:t>
      </w:r>
      <w:r w:rsidR="007B020A">
        <w:rPr>
          <w:rFonts w:ascii="Times New Roman" w:hint="eastAsia"/>
        </w:rPr>
        <w:t>3</w:t>
      </w:r>
      <w:r w:rsidRPr="000B60BF">
        <w:rPr>
          <w:rFonts w:ascii="Times New Roman"/>
        </w:rPr>
        <w:t>个中</w:t>
      </w:r>
      <w:r w:rsidRPr="000B60BF">
        <w:rPr>
          <w:rFonts w:ascii="Times New Roman"/>
        </w:rPr>
        <w:t>/</w:t>
      </w:r>
      <w:r w:rsidRPr="000B60BF">
        <w:rPr>
          <w:rFonts w:ascii="Times New Roman"/>
        </w:rPr>
        <w:t>高费方案说明见表</w:t>
      </w:r>
      <w:r w:rsidRPr="000B60BF">
        <w:rPr>
          <w:rFonts w:ascii="Times New Roman"/>
        </w:rPr>
        <w:t>5.4-1</w:t>
      </w:r>
      <w:r w:rsidRPr="000B60BF">
        <w:rPr>
          <w:rFonts w:ascii="Times New Roman"/>
        </w:rPr>
        <w:t>至表</w:t>
      </w:r>
      <w:r w:rsidRPr="000B60BF">
        <w:rPr>
          <w:rFonts w:ascii="Times New Roman"/>
        </w:rPr>
        <w:t>5.4-2</w:t>
      </w:r>
      <w:r w:rsidRPr="000B60BF">
        <w:rPr>
          <w:rFonts w:ascii="Times New Roman"/>
        </w:rPr>
        <w:t>。</w:t>
      </w:r>
    </w:p>
    <w:p w:rsidR="00474C42" w:rsidRPr="000B60BF" w:rsidRDefault="002C3AB5">
      <w:pPr>
        <w:spacing w:line="520" w:lineRule="exact"/>
        <w:jc w:val="center"/>
        <w:rPr>
          <w:rFonts w:ascii="Times New Roman" w:hAnsi="Times New Roman"/>
          <w:b/>
          <w:bCs/>
          <w:sz w:val="24"/>
          <w:szCs w:val="24"/>
        </w:rPr>
      </w:pPr>
      <w:r w:rsidRPr="000B60BF">
        <w:rPr>
          <w:rFonts w:ascii="Times New Roman" w:hAnsi="Times New Roman"/>
          <w:b/>
          <w:bCs/>
          <w:sz w:val="24"/>
          <w:szCs w:val="24"/>
        </w:rPr>
        <w:t>表</w:t>
      </w:r>
      <w:r w:rsidRPr="000B60BF">
        <w:rPr>
          <w:rFonts w:ascii="Times New Roman" w:hAnsi="Times New Roman"/>
          <w:b/>
          <w:bCs/>
          <w:sz w:val="24"/>
          <w:szCs w:val="24"/>
        </w:rPr>
        <w:t xml:space="preserve">5.4-1  </w:t>
      </w:r>
      <w:r w:rsidR="007B020A" w:rsidRPr="007B020A">
        <w:rPr>
          <w:rFonts w:ascii="Times New Roman" w:hAnsi="Times New Roman" w:hint="eastAsia"/>
          <w:b/>
          <w:bCs/>
          <w:sz w:val="24"/>
          <w:szCs w:val="24"/>
        </w:rPr>
        <w:t>淘汰燃煤蒸汽锅炉</w:t>
      </w:r>
      <w:r w:rsidRPr="000B60BF">
        <w:rPr>
          <w:rFonts w:ascii="Times New Roman" w:hAnsi="Times New Roman"/>
          <w:b/>
          <w:bCs/>
          <w:sz w:val="24"/>
          <w:szCs w:val="24"/>
        </w:rPr>
        <w:t>方案说明表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731"/>
        <w:gridCol w:w="7625"/>
      </w:tblGrid>
      <w:tr w:rsidR="00474C42" w:rsidRPr="000B60BF">
        <w:trPr>
          <w:trHeight w:val="284"/>
          <w:jc w:val="center"/>
        </w:trPr>
        <w:tc>
          <w:tcPr>
            <w:tcW w:w="1731" w:type="dxa"/>
            <w:vAlign w:val="center"/>
          </w:tcPr>
          <w:p w:rsidR="00474C42" w:rsidRPr="000B60BF" w:rsidRDefault="002C3AB5" w:rsidP="00DC5395">
            <w:pPr>
              <w:autoSpaceDE w:val="0"/>
              <w:jc w:val="center"/>
              <w:textAlignment w:val="baseline"/>
              <w:rPr>
                <w:rFonts w:ascii="Times New Roman" w:hAnsi="Times New Roman"/>
                <w:color w:val="000000"/>
                <w:szCs w:val="21"/>
                <w:u w:color="000000"/>
              </w:rPr>
            </w:pPr>
            <w:r w:rsidRPr="000B60BF">
              <w:rPr>
                <w:rFonts w:ascii="Times New Roman" w:hAnsi="Times New Roman"/>
              </w:rPr>
              <w:t>方案编号</w:t>
            </w:r>
            <w:r w:rsidRPr="000B60BF">
              <w:rPr>
                <w:rFonts w:ascii="Times New Roman" w:hAnsi="Times New Roman"/>
              </w:rPr>
              <w:t>/</w:t>
            </w:r>
            <w:r w:rsidRPr="000B60BF">
              <w:rPr>
                <w:rFonts w:ascii="Times New Roman" w:hAnsi="Times New Roman"/>
              </w:rPr>
              <w:t>名称</w:t>
            </w:r>
          </w:p>
        </w:tc>
        <w:tc>
          <w:tcPr>
            <w:tcW w:w="7625" w:type="dxa"/>
            <w:vAlign w:val="center"/>
          </w:tcPr>
          <w:p w:rsidR="00474C42" w:rsidRPr="000B60BF" w:rsidRDefault="002C3AB5" w:rsidP="00585B87">
            <w:pPr>
              <w:autoSpaceDE w:val="0"/>
              <w:jc w:val="center"/>
              <w:textAlignment w:val="baseline"/>
              <w:rPr>
                <w:rFonts w:ascii="Times New Roman" w:hAnsi="Times New Roman"/>
                <w:color w:val="000000"/>
                <w:szCs w:val="21"/>
                <w:u w:color="000000"/>
              </w:rPr>
            </w:pPr>
            <w:r w:rsidRPr="000B60BF">
              <w:rPr>
                <w:rFonts w:ascii="Times New Roman" w:hAnsi="Times New Roman"/>
              </w:rPr>
              <w:t>F1</w:t>
            </w:r>
            <w:r w:rsidR="00585B87">
              <w:rPr>
                <w:rFonts w:ascii="Times New Roman" w:hAnsi="Times New Roman" w:hint="eastAsia"/>
              </w:rPr>
              <w:t>4</w:t>
            </w:r>
            <w:r w:rsidR="007B020A">
              <w:rPr>
                <w:rFonts w:ascii="Times New Roman" w:hAnsi="Times New Roman" w:hint="eastAsia"/>
                <w:szCs w:val="21"/>
              </w:rPr>
              <w:t>淘汰燃煤蒸汽锅炉</w:t>
            </w:r>
          </w:p>
        </w:tc>
      </w:tr>
      <w:tr w:rsidR="00474C42" w:rsidRPr="000B60BF">
        <w:trPr>
          <w:trHeight w:val="284"/>
          <w:jc w:val="center"/>
        </w:trPr>
        <w:tc>
          <w:tcPr>
            <w:tcW w:w="1731" w:type="dxa"/>
            <w:vAlign w:val="center"/>
          </w:tcPr>
          <w:p w:rsidR="00474C42" w:rsidRPr="000B60BF" w:rsidRDefault="002C3AB5" w:rsidP="00DC5395">
            <w:pPr>
              <w:autoSpaceDE w:val="0"/>
              <w:jc w:val="center"/>
              <w:textAlignment w:val="baseline"/>
              <w:rPr>
                <w:rFonts w:ascii="Times New Roman" w:hAnsi="Times New Roman"/>
                <w:color w:val="000000"/>
                <w:szCs w:val="21"/>
                <w:u w:color="000000"/>
              </w:rPr>
            </w:pPr>
            <w:r w:rsidRPr="000B60BF">
              <w:rPr>
                <w:rFonts w:ascii="Times New Roman" w:hAnsi="Times New Roman"/>
              </w:rPr>
              <w:t>方案要点</w:t>
            </w:r>
          </w:p>
        </w:tc>
        <w:tc>
          <w:tcPr>
            <w:tcW w:w="7625" w:type="dxa"/>
            <w:vAlign w:val="center"/>
          </w:tcPr>
          <w:p w:rsidR="00474C42" w:rsidRPr="000B60BF" w:rsidRDefault="007B020A" w:rsidP="007B020A">
            <w:pPr>
              <w:autoSpaceDE w:val="0"/>
              <w:textAlignment w:val="baseline"/>
              <w:rPr>
                <w:rFonts w:ascii="Times New Roman" w:hAnsi="Times New Roman"/>
                <w:color w:val="000000"/>
                <w:szCs w:val="21"/>
                <w:u w:color="000000"/>
              </w:rPr>
            </w:pPr>
            <w:r>
              <w:rPr>
                <w:rFonts w:ascii="Times New Roman" w:hAnsi="Times New Roman"/>
                <w:kern w:val="0"/>
                <w:szCs w:val="21"/>
                <w:u w:color="000000"/>
              </w:rPr>
              <w:t>原合成车间反应加热所用</w:t>
            </w:r>
            <w:r>
              <w:rPr>
                <w:rFonts w:ascii="Times New Roman" w:hAnsi="Times New Roman" w:hint="eastAsia"/>
                <w:kern w:val="0"/>
                <w:szCs w:val="21"/>
                <w:u w:color="000000"/>
              </w:rPr>
              <w:t>蒸汽</w:t>
            </w:r>
            <w:r>
              <w:rPr>
                <w:rFonts w:ascii="Times New Roman" w:hAnsi="Times New Roman"/>
                <w:kern w:val="0"/>
                <w:szCs w:val="21"/>
                <w:u w:color="000000"/>
              </w:rPr>
              <w:t>为燃煤锅炉提供</w:t>
            </w:r>
            <w:r>
              <w:rPr>
                <w:rFonts w:ascii="Times New Roman" w:hAnsi="Times New Roman" w:hint="eastAsia"/>
                <w:kern w:val="0"/>
                <w:szCs w:val="21"/>
                <w:u w:color="000000"/>
              </w:rPr>
              <w:t>，用水量较多，锅炉易结垢，需投入人员进行加煤和锅炉维护，且燃煤锅炉产生燃煤废气，对周围环境造成一定污染。企业现将燃煤锅炉拆除，直接接入外部直供商品蒸汽</w:t>
            </w:r>
            <w:r w:rsidR="00C75D6A">
              <w:rPr>
                <w:rFonts w:ascii="Times New Roman" w:hAnsi="Times New Roman" w:hint="eastAsia"/>
                <w:kern w:val="0"/>
                <w:szCs w:val="21"/>
                <w:u w:color="000000"/>
              </w:rPr>
              <w:t>。</w:t>
            </w:r>
          </w:p>
        </w:tc>
      </w:tr>
      <w:tr w:rsidR="00474C42" w:rsidRPr="000B60BF">
        <w:trPr>
          <w:trHeight w:val="284"/>
          <w:jc w:val="center"/>
        </w:trPr>
        <w:tc>
          <w:tcPr>
            <w:tcW w:w="1731" w:type="dxa"/>
            <w:vAlign w:val="center"/>
          </w:tcPr>
          <w:p w:rsidR="00474C42" w:rsidRPr="000B60BF" w:rsidRDefault="002C3AB5" w:rsidP="00DC5395">
            <w:pPr>
              <w:autoSpaceDE w:val="0"/>
              <w:jc w:val="center"/>
              <w:textAlignment w:val="baseline"/>
              <w:rPr>
                <w:rFonts w:ascii="Times New Roman" w:hAnsi="Times New Roman"/>
                <w:color w:val="000000"/>
                <w:szCs w:val="21"/>
                <w:u w:color="000000"/>
              </w:rPr>
            </w:pPr>
            <w:r w:rsidRPr="000B60BF">
              <w:rPr>
                <w:rFonts w:ascii="Times New Roman" w:hAnsi="Times New Roman"/>
              </w:rPr>
              <w:t>方案投资</w:t>
            </w:r>
          </w:p>
        </w:tc>
        <w:tc>
          <w:tcPr>
            <w:tcW w:w="7625" w:type="dxa"/>
            <w:vAlign w:val="center"/>
          </w:tcPr>
          <w:p w:rsidR="00474C42" w:rsidRPr="000B60BF" w:rsidRDefault="002C3AB5" w:rsidP="00A57FF7">
            <w:pPr>
              <w:autoSpaceDE w:val="0"/>
              <w:jc w:val="center"/>
              <w:textAlignment w:val="baseline"/>
              <w:rPr>
                <w:rFonts w:ascii="Times New Roman" w:hAnsi="Times New Roman"/>
                <w:color w:val="000000"/>
                <w:szCs w:val="21"/>
                <w:u w:color="000000"/>
              </w:rPr>
            </w:pPr>
            <w:r w:rsidRPr="000B60BF">
              <w:rPr>
                <w:rFonts w:ascii="Times New Roman" w:hAnsi="Times New Roman"/>
              </w:rPr>
              <w:t>总投资约为：</w:t>
            </w:r>
            <w:r w:rsidR="00A57FF7">
              <w:rPr>
                <w:rFonts w:ascii="Times New Roman" w:hAnsi="Times New Roman" w:hint="eastAsia"/>
              </w:rPr>
              <w:t>45</w:t>
            </w:r>
            <w:r w:rsidRPr="000B60BF">
              <w:rPr>
                <w:rFonts w:ascii="Times New Roman" w:hAnsi="Times New Roman"/>
              </w:rPr>
              <w:t>万元</w:t>
            </w:r>
          </w:p>
        </w:tc>
      </w:tr>
      <w:tr w:rsidR="00474C42" w:rsidRPr="000B60BF">
        <w:trPr>
          <w:trHeight w:val="284"/>
          <w:jc w:val="center"/>
        </w:trPr>
        <w:tc>
          <w:tcPr>
            <w:tcW w:w="1731" w:type="dxa"/>
            <w:vAlign w:val="center"/>
          </w:tcPr>
          <w:p w:rsidR="00474C42" w:rsidRPr="000B60BF" w:rsidRDefault="002C3AB5" w:rsidP="00DC5395">
            <w:pPr>
              <w:autoSpaceDE w:val="0"/>
              <w:jc w:val="center"/>
              <w:textAlignment w:val="baseline"/>
              <w:rPr>
                <w:rFonts w:ascii="Times New Roman" w:hAnsi="Times New Roman"/>
                <w:color w:val="000000"/>
                <w:szCs w:val="21"/>
                <w:u w:color="000000"/>
              </w:rPr>
            </w:pPr>
            <w:r w:rsidRPr="000B60BF">
              <w:rPr>
                <w:rFonts w:ascii="Times New Roman" w:hAnsi="Times New Roman"/>
              </w:rPr>
              <w:t>方案效果</w:t>
            </w:r>
          </w:p>
        </w:tc>
        <w:tc>
          <w:tcPr>
            <w:tcW w:w="7625" w:type="dxa"/>
            <w:vAlign w:val="center"/>
          </w:tcPr>
          <w:p w:rsidR="00474C42" w:rsidRPr="000B60BF" w:rsidRDefault="007B020A" w:rsidP="00B51195">
            <w:pPr>
              <w:autoSpaceDE w:val="0"/>
              <w:jc w:val="center"/>
              <w:textAlignment w:val="baseline"/>
              <w:rPr>
                <w:rFonts w:ascii="Times New Roman" w:hAnsi="Times New Roman"/>
                <w:color w:val="000000"/>
                <w:szCs w:val="21"/>
                <w:u w:color="000000"/>
              </w:rPr>
            </w:pPr>
            <w:r>
              <w:rPr>
                <w:rFonts w:ascii="Times New Roman" w:hAnsi="Times New Roman" w:hint="eastAsia"/>
                <w:kern w:val="0"/>
                <w:szCs w:val="21"/>
                <w:u w:color="000000"/>
              </w:rPr>
              <w:t>节约了人员投入</w:t>
            </w:r>
            <w:r w:rsidR="00C75D6A">
              <w:rPr>
                <w:rFonts w:ascii="Times New Roman" w:hAnsi="Times New Roman" w:hint="eastAsia"/>
                <w:kern w:val="0"/>
                <w:szCs w:val="21"/>
                <w:u w:color="000000"/>
              </w:rPr>
              <w:t>1</w:t>
            </w:r>
            <w:r w:rsidR="00C75D6A">
              <w:rPr>
                <w:rFonts w:ascii="Times New Roman" w:hAnsi="Times New Roman" w:hint="eastAsia"/>
                <w:kern w:val="0"/>
                <w:szCs w:val="21"/>
                <w:u w:color="000000"/>
              </w:rPr>
              <w:t>人</w:t>
            </w:r>
            <w:r>
              <w:rPr>
                <w:rFonts w:ascii="Times New Roman" w:hAnsi="Times New Roman" w:hint="eastAsia"/>
                <w:kern w:val="0"/>
                <w:szCs w:val="21"/>
                <w:u w:color="000000"/>
              </w:rPr>
              <w:t>，节约用水，减少厂区污染。</w:t>
            </w:r>
          </w:p>
        </w:tc>
      </w:tr>
      <w:tr w:rsidR="00474C42" w:rsidRPr="000B60BF">
        <w:trPr>
          <w:trHeight w:val="284"/>
          <w:jc w:val="center"/>
        </w:trPr>
        <w:tc>
          <w:tcPr>
            <w:tcW w:w="1731" w:type="dxa"/>
            <w:vAlign w:val="center"/>
          </w:tcPr>
          <w:p w:rsidR="00474C42" w:rsidRPr="000B60BF" w:rsidRDefault="002C3AB5" w:rsidP="00DC5395">
            <w:pPr>
              <w:autoSpaceDE w:val="0"/>
              <w:jc w:val="center"/>
              <w:textAlignment w:val="baseline"/>
              <w:rPr>
                <w:rFonts w:ascii="Times New Roman" w:hAnsi="Times New Roman"/>
                <w:color w:val="000000"/>
                <w:szCs w:val="21"/>
                <w:u w:color="000000"/>
              </w:rPr>
            </w:pPr>
            <w:r w:rsidRPr="000B60BF">
              <w:rPr>
                <w:rFonts w:ascii="Times New Roman" w:hAnsi="Times New Roman"/>
              </w:rPr>
              <w:t>主要设备及工艺原理</w:t>
            </w:r>
          </w:p>
        </w:tc>
        <w:tc>
          <w:tcPr>
            <w:tcW w:w="7625" w:type="dxa"/>
            <w:vAlign w:val="center"/>
          </w:tcPr>
          <w:p w:rsidR="00474C42" w:rsidRPr="000B60BF" w:rsidRDefault="00607204" w:rsidP="00B51195">
            <w:pPr>
              <w:pStyle w:val="af1"/>
              <w:autoSpaceDE w:val="0"/>
              <w:spacing w:before="0" w:line="240" w:lineRule="auto"/>
              <w:ind w:firstLine="0"/>
              <w:rPr>
                <w:rFonts w:ascii="Times New Roman" w:eastAsia="宋体"/>
                <w:sz w:val="21"/>
                <w:szCs w:val="21"/>
              </w:rPr>
            </w:pPr>
            <w:r>
              <w:rPr>
                <w:rFonts w:ascii="Times New Roman" w:eastAsia="宋体"/>
                <w:sz w:val="21"/>
                <w:szCs w:val="21"/>
              </w:rPr>
              <w:t>外部直供蒸汽</w:t>
            </w:r>
          </w:p>
        </w:tc>
      </w:tr>
      <w:tr w:rsidR="00474C42" w:rsidRPr="000B60BF">
        <w:trPr>
          <w:trHeight w:val="284"/>
          <w:jc w:val="center"/>
        </w:trPr>
        <w:tc>
          <w:tcPr>
            <w:tcW w:w="1731" w:type="dxa"/>
            <w:vAlign w:val="center"/>
          </w:tcPr>
          <w:p w:rsidR="00474C42" w:rsidRPr="000B60BF" w:rsidRDefault="002C3AB5" w:rsidP="00DC5395">
            <w:pPr>
              <w:autoSpaceDE w:val="0"/>
              <w:jc w:val="center"/>
              <w:textAlignment w:val="baseline"/>
              <w:rPr>
                <w:rFonts w:ascii="Times New Roman" w:hAnsi="Times New Roman"/>
                <w:color w:val="000000"/>
                <w:szCs w:val="21"/>
                <w:u w:color="000000"/>
              </w:rPr>
            </w:pPr>
            <w:r w:rsidRPr="000B60BF">
              <w:rPr>
                <w:rFonts w:ascii="Times New Roman" w:hAnsi="Times New Roman"/>
              </w:rPr>
              <w:t>环境影响</w:t>
            </w:r>
          </w:p>
        </w:tc>
        <w:tc>
          <w:tcPr>
            <w:tcW w:w="7625" w:type="dxa"/>
            <w:vAlign w:val="center"/>
          </w:tcPr>
          <w:p w:rsidR="00474C42" w:rsidRPr="000B60BF" w:rsidRDefault="00343DB2" w:rsidP="00C75D6A">
            <w:pPr>
              <w:autoSpaceDE w:val="0"/>
              <w:jc w:val="center"/>
              <w:textAlignment w:val="baseline"/>
              <w:rPr>
                <w:rFonts w:ascii="Times New Roman" w:hAnsi="Times New Roman"/>
                <w:color w:val="000000"/>
                <w:szCs w:val="21"/>
                <w:u w:color="000000"/>
              </w:rPr>
            </w:pPr>
            <w:r w:rsidRPr="0037105F">
              <w:rPr>
                <w:rFonts w:ascii="Times New Roman" w:hAnsi="Times New Roman" w:hint="eastAsia"/>
                <w:szCs w:val="21"/>
              </w:rPr>
              <w:t>减少</w:t>
            </w:r>
            <w:r w:rsidRPr="0037105F">
              <w:rPr>
                <w:rFonts w:ascii="Times New Roman" w:hAnsi="Times New Roman" w:hint="eastAsia"/>
                <w:szCs w:val="21"/>
              </w:rPr>
              <w:t>SO</w:t>
            </w:r>
            <w:r w:rsidRPr="0037105F">
              <w:rPr>
                <w:rFonts w:ascii="Times New Roman" w:hAnsi="Times New Roman" w:hint="eastAsia"/>
                <w:szCs w:val="21"/>
                <w:vertAlign w:val="subscript"/>
              </w:rPr>
              <w:t>2</w:t>
            </w:r>
            <w:r w:rsidRPr="0037105F">
              <w:rPr>
                <w:rFonts w:ascii="Times New Roman" w:hAnsi="Times New Roman" w:hint="eastAsia"/>
                <w:szCs w:val="21"/>
              </w:rPr>
              <w:t>排放量为</w:t>
            </w:r>
            <w:r w:rsidRPr="0037105F">
              <w:rPr>
                <w:rFonts w:ascii="Times New Roman" w:hAnsi="Times New Roman" w:hint="eastAsia"/>
                <w:szCs w:val="21"/>
              </w:rPr>
              <w:t>14.28t/a</w:t>
            </w:r>
            <w:r w:rsidRPr="0037105F">
              <w:rPr>
                <w:rFonts w:ascii="Times New Roman" w:hAnsi="Times New Roman" w:hint="eastAsia"/>
                <w:szCs w:val="21"/>
              </w:rPr>
              <w:t>，烟尘排放量为</w:t>
            </w:r>
            <w:r w:rsidRPr="0037105F">
              <w:rPr>
                <w:rFonts w:ascii="Times New Roman" w:hAnsi="Times New Roman" w:hint="eastAsia"/>
                <w:szCs w:val="21"/>
              </w:rPr>
              <w:t>1.68t/a</w:t>
            </w:r>
            <w:r w:rsidRPr="0037105F">
              <w:rPr>
                <w:rFonts w:ascii="Times New Roman" w:hAnsi="Times New Roman" w:hint="eastAsia"/>
                <w:szCs w:val="21"/>
              </w:rPr>
              <w:t>，</w:t>
            </w:r>
            <w:r w:rsidRPr="0037105F">
              <w:rPr>
                <w:rFonts w:ascii="Times New Roman" w:hAnsi="Times New Roman" w:hint="eastAsia"/>
                <w:szCs w:val="21"/>
              </w:rPr>
              <w:t>NO</w:t>
            </w:r>
            <w:r w:rsidRPr="0037105F">
              <w:rPr>
                <w:rFonts w:ascii="Times New Roman" w:hAnsi="Times New Roman" w:hint="eastAsia"/>
                <w:szCs w:val="21"/>
                <w:vertAlign w:val="subscript"/>
              </w:rPr>
              <w:t>x</w:t>
            </w:r>
            <w:r w:rsidRPr="0037105F">
              <w:rPr>
                <w:rFonts w:ascii="Times New Roman" w:hAnsi="Times New Roman" w:hint="eastAsia"/>
                <w:szCs w:val="21"/>
              </w:rPr>
              <w:t>排放量为</w:t>
            </w:r>
            <w:r w:rsidRPr="0037105F">
              <w:rPr>
                <w:rFonts w:ascii="Times New Roman" w:hAnsi="Times New Roman" w:hint="eastAsia"/>
                <w:szCs w:val="21"/>
              </w:rPr>
              <w:t>2.058t/</w:t>
            </w:r>
            <w:commentRangeStart w:id="417"/>
            <w:r w:rsidRPr="0037105F">
              <w:rPr>
                <w:rFonts w:ascii="Times New Roman" w:hAnsi="Times New Roman" w:hint="eastAsia"/>
                <w:szCs w:val="21"/>
              </w:rPr>
              <w:t>a</w:t>
            </w:r>
            <w:commentRangeEnd w:id="417"/>
            <w:r w:rsidR="001360CA">
              <w:rPr>
                <w:rStyle w:val="afe"/>
                <w:rFonts w:ascii="宋体" w:eastAsia="全真楷書" w:hAnsi="Times New Roman"/>
                <w:color w:val="000000"/>
                <w:kern w:val="0"/>
                <w:u w:color="000000"/>
              </w:rPr>
              <w:commentReference w:id="417"/>
            </w:r>
            <w:r w:rsidRPr="0037105F">
              <w:rPr>
                <w:rFonts w:ascii="Times New Roman" w:hAnsi="Times New Roman" w:hint="eastAsia"/>
                <w:szCs w:val="21"/>
              </w:rPr>
              <w:t>。</w:t>
            </w:r>
          </w:p>
        </w:tc>
      </w:tr>
    </w:tbl>
    <w:p w:rsidR="00474C42" w:rsidRPr="000B60BF" w:rsidRDefault="002C3AB5">
      <w:pPr>
        <w:spacing w:line="520" w:lineRule="exact"/>
        <w:jc w:val="center"/>
        <w:rPr>
          <w:rFonts w:ascii="Times New Roman" w:hAnsi="Times New Roman"/>
          <w:b/>
          <w:bCs/>
          <w:color w:val="000000"/>
          <w:sz w:val="24"/>
          <w:szCs w:val="24"/>
          <w:u w:color="000000"/>
        </w:rPr>
      </w:pPr>
      <w:r w:rsidRPr="000B60BF">
        <w:rPr>
          <w:rFonts w:ascii="Times New Roman" w:hAnsi="Times New Roman"/>
          <w:b/>
          <w:bCs/>
          <w:sz w:val="24"/>
          <w:szCs w:val="24"/>
        </w:rPr>
        <w:t>表</w:t>
      </w:r>
      <w:r w:rsidRPr="000B60BF">
        <w:rPr>
          <w:rFonts w:ascii="Times New Roman" w:hAnsi="Times New Roman"/>
          <w:b/>
          <w:bCs/>
          <w:sz w:val="24"/>
          <w:szCs w:val="24"/>
        </w:rPr>
        <w:t>5.4-2</w:t>
      </w:r>
      <w:r w:rsidR="007B020A" w:rsidRPr="007B020A">
        <w:rPr>
          <w:rFonts w:ascii="Times New Roman" w:hAnsi="Times New Roman" w:hint="eastAsia"/>
          <w:b/>
          <w:bCs/>
          <w:sz w:val="24"/>
          <w:szCs w:val="24"/>
        </w:rPr>
        <w:t>天然气燃烧炉代替燃煤热风炉供热</w:t>
      </w:r>
      <w:r w:rsidRPr="000B60BF">
        <w:rPr>
          <w:rFonts w:ascii="Times New Roman" w:hAnsi="Times New Roman"/>
          <w:b/>
          <w:bCs/>
          <w:sz w:val="24"/>
          <w:szCs w:val="24"/>
        </w:rPr>
        <w:t>方案说明表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731"/>
        <w:gridCol w:w="7625"/>
      </w:tblGrid>
      <w:tr w:rsidR="00474C42" w:rsidRPr="000B60BF">
        <w:trPr>
          <w:trHeight w:val="23"/>
          <w:jc w:val="center"/>
        </w:trPr>
        <w:tc>
          <w:tcPr>
            <w:tcW w:w="1731" w:type="dxa"/>
            <w:vAlign w:val="center"/>
          </w:tcPr>
          <w:p w:rsidR="00474C42" w:rsidRPr="000B60BF" w:rsidRDefault="002C3AB5">
            <w:pPr>
              <w:jc w:val="center"/>
              <w:textAlignment w:val="baseline"/>
              <w:rPr>
                <w:rFonts w:ascii="Times New Roman" w:hAnsi="Times New Roman"/>
                <w:color w:val="000000"/>
                <w:szCs w:val="21"/>
                <w:u w:color="000000"/>
              </w:rPr>
            </w:pPr>
            <w:r w:rsidRPr="000B60BF">
              <w:rPr>
                <w:rFonts w:ascii="Times New Roman" w:hAnsi="Times New Roman"/>
              </w:rPr>
              <w:t>方案编号</w:t>
            </w:r>
            <w:r w:rsidRPr="000B60BF">
              <w:rPr>
                <w:rFonts w:ascii="Times New Roman" w:hAnsi="Times New Roman"/>
              </w:rPr>
              <w:t>/</w:t>
            </w:r>
            <w:r w:rsidRPr="000B60BF">
              <w:rPr>
                <w:rFonts w:ascii="Times New Roman" w:hAnsi="Times New Roman"/>
              </w:rPr>
              <w:t>名称</w:t>
            </w:r>
          </w:p>
        </w:tc>
        <w:tc>
          <w:tcPr>
            <w:tcW w:w="7625" w:type="dxa"/>
            <w:vAlign w:val="center"/>
          </w:tcPr>
          <w:p w:rsidR="00474C42" w:rsidRPr="000B60BF" w:rsidRDefault="002C3AB5" w:rsidP="00585B87">
            <w:pPr>
              <w:jc w:val="center"/>
              <w:textAlignment w:val="baseline"/>
              <w:rPr>
                <w:rFonts w:ascii="Times New Roman" w:hAnsi="Times New Roman"/>
                <w:color w:val="000000"/>
                <w:szCs w:val="21"/>
                <w:u w:color="000000"/>
              </w:rPr>
            </w:pPr>
            <w:r w:rsidRPr="000B60BF">
              <w:rPr>
                <w:rFonts w:ascii="Times New Roman" w:hAnsi="Times New Roman"/>
              </w:rPr>
              <w:t>F1</w:t>
            </w:r>
            <w:r w:rsidR="00585B87">
              <w:rPr>
                <w:rFonts w:ascii="Times New Roman" w:hAnsi="Times New Roman" w:hint="eastAsia"/>
              </w:rPr>
              <w:t>5</w:t>
            </w:r>
            <w:r w:rsidR="00607D85">
              <w:rPr>
                <w:rFonts w:ascii="Times New Roman" w:hAnsi="Times New Roman"/>
                <w:szCs w:val="21"/>
              </w:rPr>
              <w:t>天然气燃烧炉代替燃煤热风炉供热</w:t>
            </w:r>
          </w:p>
        </w:tc>
      </w:tr>
      <w:tr w:rsidR="00474C42" w:rsidRPr="000B60BF">
        <w:trPr>
          <w:trHeight w:val="23"/>
          <w:jc w:val="center"/>
        </w:trPr>
        <w:tc>
          <w:tcPr>
            <w:tcW w:w="1731" w:type="dxa"/>
            <w:vAlign w:val="center"/>
          </w:tcPr>
          <w:p w:rsidR="00474C42" w:rsidRPr="000B60BF" w:rsidRDefault="002C3AB5">
            <w:pPr>
              <w:jc w:val="center"/>
              <w:textAlignment w:val="baseline"/>
              <w:rPr>
                <w:rFonts w:ascii="Times New Roman" w:hAnsi="Times New Roman"/>
                <w:color w:val="000000"/>
                <w:szCs w:val="21"/>
                <w:u w:color="000000"/>
              </w:rPr>
            </w:pPr>
            <w:r w:rsidRPr="000B60BF">
              <w:rPr>
                <w:rFonts w:ascii="Times New Roman" w:hAnsi="Times New Roman"/>
              </w:rPr>
              <w:t>方案要点</w:t>
            </w:r>
          </w:p>
        </w:tc>
        <w:tc>
          <w:tcPr>
            <w:tcW w:w="7625" w:type="dxa"/>
            <w:vAlign w:val="center"/>
          </w:tcPr>
          <w:p w:rsidR="00474C42" w:rsidRPr="000B60BF" w:rsidRDefault="002C3AB5" w:rsidP="00B51195">
            <w:pPr>
              <w:jc w:val="left"/>
              <w:textAlignment w:val="baseline"/>
              <w:rPr>
                <w:rFonts w:ascii="Times New Roman" w:hAnsi="Times New Roman"/>
                <w:color w:val="000000"/>
                <w:szCs w:val="21"/>
                <w:u w:color="000000"/>
              </w:rPr>
            </w:pPr>
            <w:r w:rsidRPr="000B60BF">
              <w:rPr>
                <w:rFonts w:ascii="Times New Roman" w:hAnsi="Times New Roman"/>
              </w:rPr>
              <w:t>清洁生产审核前，</w:t>
            </w:r>
            <w:r w:rsidR="00607D85">
              <w:rPr>
                <w:rFonts w:ascii="Times New Roman" w:hAnsi="Times New Roman"/>
                <w:kern w:val="0"/>
                <w:szCs w:val="21"/>
                <w:u w:color="000000"/>
              </w:rPr>
              <w:t>干燥车间喷粉工段使用能量为燃煤热风炉</w:t>
            </w:r>
            <w:r w:rsidR="00607D85">
              <w:rPr>
                <w:rFonts w:ascii="Times New Roman" w:hAnsi="Times New Roman" w:hint="eastAsia"/>
                <w:kern w:val="0"/>
                <w:szCs w:val="21"/>
                <w:u w:color="000000"/>
              </w:rPr>
              <w:t>，</w:t>
            </w:r>
            <w:r w:rsidR="00607D85">
              <w:rPr>
                <w:rFonts w:ascii="Times New Roman" w:hAnsi="Times New Roman"/>
                <w:kern w:val="0"/>
                <w:szCs w:val="21"/>
                <w:u w:color="000000"/>
              </w:rPr>
              <w:t>现</w:t>
            </w:r>
            <w:r w:rsidR="00AE7AF6">
              <w:rPr>
                <w:rFonts w:ascii="Times New Roman" w:hAnsi="Times New Roman"/>
                <w:kern w:val="0"/>
                <w:szCs w:val="21"/>
                <w:u w:color="000000"/>
              </w:rPr>
              <w:t>将</w:t>
            </w:r>
            <w:r w:rsidR="00AE7AF6">
              <w:rPr>
                <w:rFonts w:ascii="Times New Roman" w:hAnsi="Times New Roman" w:hint="eastAsia"/>
                <w:kern w:val="0"/>
                <w:szCs w:val="21"/>
                <w:u w:color="000000"/>
              </w:rPr>
              <w:t>2</w:t>
            </w:r>
            <w:r w:rsidR="00AE7AF6">
              <w:rPr>
                <w:rFonts w:ascii="Times New Roman" w:hAnsi="Times New Roman" w:hint="eastAsia"/>
                <w:kern w:val="0"/>
                <w:szCs w:val="21"/>
                <w:u w:color="000000"/>
              </w:rPr>
              <w:t>台燃煤热风炉改造为</w:t>
            </w:r>
            <w:r w:rsidR="00AE7AF6">
              <w:rPr>
                <w:rFonts w:ascii="Times New Roman" w:hAnsi="Times New Roman"/>
                <w:kern w:val="0"/>
                <w:szCs w:val="21"/>
                <w:u w:color="000000"/>
              </w:rPr>
              <w:t>天然气热风炉</w:t>
            </w:r>
            <w:r w:rsidR="00607D85">
              <w:rPr>
                <w:rFonts w:ascii="Times New Roman" w:hAnsi="Times New Roman"/>
                <w:kern w:val="0"/>
                <w:szCs w:val="21"/>
                <w:u w:color="000000"/>
              </w:rPr>
              <w:t>供热</w:t>
            </w:r>
            <w:r w:rsidR="00607D85">
              <w:rPr>
                <w:rFonts w:ascii="Times New Roman" w:hAnsi="Times New Roman" w:hint="eastAsia"/>
                <w:kern w:val="0"/>
                <w:szCs w:val="21"/>
                <w:u w:color="000000"/>
              </w:rPr>
              <w:t>。</w:t>
            </w:r>
          </w:p>
        </w:tc>
      </w:tr>
      <w:tr w:rsidR="00474C42" w:rsidRPr="000B60BF">
        <w:trPr>
          <w:trHeight w:val="23"/>
          <w:jc w:val="center"/>
        </w:trPr>
        <w:tc>
          <w:tcPr>
            <w:tcW w:w="1731" w:type="dxa"/>
            <w:vAlign w:val="center"/>
          </w:tcPr>
          <w:p w:rsidR="00474C42" w:rsidRPr="000B60BF" w:rsidRDefault="002C3AB5">
            <w:pPr>
              <w:jc w:val="center"/>
              <w:textAlignment w:val="baseline"/>
              <w:rPr>
                <w:rFonts w:ascii="Times New Roman" w:hAnsi="Times New Roman"/>
                <w:color w:val="000000"/>
                <w:szCs w:val="21"/>
                <w:u w:color="000000"/>
              </w:rPr>
            </w:pPr>
            <w:r w:rsidRPr="000B60BF">
              <w:rPr>
                <w:rFonts w:ascii="Times New Roman" w:hAnsi="Times New Roman"/>
              </w:rPr>
              <w:t>方案投资</w:t>
            </w:r>
          </w:p>
        </w:tc>
        <w:tc>
          <w:tcPr>
            <w:tcW w:w="7625" w:type="dxa"/>
            <w:vAlign w:val="center"/>
          </w:tcPr>
          <w:p w:rsidR="00474C42" w:rsidRPr="000B60BF" w:rsidRDefault="002C3AB5" w:rsidP="00D74FB3">
            <w:pPr>
              <w:jc w:val="center"/>
              <w:textAlignment w:val="baseline"/>
              <w:rPr>
                <w:rFonts w:ascii="Times New Roman" w:hAnsi="Times New Roman"/>
                <w:color w:val="000000"/>
                <w:szCs w:val="21"/>
                <w:u w:color="000000"/>
              </w:rPr>
            </w:pPr>
            <w:r w:rsidRPr="000B60BF">
              <w:rPr>
                <w:rFonts w:ascii="Times New Roman" w:hAnsi="Times New Roman"/>
              </w:rPr>
              <w:t>总投资约为：</w:t>
            </w:r>
            <w:r w:rsidR="00D74FB3">
              <w:rPr>
                <w:rFonts w:ascii="Times New Roman" w:hAnsi="Times New Roman" w:hint="eastAsia"/>
              </w:rPr>
              <w:t>69</w:t>
            </w:r>
            <w:r w:rsidRPr="000B60BF">
              <w:rPr>
                <w:rFonts w:ascii="Times New Roman" w:hAnsi="Times New Roman"/>
              </w:rPr>
              <w:t>万元</w:t>
            </w:r>
          </w:p>
        </w:tc>
      </w:tr>
      <w:tr w:rsidR="00474C42" w:rsidRPr="000B60BF">
        <w:trPr>
          <w:trHeight w:val="425"/>
          <w:jc w:val="center"/>
        </w:trPr>
        <w:tc>
          <w:tcPr>
            <w:tcW w:w="1731" w:type="dxa"/>
            <w:vAlign w:val="center"/>
          </w:tcPr>
          <w:p w:rsidR="00474C42" w:rsidRPr="000B60BF" w:rsidRDefault="002C3AB5">
            <w:pPr>
              <w:ind w:firstLineChars="150" w:firstLine="315"/>
              <w:textAlignment w:val="baseline"/>
              <w:rPr>
                <w:rFonts w:ascii="Times New Roman" w:hAnsi="Times New Roman"/>
                <w:color w:val="000000"/>
                <w:szCs w:val="21"/>
                <w:u w:color="000000"/>
              </w:rPr>
            </w:pPr>
            <w:r w:rsidRPr="000B60BF">
              <w:rPr>
                <w:rFonts w:ascii="Times New Roman" w:hAnsi="Times New Roman"/>
              </w:rPr>
              <w:t>方案效果</w:t>
            </w:r>
          </w:p>
        </w:tc>
        <w:tc>
          <w:tcPr>
            <w:tcW w:w="7625" w:type="dxa"/>
            <w:vAlign w:val="center"/>
          </w:tcPr>
          <w:p w:rsidR="00474C42" w:rsidRPr="000B60BF" w:rsidRDefault="00CA3442" w:rsidP="000B5556">
            <w:pPr>
              <w:jc w:val="center"/>
              <w:textAlignment w:val="baseline"/>
              <w:rPr>
                <w:rFonts w:ascii="Times New Roman" w:hAnsi="Times New Roman"/>
                <w:color w:val="000000"/>
                <w:szCs w:val="21"/>
                <w:u w:color="000000"/>
              </w:rPr>
            </w:pPr>
            <w:r>
              <w:rPr>
                <w:rFonts w:ascii="Times New Roman" w:hAnsi="Times New Roman"/>
                <w:szCs w:val="21"/>
              </w:rPr>
              <w:t>减少人员投入</w:t>
            </w:r>
            <w:r>
              <w:rPr>
                <w:rFonts w:ascii="Times New Roman" w:hAnsi="Times New Roman" w:hint="eastAsia"/>
                <w:szCs w:val="21"/>
              </w:rPr>
              <w:t>1</w:t>
            </w:r>
            <w:r>
              <w:rPr>
                <w:rFonts w:ascii="Times New Roman" w:hAnsi="Times New Roman" w:hint="eastAsia"/>
                <w:szCs w:val="21"/>
              </w:rPr>
              <w:t>人，</w:t>
            </w:r>
            <w:r>
              <w:rPr>
                <w:rFonts w:ascii="Times New Roman" w:hAnsi="Times New Roman"/>
                <w:szCs w:val="21"/>
              </w:rPr>
              <w:t>减少燃煤费用</w:t>
            </w:r>
            <w:r>
              <w:rPr>
                <w:rFonts w:ascii="Times New Roman" w:hAnsi="Times New Roman" w:hint="eastAsia"/>
                <w:szCs w:val="21"/>
              </w:rPr>
              <w:t>，</w:t>
            </w:r>
            <w:r>
              <w:rPr>
                <w:rFonts w:ascii="Times New Roman" w:hAnsi="Times New Roman"/>
                <w:szCs w:val="21"/>
              </w:rPr>
              <w:t>节省成本</w:t>
            </w:r>
          </w:p>
        </w:tc>
      </w:tr>
      <w:tr w:rsidR="00474C42" w:rsidRPr="000B60BF">
        <w:trPr>
          <w:trHeight w:val="23"/>
          <w:jc w:val="center"/>
        </w:trPr>
        <w:tc>
          <w:tcPr>
            <w:tcW w:w="1731" w:type="dxa"/>
            <w:vAlign w:val="center"/>
          </w:tcPr>
          <w:p w:rsidR="00474C42" w:rsidRPr="000B60BF" w:rsidRDefault="002C3AB5">
            <w:pPr>
              <w:jc w:val="center"/>
              <w:textAlignment w:val="baseline"/>
              <w:rPr>
                <w:rFonts w:ascii="Times New Roman" w:hAnsi="Times New Roman"/>
                <w:color w:val="000000"/>
                <w:szCs w:val="21"/>
                <w:u w:color="000000"/>
              </w:rPr>
            </w:pPr>
            <w:r w:rsidRPr="000B60BF">
              <w:rPr>
                <w:rFonts w:ascii="Times New Roman" w:hAnsi="Times New Roman"/>
              </w:rPr>
              <w:t>主要设备及工艺原理</w:t>
            </w:r>
          </w:p>
        </w:tc>
        <w:tc>
          <w:tcPr>
            <w:tcW w:w="7625" w:type="dxa"/>
            <w:vAlign w:val="center"/>
          </w:tcPr>
          <w:p w:rsidR="00474C42" w:rsidRPr="000B60BF" w:rsidRDefault="002C3AB5">
            <w:pPr>
              <w:pStyle w:val="af1"/>
              <w:spacing w:line="240" w:lineRule="auto"/>
              <w:ind w:firstLineChars="200" w:firstLine="420"/>
              <w:jc w:val="both"/>
              <w:rPr>
                <w:rFonts w:ascii="Times New Roman" w:eastAsia="宋体"/>
                <w:sz w:val="21"/>
                <w:szCs w:val="21"/>
              </w:rPr>
            </w:pPr>
            <w:r w:rsidRPr="000B60BF">
              <w:rPr>
                <w:rFonts w:ascii="Times New Roman" w:eastAsia="宋体"/>
                <w:sz w:val="21"/>
                <w:szCs w:val="21"/>
              </w:rPr>
              <w:t>主要设备为：</w:t>
            </w:r>
            <w:r w:rsidR="00801BAC">
              <w:rPr>
                <w:rFonts w:ascii="Times New Roman" w:eastAsia="宋体" w:hint="eastAsia"/>
                <w:sz w:val="21"/>
                <w:szCs w:val="21"/>
              </w:rPr>
              <w:t>天然气</w:t>
            </w:r>
            <w:r w:rsidR="005828F6">
              <w:rPr>
                <w:rFonts w:ascii="Times New Roman" w:eastAsia="宋体" w:hint="eastAsia"/>
                <w:sz w:val="21"/>
                <w:szCs w:val="21"/>
              </w:rPr>
              <w:t>热风炉</w:t>
            </w:r>
          </w:p>
          <w:p w:rsidR="00474C42" w:rsidRPr="000B60BF" w:rsidRDefault="002C3AB5">
            <w:pPr>
              <w:pStyle w:val="af1"/>
              <w:spacing w:line="240" w:lineRule="auto"/>
              <w:ind w:firstLineChars="200" w:firstLine="420"/>
              <w:jc w:val="both"/>
              <w:rPr>
                <w:rFonts w:ascii="Times New Roman" w:eastAsia="宋体"/>
                <w:sz w:val="21"/>
                <w:szCs w:val="21"/>
              </w:rPr>
            </w:pPr>
            <w:r w:rsidRPr="000B60BF">
              <w:rPr>
                <w:rFonts w:ascii="Times New Roman" w:eastAsia="宋体"/>
                <w:sz w:val="21"/>
                <w:szCs w:val="21"/>
              </w:rPr>
              <w:t>其工作原理：</w:t>
            </w:r>
          </w:p>
          <w:p w:rsidR="00474C42" w:rsidRPr="000B60BF" w:rsidRDefault="004D4EA9">
            <w:pPr>
              <w:pStyle w:val="af1"/>
              <w:spacing w:line="240" w:lineRule="auto"/>
              <w:ind w:firstLineChars="200" w:firstLine="420"/>
              <w:jc w:val="both"/>
              <w:rPr>
                <w:rFonts w:ascii="Times New Roman" w:eastAsia="宋体"/>
                <w:sz w:val="21"/>
                <w:szCs w:val="21"/>
              </w:rPr>
            </w:pPr>
            <w:r>
              <w:rPr>
                <w:rFonts w:ascii="Times New Roman" w:eastAsia="宋体" w:hint="eastAsia"/>
                <w:sz w:val="21"/>
                <w:szCs w:val="21"/>
              </w:rPr>
              <w:t>天然气</w:t>
            </w:r>
            <w:r>
              <w:rPr>
                <w:rFonts w:ascii="Times New Roman" w:eastAsia="宋体"/>
                <w:sz w:val="21"/>
                <w:szCs w:val="21"/>
              </w:rPr>
              <w:t>直接燃烧</w:t>
            </w:r>
            <w:r>
              <w:rPr>
                <w:rFonts w:ascii="Times New Roman" w:eastAsia="宋体" w:hint="eastAsia"/>
                <w:sz w:val="21"/>
                <w:szCs w:val="21"/>
              </w:rPr>
              <w:t>，</w:t>
            </w:r>
            <w:r>
              <w:rPr>
                <w:rFonts w:ascii="Times New Roman" w:eastAsia="宋体"/>
                <w:sz w:val="21"/>
                <w:szCs w:val="21"/>
              </w:rPr>
              <w:t>形成高温气体</w:t>
            </w:r>
            <w:r>
              <w:rPr>
                <w:rFonts w:ascii="Times New Roman" w:eastAsia="宋体" w:hint="eastAsia"/>
                <w:sz w:val="21"/>
                <w:szCs w:val="21"/>
              </w:rPr>
              <w:t>，</w:t>
            </w:r>
            <w:r w:rsidR="00C75D6A">
              <w:rPr>
                <w:rFonts w:ascii="Times New Roman" w:eastAsia="宋体" w:hint="eastAsia"/>
                <w:color w:val="auto"/>
                <w:sz w:val="21"/>
                <w:szCs w:val="21"/>
              </w:rPr>
              <w:t>与冷空气混合变成热空气或热风进行加热</w:t>
            </w:r>
            <w:r>
              <w:rPr>
                <w:rFonts w:ascii="Times New Roman" w:eastAsia="宋体" w:hint="eastAsia"/>
                <w:color w:val="auto"/>
                <w:sz w:val="21"/>
                <w:szCs w:val="21"/>
              </w:rPr>
              <w:t>。</w:t>
            </w:r>
          </w:p>
        </w:tc>
      </w:tr>
      <w:tr w:rsidR="00474C42" w:rsidRPr="000B60BF">
        <w:trPr>
          <w:trHeight w:val="23"/>
          <w:jc w:val="center"/>
        </w:trPr>
        <w:tc>
          <w:tcPr>
            <w:tcW w:w="1731" w:type="dxa"/>
            <w:vAlign w:val="center"/>
          </w:tcPr>
          <w:p w:rsidR="00474C42" w:rsidRPr="000B60BF" w:rsidRDefault="002C3AB5">
            <w:pPr>
              <w:jc w:val="center"/>
              <w:textAlignment w:val="baseline"/>
              <w:rPr>
                <w:rFonts w:ascii="Times New Roman" w:hAnsi="Times New Roman"/>
                <w:color w:val="000000"/>
                <w:szCs w:val="21"/>
                <w:u w:color="000000"/>
              </w:rPr>
            </w:pPr>
            <w:r w:rsidRPr="000B60BF">
              <w:rPr>
                <w:rFonts w:ascii="Times New Roman" w:hAnsi="Times New Roman"/>
              </w:rPr>
              <w:t>环境影响</w:t>
            </w:r>
          </w:p>
        </w:tc>
        <w:tc>
          <w:tcPr>
            <w:tcW w:w="7625" w:type="dxa"/>
            <w:vAlign w:val="center"/>
          </w:tcPr>
          <w:p w:rsidR="00474C42" w:rsidRPr="000B60BF" w:rsidRDefault="00774F8A" w:rsidP="006D7E58">
            <w:pPr>
              <w:jc w:val="center"/>
              <w:textAlignment w:val="baseline"/>
              <w:rPr>
                <w:rFonts w:ascii="Times New Roman" w:hAnsi="Times New Roman"/>
                <w:color w:val="000000"/>
                <w:szCs w:val="21"/>
                <w:u w:color="000000"/>
              </w:rPr>
            </w:pPr>
            <w:r w:rsidRPr="00774F8A">
              <w:rPr>
                <w:rFonts w:ascii="Times New Roman" w:hAnsi="Times New Roman" w:hint="eastAsia"/>
                <w:szCs w:val="21"/>
              </w:rPr>
              <w:t>减少</w:t>
            </w:r>
            <w:r w:rsidRPr="00774F8A">
              <w:rPr>
                <w:rFonts w:ascii="Times New Roman" w:hAnsi="Times New Roman" w:hint="eastAsia"/>
                <w:szCs w:val="21"/>
              </w:rPr>
              <w:t>SO</w:t>
            </w:r>
            <w:r w:rsidRPr="00774F8A">
              <w:rPr>
                <w:rFonts w:ascii="Times New Roman" w:hAnsi="Times New Roman" w:hint="eastAsia"/>
                <w:szCs w:val="21"/>
                <w:vertAlign w:val="subscript"/>
              </w:rPr>
              <w:t>2</w:t>
            </w:r>
            <w:r w:rsidRPr="00774F8A">
              <w:rPr>
                <w:rFonts w:ascii="Times New Roman" w:hAnsi="Times New Roman" w:hint="eastAsia"/>
                <w:szCs w:val="21"/>
              </w:rPr>
              <w:t>排放量为</w:t>
            </w:r>
            <w:r w:rsidRPr="00774F8A">
              <w:rPr>
                <w:rFonts w:ascii="Times New Roman" w:hAnsi="Times New Roman" w:hint="eastAsia"/>
                <w:szCs w:val="21"/>
              </w:rPr>
              <w:t>14.42t/a</w:t>
            </w:r>
            <w:r w:rsidRPr="00774F8A">
              <w:rPr>
                <w:rFonts w:ascii="Times New Roman" w:hAnsi="Times New Roman" w:hint="eastAsia"/>
                <w:szCs w:val="21"/>
              </w:rPr>
              <w:t>，</w:t>
            </w:r>
            <w:r w:rsidRPr="00774F8A">
              <w:rPr>
                <w:rFonts w:ascii="Times New Roman" w:hAnsi="Times New Roman" w:hint="eastAsia"/>
                <w:szCs w:val="21"/>
              </w:rPr>
              <w:t>NO</w:t>
            </w:r>
            <w:r w:rsidRPr="00774F8A">
              <w:rPr>
                <w:rFonts w:ascii="Times New Roman" w:hAnsi="Times New Roman" w:hint="eastAsia"/>
                <w:szCs w:val="21"/>
                <w:vertAlign w:val="subscript"/>
              </w:rPr>
              <w:t>x</w:t>
            </w:r>
            <w:r w:rsidRPr="00774F8A">
              <w:rPr>
                <w:rFonts w:ascii="Times New Roman" w:hAnsi="Times New Roman" w:hint="eastAsia"/>
                <w:szCs w:val="21"/>
              </w:rPr>
              <w:t>排放量为</w:t>
            </w:r>
            <w:r w:rsidRPr="00774F8A">
              <w:rPr>
                <w:rFonts w:ascii="Times New Roman" w:hAnsi="Times New Roman" w:hint="eastAsia"/>
                <w:szCs w:val="21"/>
              </w:rPr>
              <w:t>2.09t/a</w:t>
            </w:r>
            <w:r w:rsidRPr="00774F8A">
              <w:rPr>
                <w:rFonts w:ascii="Times New Roman" w:hAnsi="Times New Roman" w:hint="eastAsia"/>
                <w:szCs w:val="21"/>
              </w:rPr>
              <w:t>，烟尘排放量为</w:t>
            </w:r>
            <w:r w:rsidRPr="00774F8A">
              <w:rPr>
                <w:rFonts w:ascii="Times New Roman" w:hAnsi="Times New Roman" w:hint="eastAsia"/>
                <w:szCs w:val="21"/>
              </w:rPr>
              <w:t>1.46t/</w:t>
            </w:r>
            <w:commentRangeStart w:id="418"/>
            <w:r w:rsidRPr="00774F8A">
              <w:rPr>
                <w:rFonts w:ascii="Times New Roman" w:hAnsi="Times New Roman" w:hint="eastAsia"/>
                <w:szCs w:val="21"/>
              </w:rPr>
              <w:t>a</w:t>
            </w:r>
            <w:commentRangeEnd w:id="418"/>
            <w:r w:rsidR="001360CA">
              <w:rPr>
                <w:rStyle w:val="afe"/>
                <w:rFonts w:ascii="宋体" w:eastAsia="全真楷書" w:hAnsi="Times New Roman"/>
                <w:color w:val="000000"/>
                <w:kern w:val="0"/>
                <w:u w:color="000000"/>
              </w:rPr>
              <w:commentReference w:id="418"/>
            </w:r>
            <w:r w:rsidRPr="00774F8A">
              <w:rPr>
                <w:rFonts w:ascii="Times New Roman" w:hAnsi="Times New Roman" w:hint="eastAsia"/>
                <w:szCs w:val="21"/>
              </w:rPr>
              <w:t>。</w:t>
            </w:r>
          </w:p>
        </w:tc>
      </w:tr>
    </w:tbl>
    <w:p w:rsidR="00822604" w:rsidRDefault="00822604" w:rsidP="00F4073D">
      <w:pPr>
        <w:spacing w:line="520" w:lineRule="exact"/>
        <w:jc w:val="center"/>
        <w:rPr>
          <w:rFonts w:ascii="Times New Roman" w:hAnsi="Times New Roman"/>
          <w:b/>
          <w:bCs/>
          <w:sz w:val="24"/>
          <w:szCs w:val="24"/>
        </w:rPr>
      </w:pPr>
    </w:p>
    <w:p w:rsidR="00822604" w:rsidRDefault="00822604" w:rsidP="00F4073D">
      <w:pPr>
        <w:spacing w:line="520" w:lineRule="exact"/>
        <w:jc w:val="center"/>
        <w:rPr>
          <w:rFonts w:ascii="Times New Roman" w:hAnsi="Times New Roman"/>
          <w:b/>
          <w:bCs/>
          <w:sz w:val="24"/>
          <w:szCs w:val="24"/>
        </w:rPr>
      </w:pPr>
    </w:p>
    <w:p w:rsidR="00822604" w:rsidRDefault="00822604" w:rsidP="00F4073D">
      <w:pPr>
        <w:spacing w:line="520" w:lineRule="exact"/>
        <w:jc w:val="center"/>
        <w:rPr>
          <w:rFonts w:ascii="Times New Roman" w:hAnsi="Times New Roman"/>
          <w:b/>
          <w:bCs/>
          <w:sz w:val="24"/>
          <w:szCs w:val="24"/>
        </w:rPr>
      </w:pPr>
    </w:p>
    <w:p w:rsidR="00822604" w:rsidRDefault="00822604" w:rsidP="00F4073D">
      <w:pPr>
        <w:spacing w:line="520" w:lineRule="exact"/>
        <w:jc w:val="center"/>
        <w:rPr>
          <w:rFonts w:ascii="Times New Roman" w:hAnsi="Times New Roman"/>
          <w:b/>
          <w:bCs/>
          <w:sz w:val="24"/>
          <w:szCs w:val="24"/>
        </w:rPr>
      </w:pPr>
    </w:p>
    <w:p w:rsidR="00822604" w:rsidRDefault="00822604" w:rsidP="00F4073D">
      <w:pPr>
        <w:spacing w:line="520" w:lineRule="exact"/>
        <w:jc w:val="center"/>
        <w:rPr>
          <w:rFonts w:ascii="Times New Roman" w:hAnsi="Times New Roman"/>
          <w:b/>
          <w:bCs/>
          <w:sz w:val="24"/>
          <w:szCs w:val="24"/>
        </w:rPr>
      </w:pPr>
    </w:p>
    <w:p w:rsidR="00822604" w:rsidRDefault="00822604" w:rsidP="00F4073D">
      <w:pPr>
        <w:spacing w:line="520" w:lineRule="exact"/>
        <w:jc w:val="center"/>
        <w:rPr>
          <w:rFonts w:ascii="Times New Roman" w:hAnsi="Times New Roman"/>
          <w:b/>
          <w:bCs/>
          <w:sz w:val="24"/>
          <w:szCs w:val="24"/>
        </w:rPr>
      </w:pPr>
    </w:p>
    <w:p w:rsidR="00F4073D" w:rsidRPr="000B60BF" w:rsidRDefault="00F4073D" w:rsidP="00F4073D">
      <w:pPr>
        <w:spacing w:line="520" w:lineRule="exact"/>
        <w:jc w:val="center"/>
        <w:rPr>
          <w:rFonts w:ascii="Times New Roman" w:hAnsi="Times New Roman"/>
          <w:b/>
          <w:bCs/>
          <w:sz w:val="24"/>
          <w:szCs w:val="24"/>
        </w:rPr>
      </w:pPr>
      <w:r w:rsidRPr="000B60BF">
        <w:rPr>
          <w:rFonts w:ascii="Times New Roman" w:hAnsi="Times New Roman"/>
          <w:b/>
          <w:bCs/>
          <w:sz w:val="24"/>
          <w:szCs w:val="24"/>
        </w:rPr>
        <w:lastRenderedPageBreak/>
        <w:t>表</w:t>
      </w:r>
      <w:r w:rsidRPr="000B60BF">
        <w:rPr>
          <w:rFonts w:ascii="Times New Roman" w:hAnsi="Times New Roman"/>
          <w:b/>
          <w:bCs/>
          <w:sz w:val="24"/>
          <w:szCs w:val="24"/>
        </w:rPr>
        <w:t>5.4-</w:t>
      </w:r>
      <w:r>
        <w:rPr>
          <w:rFonts w:ascii="Times New Roman" w:hAnsi="Times New Roman" w:hint="eastAsia"/>
          <w:b/>
          <w:bCs/>
          <w:sz w:val="24"/>
          <w:szCs w:val="24"/>
        </w:rPr>
        <w:t>3</w:t>
      </w:r>
      <w:r w:rsidRPr="000B60BF">
        <w:rPr>
          <w:rFonts w:ascii="Times New Roman" w:hAnsi="Times New Roman"/>
          <w:b/>
          <w:bCs/>
          <w:sz w:val="24"/>
          <w:szCs w:val="24"/>
        </w:rPr>
        <w:t xml:space="preserve">  </w:t>
      </w:r>
      <w:r w:rsidRPr="00F4073D">
        <w:rPr>
          <w:rFonts w:ascii="Times New Roman" w:hAnsi="Times New Roman" w:hint="eastAsia"/>
          <w:b/>
          <w:bCs/>
          <w:sz w:val="24"/>
          <w:szCs w:val="24"/>
        </w:rPr>
        <w:t>合成车间自动化改造</w:t>
      </w:r>
      <w:r w:rsidRPr="000B60BF">
        <w:rPr>
          <w:rFonts w:ascii="Times New Roman" w:hAnsi="Times New Roman"/>
          <w:b/>
          <w:bCs/>
          <w:sz w:val="24"/>
          <w:szCs w:val="24"/>
        </w:rPr>
        <w:t>方案说明表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731"/>
        <w:gridCol w:w="7625"/>
      </w:tblGrid>
      <w:tr w:rsidR="00F4073D" w:rsidRPr="000B60BF" w:rsidTr="007A5159">
        <w:trPr>
          <w:trHeight w:val="284"/>
          <w:jc w:val="center"/>
        </w:trPr>
        <w:tc>
          <w:tcPr>
            <w:tcW w:w="1731" w:type="dxa"/>
            <w:vAlign w:val="center"/>
          </w:tcPr>
          <w:p w:rsidR="00F4073D" w:rsidRPr="000B60BF" w:rsidRDefault="00F4073D" w:rsidP="007A5159">
            <w:pPr>
              <w:autoSpaceDE w:val="0"/>
              <w:jc w:val="center"/>
              <w:textAlignment w:val="baseline"/>
              <w:rPr>
                <w:rFonts w:ascii="Times New Roman" w:hAnsi="Times New Roman"/>
                <w:color w:val="000000"/>
                <w:szCs w:val="21"/>
                <w:u w:color="000000"/>
              </w:rPr>
            </w:pPr>
            <w:r w:rsidRPr="000B60BF">
              <w:rPr>
                <w:rFonts w:ascii="Times New Roman" w:hAnsi="Times New Roman"/>
              </w:rPr>
              <w:t>方案编号</w:t>
            </w:r>
            <w:r w:rsidRPr="000B60BF">
              <w:rPr>
                <w:rFonts w:ascii="Times New Roman" w:hAnsi="Times New Roman"/>
              </w:rPr>
              <w:t>/</w:t>
            </w:r>
            <w:r w:rsidRPr="000B60BF">
              <w:rPr>
                <w:rFonts w:ascii="Times New Roman" w:hAnsi="Times New Roman"/>
              </w:rPr>
              <w:t>名称</w:t>
            </w:r>
          </w:p>
        </w:tc>
        <w:tc>
          <w:tcPr>
            <w:tcW w:w="7625" w:type="dxa"/>
            <w:vAlign w:val="center"/>
          </w:tcPr>
          <w:p w:rsidR="00F4073D" w:rsidRPr="000B60BF" w:rsidRDefault="00F4073D" w:rsidP="00585B87">
            <w:pPr>
              <w:autoSpaceDE w:val="0"/>
              <w:jc w:val="center"/>
              <w:textAlignment w:val="baseline"/>
              <w:rPr>
                <w:rFonts w:ascii="Times New Roman" w:hAnsi="Times New Roman"/>
                <w:color w:val="000000"/>
                <w:szCs w:val="21"/>
                <w:u w:color="000000"/>
              </w:rPr>
            </w:pPr>
            <w:r w:rsidRPr="000B60BF">
              <w:rPr>
                <w:rFonts w:ascii="Times New Roman" w:hAnsi="Times New Roman"/>
              </w:rPr>
              <w:t>F1</w:t>
            </w:r>
            <w:r w:rsidR="00585B87">
              <w:rPr>
                <w:rFonts w:ascii="Times New Roman" w:hAnsi="Times New Roman" w:hint="eastAsia"/>
              </w:rPr>
              <w:t>6</w:t>
            </w:r>
            <w:r w:rsidRPr="00F4073D">
              <w:rPr>
                <w:rFonts w:ascii="Times New Roman" w:hAnsi="Times New Roman" w:hint="eastAsia"/>
                <w:szCs w:val="21"/>
              </w:rPr>
              <w:t>合成车间自动化改造</w:t>
            </w:r>
          </w:p>
        </w:tc>
      </w:tr>
      <w:tr w:rsidR="00F4073D" w:rsidRPr="000B60BF" w:rsidTr="007A5159">
        <w:trPr>
          <w:trHeight w:val="284"/>
          <w:jc w:val="center"/>
        </w:trPr>
        <w:tc>
          <w:tcPr>
            <w:tcW w:w="1731" w:type="dxa"/>
            <w:vAlign w:val="center"/>
          </w:tcPr>
          <w:p w:rsidR="00F4073D" w:rsidRPr="000B60BF" w:rsidRDefault="00F4073D" w:rsidP="007A5159">
            <w:pPr>
              <w:autoSpaceDE w:val="0"/>
              <w:jc w:val="center"/>
              <w:textAlignment w:val="baseline"/>
              <w:rPr>
                <w:rFonts w:ascii="Times New Roman" w:hAnsi="Times New Roman"/>
                <w:color w:val="000000"/>
                <w:szCs w:val="21"/>
                <w:u w:color="000000"/>
              </w:rPr>
            </w:pPr>
            <w:r w:rsidRPr="000B60BF">
              <w:rPr>
                <w:rFonts w:ascii="Times New Roman" w:hAnsi="Times New Roman"/>
              </w:rPr>
              <w:t>方案要点</w:t>
            </w:r>
          </w:p>
        </w:tc>
        <w:tc>
          <w:tcPr>
            <w:tcW w:w="7625" w:type="dxa"/>
            <w:vAlign w:val="center"/>
          </w:tcPr>
          <w:p w:rsidR="00F4073D" w:rsidRPr="000B60BF" w:rsidRDefault="00057798" w:rsidP="007A5159">
            <w:pPr>
              <w:autoSpaceDE w:val="0"/>
              <w:textAlignment w:val="baseline"/>
              <w:rPr>
                <w:rFonts w:ascii="Times New Roman" w:hAnsi="Times New Roman"/>
                <w:color w:val="000000"/>
                <w:szCs w:val="21"/>
                <w:u w:color="000000"/>
              </w:rPr>
            </w:pPr>
            <w:r>
              <w:rPr>
                <w:rFonts w:ascii="Times New Roman" w:hAnsi="Times New Roman" w:hint="eastAsia"/>
                <w:kern w:val="0"/>
                <w:szCs w:val="21"/>
                <w:u w:color="000000"/>
              </w:rPr>
              <w:t>原</w:t>
            </w:r>
            <w:r>
              <w:rPr>
                <w:rFonts w:ascii="Times New Roman" w:hAnsi="Times New Roman"/>
                <w:kern w:val="0"/>
                <w:szCs w:val="21"/>
                <w:u w:color="000000"/>
              </w:rPr>
              <w:t>合成车间的物料投放</w:t>
            </w:r>
            <w:r>
              <w:rPr>
                <w:rFonts w:ascii="Times New Roman" w:hAnsi="Times New Roman" w:hint="eastAsia"/>
                <w:kern w:val="0"/>
                <w:szCs w:val="21"/>
                <w:u w:color="000000"/>
              </w:rPr>
              <w:t>、</w:t>
            </w:r>
            <w:r>
              <w:rPr>
                <w:rFonts w:ascii="Times New Roman" w:hAnsi="Times New Roman"/>
                <w:kern w:val="0"/>
                <w:szCs w:val="21"/>
                <w:u w:color="000000"/>
              </w:rPr>
              <w:t>反应釜参数控制均为人工操作</w:t>
            </w:r>
            <w:r>
              <w:rPr>
                <w:rFonts w:ascii="Times New Roman" w:hAnsi="Times New Roman" w:hint="eastAsia"/>
                <w:kern w:val="0"/>
                <w:szCs w:val="21"/>
                <w:u w:color="000000"/>
              </w:rPr>
              <w:t>，</w:t>
            </w:r>
            <w:r>
              <w:rPr>
                <w:rFonts w:ascii="Times New Roman" w:hAnsi="Times New Roman"/>
                <w:kern w:val="0"/>
                <w:szCs w:val="21"/>
                <w:u w:color="000000"/>
              </w:rPr>
              <w:t>现在合成车间增加一套分布式</w:t>
            </w:r>
            <w:r>
              <w:rPr>
                <w:rFonts w:ascii="Times New Roman" w:hAnsi="Times New Roman" w:hint="eastAsia"/>
                <w:kern w:val="0"/>
                <w:szCs w:val="21"/>
                <w:u w:color="000000"/>
              </w:rPr>
              <w:t>DCS</w:t>
            </w:r>
            <w:r>
              <w:rPr>
                <w:rFonts w:ascii="Times New Roman" w:hAnsi="Times New Roman" w:hint="eastAsia"/>
                <w:kern w:val="0"/>
                <w:szCs w:val="21"/>
                <w:u w:color="000000"/>
              </w:rPr>
              <w:t>电脑自动化控制系统。减少因人工操作造成的物料、产品浪费，以及操作不当造成的污染风险。</w:t>
            </w:r>
          </w:p>
        </w:tc>
      </w:tr>
      <w:tr w:rsidR="00F4073D" w:rsidRPr="000B60BF" w:rsidTr="007A5159">
        <w:trPr>
          <w:trHeight w:val="284"/>
          <w:jc w:val="center"/>
        </w:trPr>
        <w:tc>
          <w:tcPr>
            <w:tcW w:w="1731" w:type="dxa"/>
            <w:vAlign w:val="center"/>
          </w:tcPr>
          <w:p w:rsidR="00F4073D" w:rsidRPr="000B60BF" w:rsidRDefault="00F4073D" w:rsidP="007A5159">
            <w:pPr>
              <w:autoSpaceDE w:val="0"/>
              <w:jc w:val="center"/>
              <w:textAlignment w:val="baseline"/>
              <w:rPr>
                <w:rFonts w:ascii="Times New Roman" w:hAnsi="Times New Roman"/>
                <w:color w:val="000000"/>
                <w:szCs w:val="21"/>
                <w:u w:color="000000"/>
              </w:rPr>
            </w:pPr>
            <w:r w:rsidRPr="000B60BF">
              <w:rPr>
                <w:rFonts w:ascii="Times New Roman" w:hAnsi="Times New Roman"/>
              </w:rPr>
              <w:t>方案投资</w:t>
            </w:r>
          </w:p>
        </w:tc>
        <w:tc>
          <w:tcPr>
            <w:tcW w:w="7625" w:type="dxa"/>
            <w:vAlign w:val="center"/>
          </w:tcPr>
          <w:p w:rsidR="00F4073D" w:rsidRPr="000B60BF" w:rsidRDefault="00F4073D" w:rsidP="007A5159">
            <w:pPr>
              <w:autoSpaceDE w:val="0"/>
              <w:jc w:val="center"/>
              <w:textAlignment w:val="baseline"/>
              <w:rPr>
                <w:rFonts w:ascii="Times New Roman" w:hAnsi="Times New Roman"/>
                <w:color w:val="000000"/>
                <w:szCs w:val="21"/>
                <w:u w:color="000000"/>
              </w:rPr>
            </w:pPr>
            <w:r w:rsidRPr="000B60BF">
              <w:rPr>
                <w:rFonts w:ascii="Times New Roman" w:hAnsi="Times New Roman"/>
              </w:rPr>
              <w:t>总投资约为：</w:t>
            </w:r>
            <w:r w:rsidR="00057798">
              <w:rPr>
                <w:rFonts w:ascii="Times New Roman" w:hAnsi="Times New Roman" w:hint="eastAsia"/>
              </w:rPr>
              <w:t>25</w:t>
            </w:r>
            <w:r w:rsidRPr="000B60BF">
              <w:rPr>
                <w:rFonts w:ascii="Times New Roman" w:hAnsi="Times New Roman"/>
              </w:rPr>
              <w:t>万元</w:t>
            </w:r>
          </w:p>
        </w:tc>
      </w:tr>
      <w:tr w:rsidR="00F4073D" w:rsidRPr="000B60BF" w:rsidTr="007A5159">
        <w:trPr>
          <w:trHeight w:val="284"/>
          <w:jc w:val="center"/>
        </w:trPr>
        <w:tc>
          <w:tcPr>
            <w:tcW w:w="1731" w:type="dxa"/>
            <w:vAlign w:val="center"/>
          </w:tcPr>
          <w:p w:rsidR="00F4073D" w:rsidRPr="000B60BF" w:rsidRDefault="00F4073D" w:rsidP="007A5159">
            <w:pPr>
              <w:autoSpaceDE w:val="0"/>
              <w:jc w:val="center"/>
              <w:textAlignment w:val="baseline"/>
              <w:rPr>
                <w:rFonts w:ascii="Times New Roman" w:hAnsi="Times New Roman"/>
                <w:color w:val="000000"/>
                <w:szCs w:val="21"/>
                <w:u w:color="000000"/>
              </w:rPr>
            </w:pPr>
            <w:r w:rsidRPr="000B60BF">
              <w:rPr>
                <w:rFonts w:ascii="Times New Roman" w:hAnsi="Times New Roman"/>
              </w:rPr>
              <w:t>方案效果</w:t>
            </w:r>
          </w:p>
        </w:tc>
        <w:tc>
          <w:tcPr>
            <w:tcW w:w="7625" w:type="dxa"/>
            <w:vAlign w:val="center"/>
          </w:tcPr>
          <w:p w:rsidR="00F4073D" w:rsidRPr="000B60BF" w:rsidRDefault="00F4073D" w:rsidP="00B51195">
            <w:pPr>
              <w:autoSpaceDE w:val="0"/>
              <w:jc w:val="center"/>
              <w:textAlignment w:val="baseline"/>
              <w:rPr>
                <w:rFonts w:ascii="Times New Roman" w:hAnsi="Times New Roman"/>
                <w:color w:val="000000"/>
                <w:szCs w:val="21"/>
                <w:u w:color="000000"/>
              </w:rPr>
            </w:pPr>
            <w:r>
              <w:rPr>
                <w:rFonts w:ascii="Times New Roman" w:hAnsi="Times New Roman" w:hint="eastAsia"/>
                <w:kern w:val="0"/>
                <w:szCs w:val="21"/>
                <w:u w:color="000000"/>
              </w:rPr>
              <w:t>节约了人员投入，节约</w:t>
            </w:r>
            <w:r w:rsidR="00057798">
              <w:rPr>
                <w:rFonts w:ascii="Times New Roman" w:hAnsi="Times New Roman" w:hint="eastAsia"/>
                <w:kern w:val="0"/>
                <w:szCs w:val="21"/>
                <w:u w:color="000000"/>
              </w:rPr>
              <w:t>物料能耗使用</w:t>
            </w:r>
            <w:r>
              <w:rPr>
                <w:rFonts w:ascii="Times New Roman" w:hAnsi="Times New Roman" w:hint="eastAsia"/>
                <w:kern w:val="0"/>
                <w:szCs w:val="21"/>
                <w:u w:color="000000"/>
              </w:rPr>
              <w:t>，减少厂区污染</w:t>
            </w:r>
            <w:r w:rsidR="00057798">
              <w:rPr>
                <w:rFonts w:ascii="Times New Roman" w:hAnsi="Times New Roman" w:hint="eastAsia"/>
                <w:kern w:val="0"/>
                <w:szCs w:val="21"/>
                <w:u w:color="000000"/>
              </w:rPr>
              <w:t>风险</w:t>
            </w:r>
            <w:r>
              <w:rPr>
                <w:rFonts w:ascii="Times New Roman" w:hAnsi="Times New Roman" w:hint="eastAsia"/>
                <w:kern w:val="0"/>
                <w:szCs w:val="21"/>
                <w:u w:color="000000"/>
              </w:rPr>
              <w:t>。</w:t>
            </w:r>
          </w:p>
        </w:tc>
      </w:tr>
      <w:tr w:rsidR="00F4073D" w:rsidRPr="000B60BF" w:rsidTr="007A5159">
        <w:trPr>
          <w:trHeight w:val="284"/>
          <w:jc w:val="center"/>
        </w:trPr>
        <w:tc>
          <w:tcPr>
            <w:tcW w:w="1731" w:type="dxa"/>
            <w:vAlign w:val="center"/>
          </w:tcPr>
          <w:p w:rsidR="00F4073D" w:rsidRPr="000B60BF" w:rsidRDefault="00F4073D" w:rsidP="007A5159">
            <w:pPr>
              <w:autoSpaceDE w:val="0"/>
              <w:jc w:val="center"/>
              <w:textAlignment w:val="baseline"/>
              <w:rPr>
                <w:rFonts w:ascii="Times New Roman" w:hAnsi="Times New Roman"/>
                <w:color w:val="000000"/>
                <w:szCs w:val="21"/>
                <w:u w:color="000000"/>
              </w:rPr>
            </w:pPr>
            <w:r w:rsidRPr="000B60BF">
              <w:rPr>
                <w:rFonts w:ascii="Times New Roman" w:hAnsi="Times New Roman"/>
              </w:rPr>
              <w:t>主要设备及工艺原理</w:t>
            </w:r>
          </w:p>
        </w:tc>
        <w:tc>
          <w:tcPr>
            <w:tcW w:w="7625" w:type="dxa"/>
            <w:vAlign w:val="center"/>
          </w:tcPr>
          <w:p w:rsidR="00F4073D" w:rsidRDefault="00E233F5" w:rsidP="007A5159">
            <w:pPr>
              <w:pStyle w:val="af1"/>
              <w:autoSpaceDE w:val="0"/>
              <w:spacing w:before="0" w:line="240" w:lineRule="auto"/>
              <w:ind w:firstLineChars="200" w:firstLine="420"/>
              <w:jc w:val="both"/>
              <w:rPr>
                <w:rFonts w:ascii="Times New Roman" w:eastAsia="宋体"/>
                <w:sz w:val="21"/>
                <w:szCs w:val="21"/>
              </w:rPr>
            </w:pPr>
            <w:r>
              <w:rPr>
                <w:rFonts w:ascii="Times New Roman" w:eastAsia="宋体"/>
                <w:sz w:val="21"/>
                <w:szCs w:val="21"/>
              </w:rPr>
              <w:t>主要设备</w:t>
            </w:r>
            <w:r>
              <w:rPr>
                <w:rFonts w:ascii="Times New Roman" w:eastAsia="宋体" w:hint="eastAsia"/>
                <w:sz w:val="21"/>
                <w:szCs w:val="21"/>
              </w:rPr>
              <w:t>：</w:t>
            </w:r>
          </w:p>
          <w:p w:rsidR="00B51195" w:rsidRDefault="00CA3F30" w:rsidP="00CA3F30">
            <w:pPr>
              <w:pStyle w:val="af1"/>
              <w:autoSpaceDE w:val="0"/>
              <w:spacing w:before="0" w:line="240" w:lineRule="auto"/>
              <w:ind w:firstLineChars="200" w:firstLine="420"/>
              <w:jc w:val="both"/>
              <w:rPr>
                <w:rFonts w:ascii="Times New Roman" w:eastAsia="宋体"/>
                <w:sz w:val="21"/>
                <w:szCs w:val="21"/>
              </w:rPr>
            </w:pPr>
            <w:r w:rsidRPr="00CA3F30">
              <w:rPr>
                <w:rFonts w:ascii="Times New Roman" w:eastAsia="宋体" w:hint="eastAsia"/>
                <w:sz w:val="21"/>
                <w:szCs w:val="21"/>
              </w:rPr>
              <w:t>分布式</w:t>
            </w:r>
            <w:r w:rsidRPr="00CA3F30">
              <w:rPr>
                <w:rFonts w:ascii="Times New Roman" w:eastAsia="宋体" w:hint="eastAsia"/>
                <w:sz w:val="21"/>
                <w:szCs w:val="21"/>
              </w:rPr>
              <w:t>DCS</w:t>
            </w:r>
            <w:r w:rsidRPr="00CA3F30">
              <w:rPr>
                <w:rFonts w:ascii="Times New Roman" w:eastAsia="宋体" w:hint="eastAsia"/>
                <w:sz w:val="21"/>
                <w:szCs w:val="21"/>
              </w:rPr>
              <w:t>系统具有数据采集、控制运算、控制输出、设备和状态监视、报警监视、远程通信、实时数据处理和显示、历史数据管理、日志记录、事故追忆、图形显示、控制调节、报表打印、高级计算，以及所有这些信息的组态、调试、打印、诊断等功能。</w:t>
            </w:r>
          </w:p>
          <w:p w:rsidR="00E233F5" w:rsidRPr="00B51195" w:rsidRDefault="00B51195" w:rsidP="00CA3F30">
            <w:pPr>
              <w:pStyle w:val="af1"/>
              <w:autoSpaceDE w:val="0"/>
              <w:spacing w:before="0" w:line="240" w:lineRule="auto"/>
              <w:ind w:firstLineChars="200" w:firstLine="420"/>
              <w:jc w:val="both"/>
              <w:rPr>
                <w:rFonts w:ascii="Times New Roman" w:eastAsia="宋体"/>
                <w:sz w:val="21"/>
                <w:szCs w:val="21"/>
              </w:rPr>
            </w:pPr>
            <w:r w:rsidRPr="00B51195">
              <w:rPr>
                <w:rFonts w:ascii="Times New Roman" w:eastAsia="宋体" w:hint="eastAsia"/>
                <w:sz w:val="21"/>
                <w:szCs w:val="21"/>
              </w:rPr>
              <w:t>采用分布式</w:t>
            </w:r>
            <w:r w:rsidRPr="00B51195">
              <w:rPr>
                <w:rFonts w:ascii="Times New Roman" w:eastAsia="宋体" w:hint="eastAsia"/>
                <w:sz w:val="21"/>
                <w:szCs w:val="21"/>
              </w:rPr>
              <w:t>DCS</w:t>
            </w:r>
            <w:r w:rsidRPr="00B51195">
              <w:rPr>
                <w:rFonts w:ascii="Times New Roman" w:eastAsia="宋体" w:hint="eastAsia"/>
                <w:sz w:val="21"/>
                <w:szCs w:val="21"/>
              </w:rPr>
              <w:t>系统后，从原辅料的称量，物料投入时间，设备运行温度、压力、时间，阀门转换均连接该系统，通过计算机实现自动化控制，技术上具有可行性。</w:t>
            </w:r>
          </w:p>
        </w:tc>
      </w:tr>
      <w:tr w:rsidR="00F4073D" w:rsidRPr="000B60BF" w:rsidTr="007A5159">
        <w:trPr>
          <w:trHeight w:val="284"/>
          <w:jc w:val="center"/>
        </w:trPr>
        <w:tc>
          <w:tcPr>
            <w:tcW w:w="1731" w:type="dxa"/>
            <w:vAlign w:val="center"/>
          </w:tcPr>
          <w:p w:rsidR="00F4073D" w:rsidRPr="000B60BF" w:rsidRDefault="00F4073D" w:rsidP="007A5159">
            <w:pPr>
              <w:autoSpaceDE w:val="0"/>
              <w:jc w:val="center"/>
              <w:textAlignment w:val="baseline"/>
              <w:rPr>
                <w:rFonts w:ascii="Times New Roman" w:hAnsi="Times New Roman"/>
                <w:color w:val="000000"/>
                <w:szCs w:val="21"/>
                <w:u w:color="000000"/>
              </w:rPr>
            </w:pPr>
            <w:r w:rsidRPr="000B60BF">
              <w:rPr>
                <w:rFonts w:ascii="Times New Roman" w:hAnsi="Times New Roman"/>
              </w:rPr>
              <w:t>环境影响</w:t>
            </w:r>
          </w:p>
        </w:tc>
        <w:tc>
          <w:tcPr>
            <w:tcW w:w="7625" w:type="dxa"/>
            <w:vAlign w:val="center"/>
          </w:tcPr>
          <w:p w:rsidR="00F4073D" w:rsidRPr="000B60BF" w:rsidRDefault="00057798" w:rsidP="007A5159">
            <w:pPr>
              <w:autoSpaceDE w:val="0"/>
              <w:jc w:val="center"/>
              <w:textAlignment w:val="baseline"/>
              <w:rPr>
                <w:rFonts w:ascii="Times New Roman" w:hAnsi="Times New Roman"/>
                <w:color w:val="000000"/>
                <w:szCs w:val="21"/>
                <w:u w:color="000000"/>
              </w:rPr>
            </w:pPr>
            <w:r>
              <w:rPr>
                <w:rFonts w:ascii="Times New Roman" w:hAnsi="Times New Roman" w:hint="eastAsia"/>
              </w:rPr>
              <w:t>减少厂区污染</w:t>
            </w:r>
            <w:commentRangeStart w:id="419"/>
            <w:r>
              <w:rPr>
                <w:rFonts w:ascii="Times New Roman" w:hAnsi="Times New Roman" w:hint="eastAsia"/>
              </w:rPr>
              <w:t>风险</w:t>
            </w:r>
            <w:commentRangeEnd w:id="419"/>
            <w:r w:rsidR="007C461B">
              <w:rPr>
                <w:rStyle w:val="afe"/>
                <w:rFonts w:ascii="宋体" w:eastAsia="全真楷書" w:hAnsi="Times New Roman"/>
                <w:color w:val="000000"/>
                <w:kern w:val="0"/>
                <w:u w:color="000000"/>
              </w:rPr>
              <w:commentReference w:id="419"/>
            </w:r>
            <w:r>
              <w:rPr>
                <w:rFonts w:ascii="Times New Roman" w:hAnsi="Times New Roman" w:hint="eastAsia"/>
              </w:rPr>
              <w:t>。</w:t>
            </w:r>
          </w:p>
        </w:tc>
      </w:tr>
    </w:tbl>
    <w:p w:rsidR="00DA6C0A" w:rsidRPr="000B60BF" w:rsidRDefault="00DA6C0A" w:rsidP="00DA6C0A">
      <w:pPr>
        <w:keepNext/>
        <w:keepLines/>
        <w:widowControl/>
        <w:spacing w:line="520" w:lineRule="exact"/>
        <w:textAlignment w:val="baseline"/>
        <w:outlineLvl w:val="0"/>
        <w:rPr>
          <w:rFonts w:ascii="Times New Roman" w:eastAsiaTheme="minorEastAsia" w:hAnsi="Times New Roman"/>
          <w:b/>
          <w:bCs/>
          <w:kern w:val="44"/>
          <w:sz w:val="32"/>
          <w:szCs w:val="32"/>
          <w:u w:color="000000"/>
        </w:rPr>
      </w:pPr>
      <w:bookmarkStart w:id="420" w:name="_Toc345404148"/>
      <w:bookmarkStart w:id="421" w:name="_Toc460932088"/>
      <w:bookmarkStart w:id="422" w:name="_Toc497203536"/>
      <w:bookmarkEnd w:id="420"/>
      <w:r w:rsidRPr="000B60BF">
        <w:rPr>
          <w:rFonts w:ascii="Times New Roman" w:eastAsiaTheme="minorEastAsia" w:hAnsi="Times New Roman"/>
          <w:b/>
          <w:bCs/>
          <w:kern w:val="44"/>
          <w:sz w:val="32"/>
          <w:szCs w:val="32"/>
          <w:u w:color="000000"/>
        </w:rPr>
        <w:t xml:space="preserve">6 </w:t>
      </w:r>
      <w:r w:rsidRPr="000B60BF">
        <w:rPr>
          <w:rFonts w:ascii="Times New Roman" w:eastAsiaTheme="minorEastAsia" w:hAnsi="Times New Roman"/>
          <w:b/>
          <w:bCs/>
          <w:kern w:val="44"/>
          <w:sz w:val="32"/>
          <w:szCs w:val="32"/>
          <w:u w:color="000000"/>
        </w:rPr>
        <w:t>可行性分析</w:t>
      </w:r>
      <w:bookmarkEnd w:id="421"/>
      <w:bookmarkEnd w:id="422"/>
    </w:p>
    <w:p w:rsidR="00DA6C0A" w:rsidRPr="000B60BF" w:rsidRDefault="00DA6C0A" w:rsidP="00DA6C0A">
      <w:pPr>
        <w:widowControl/>
        <w:spacing w:line="520" w:lineRule="exact"/>
        <w:ind w:firstLineChars="200" w:firstLine="560"/>
        <w:jc w:val="left"/>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可行性分析是企业进行清洁生产审核的第五个阶段。本阶段的目的是对筛选出来的中</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高费清洁生产方案从技术、环境和经济角度进行分析和评估，以选择最佳的、可实施的清洁生产方案。</w:t>
      </w:r>
    </w:p>
    <w:p w:rsidR="00DA6C0A" w:rsidRPr="000B60BF" w:rsidRDefault="00DA6C0A" w:rsidP="00DA6C0A">
      <w:pPr>
        <w:widowControl/>
        <w:spacing w:line="520" w:lineRule="exact"/>
        <w:ind w:firstLineChars="200" w:firstLine="560"/>
        <w:jc w:val="left"/>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本阶段的工作重点是在结合市场调查和收集资料的基础上，对上阶段筛选的</w:t>
      </w:r>
      <w:r w:rsidR="00BE6870">
        <w:rPr>
          <w:rFonts w:ascii="Times New Roman" w:hAnsi="Times New Roman" w:hint="eastAsia"/>
          <w:kern w:val="0"/>
          <w:sz w:val="28"/>
          <w:szCs w:val="28"/>
          <w:u w:color="000000"/>
        </w:rPr>
        <w:t>3</w:t>
      </w:r>
      <w:r w:rsidRPr="000B60BF">
        <w:rPr>
          <w:rFonts w:ascii="Times New Roman" w:hAnsi="Times New Roman"/>
          <w:kern w:val="0"/>
          <w:sz w:val="28"/>
          <w:szCs w:val="28"/>
          <w:u w:color="000000"/>
        </w:rPr>
        <w:t>个中</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高费方案进行技术、环境、经济的可行性分析和评估。从而选择技术上先进适用，经济上合理有利、环境绩效好的最佳方案。</w:t>
      </w:r>
    </w:p>
    <w:p w:rsidR="00DA6C0A" w:rsidRPr="000B60BF" w:rsidRDefault="00DA6C0A" w:rsidP="00DA6C0A">
      <w:pPr>
        <w:keepNext/>
        <w:keepLines/>
        <w:widowControl/>
        <w:spacing w:line="520" w:lineRule="exact"/>
        <w:textAlignment w:val="baseline"/>
        <w:outlineLvl w:val="1"/>
        <w:rPr>
          <w:rFonts w:ascii="Times New Roman" w:hAnsi="Times New Roman"/>
          <w:b/>
          <w:bCs/>
          <w:kern w:val="0"/>
          <w:sz w:val="28"/>
          <w:szCs w:val="28"/>
          <w:u w:color="000000"/>
        </w:rPr>
      </w:pPr>
      <w:bookmarkStart w:id="423" w:name="_Toc345404149"/>
      <w:bookmarkStart w:id="424" w:name="_Toc460932089"/>
      <w:bookmarkStart w:id="425" w:name="_Toc497203537"/>
      <w:bookmarkStart w:id="426" w:name="_Toc303071910"/>
      <w:bookmarkStart w:id="427" w:name="_Toc248904724"/>
      <w:r w:rsidRPr="000B60BF">
        <w:rPr>
          <w:rFonts w:ascii="Times New Roman" w:hAnsi="Times New Roman"/>
          <w:b/>
          <w:bCs/>
          <w:kern w:val="0"/>
          <w:sz w:val="28"/>
          <w:szCs w:val="28"/>
          <w:u w:color="000000"/>
        </w:rPr>
        <w:t xml:space="preserve">6.1 </w:t>
      </w:r>
      <w:r w:rsidRPr="000B60BF">
        <w:rPr>
          <w:rFonts w:ascii="Times New Roman" w:hAnsi="Times New Roman"/>
          <w:b/>
          <w:bCs/>
          <w:kern w:val="0"/>
          <w:sz w:val="28"/>
          <w:szCs w:val="28"/>
          <w:u w:color="000000"/>
        </w:rPr>
        <w:t>方案</w:t>
      </w:r>
      <w:r w:rsidR="00311966">
        <w:rPr>
          <w:rFonts w:ascii="Times New Roman" w:hAnsi="Times New Roman" w:hint="eastAsia"/>
          <w:b/>
          <w:bCs/>
          <w:kern w:val="0"/>
          <w:sz w:val="28"/>
          <w:szCs w:val="28"/>
          <w:u w:color="000000"/>
        </w:rPr>
        <w:t>1</w:t>
      </w:r>
      <w:r w:rsidR="00585B87">
        <w:rPr>
          <w:rFonts w:ascii="Times New Roman" w:hAnsi="Times New Roman" w:hint="eastAsia"/>
          <w:b/>
          <w:bCs/>
          <w:kern w:val="0"/>
          <w:sz w:val="28"/>
          <w:szCs w:val="28"/>
          <w:u w:color="000000"/>
        </w:rPr>
        <w:t>4</w:t>
      </w:r>
      <w:r w:rsidRPr="000B60BF">
        <w:rPr>
          <w:rFonts w:ascii="Times New Roman" w:hAnsi="Times New Roman"/>
          <w:b/>
          <w:bCs/>
          <w:kern w:val="0"/>
          <w:sz w:val="28"/>
          <w:szCs w:val="28"/>
          <w:u w:color="000000"/>
        </w:rPr>
        <w:t>：</w:t>
      </w:r>
      <w:bookmarkEnd w:id="423"/>
      <w:bookmarkEnd w:id="424"/>
      <w:r w:rsidR="00311966" w:rsidRPr="00311966">
        <w:rPr>
          <w:rFonts w:ascii="Times New Roman" w:hAnsi="Times New Roman" w:hint="eastAsia"/>
          <w:b/>
          <w:bCs/>
          <w:kern w:val="0"/>
          <w:sz w:val="28"/>
          <w:szCs w:val="28"/>
          <w:u w:color="000000"/>
        </w:rPr>
        <w:t>淘汰燃煤蒸汽锅炉</w:t>
      </w:r>
      <w:bookmarkEnd w:id="425"/>
    </w:p>
    <w:p w:rsidR="00DA6C0A" w:rsidRPr="000B60BF" w:rsidRDefault="00DA6C0A" w:rsidP="00DA6C0A">
      <w:pPr>
        <w:keepNext/>
        <w:keepLines/>
        <w:spacing w:line="520" w:lineRule="exact"/>
        <w:outlineLvl w:val="2"/>
        <w:rPr>
          <w:rFonts w:ascii="Times New Roman" w:hAnsi="Times New Roman"/>
          <w:b/>
          <w:bCs/>
          <w:sz w:val="28"/>
          <w:szCs w:val="28"/>
        </w:rPr>
      </w:pPr>
      <w:bookmarkStart w:id="428" w:name="_Toc459194013"/>
      <w:bookmarkStart w:id="429" w:name="_Toc459879000"/>
      <w:bookmarkStart w:id="430" w:name="_Toc345404150"/>
      <w:bookmarkStart w:id="431" w:name="_Toc460932090"/>
      <w:bookmarkStart w:id="432" w:name="_Toc497203538"/>
      <w:bookmarkEnd w:id="426"/>
      <w:bookmarkEnd w:id="427"/>
      <w:r w:rsidRPr="000B60BF">
        <w:rPr>
          <w:rFonts w:ascii="Times New Roman" w:hAnsi="Times New Roman"/>
          <w:b/>
          <w:bCs/>
          <w:sz w:val="28"/>
          <w:szCs w:val="28"/>
        </w:rPr>
        <w:t xml:space="preserve">6.1.1 </w:t>
      </w:r>
      <w:r w:rsidRPr="000B60BF">
        <w:rPr>
          <w:rFonts w:ascii="Times New Roman" w:hAnsi="Times New Roman"/>
          <w:b/>
          <w:bCs/>
          <w:sz w:val="28"/>
          <w:szCs w:val="28"/>
        </w:rPr>
        <w:t>方案内容</w:t>
      </w:r>
      <w:bookmarkEnd w:id="428"/>
      <w:bookmarkEnd w:id="429"/>
      <w:bookmarkEnd w:id="430"/>
      <w:bookmarkEnd w:id="431"/>
      <w:bookmarkEnd w:id="432"/>
    </w:p>
    <w:p w:rsidR="00DA6C0A" w:rsidRPr="000B60BF" w:rsidRDefault="00311966" w:rsidP="00311966">
      <w:pPr>
        <w:widowControl/>
        <w:spacing w:line="520" w:lineRule="exact"/>
        <w:ind w:firstLineChars="200" w:firstLine="560"/>
        <w:textAlignment w:val="baseline"/>
        <w:rPr>
          <w:rFonts w:ascii="Times New Roman" w:hAnsi="Times New Roman"/>
          <w:kern w:val="0"/>
          <w:sz w:val="28"/>
          <w:szCs w:val="28"/>
          <w:u w:color="000000"/>
        </w:rPr>
      </w:pPr>
      <w:r w:rsidRPr="00311966">
        <w:rPr>
          <w:rFonts w:ascii="Times New Roman" w:hAnsi="Times New Roman" w:hint="eastAsia"/>
          <w:kern w:val="0"/>
          <w:sz w:val="28"/>
          <w:szCs w:val="28"/>
          <w:u w:color="000000"/>
        </w:rPr>
        <w:t>原合成车间反应加热所用蒸汽为燃煤锅炉提供，用水量较多，锅炉易结垢，需投入人员进行加煤和锅炉维护，且燃煤锅炉产生燃煤废气，对周围环境造成一定污染。企业现将燃煤锅炉拆除，直接接入外部直供商品蒸汽</w:t>
      </w:r>
      <w:r>
        <w:rPr>
          <w:rFonts w:ascii="Times New Roman" w:hAnsi="Times New Roman" w:hint="eastAsia"/>
          <w:kern w:val="0"/>
          <w:sz w:val="28"/>
          <w:szCs w:val="28"/>
          <w:u w:color="000000"/>
        </w:rPr>
        <w:t>。</w:t>
      </w:r>
    </w:p>
    <w:p w:rsidR="00DA6C0A" w:rsidRPr="000B60BF" w:rsidRDefault="00DA6C0A" w:rsidP="00DA6C0A">
      <w:pPr>
        <w:keepNext/>
        <w:keepLines/>
        <w:spacing w:line="520" w:lineRule="exact"/>
        <w:outlineLvl w:val="2"/>
        <w:rPr>
          <w:rFonts w:ascii="Times New Roman" w:hAnsi="Times New Roman"/>
          <w:b/>
          <w:bCs/>
          <w:sz w:val="28"/>
          <w:szCs w:val="28"/>
        </w:rPr>
      </w:pPr>
      <w:bookmarkStart w:id="433" w:name="_Toc345404151"/>
      <w:bookmarkStart w:id="434" w:name="_Toc459194014"/>
      <w:bookmarkStart w:id="435" w:name="_Toc459879001"/>
      <w:bookmarkStart w:id="436" w:name="_Toc460932091"/>
      <w:bookmarkStart w:id="437" w:name="_Toc497203539"/>
      <w:r w:rsidRPr="000B60BF">
        <w:rPr>
          <w:rFonts w:ascii="Times New Roman" w:hAnsi="Times New Roman"/>
          <w:b/>
          <w:bCs/>
          <w:sz w:val="28"/>
          <w:szCs w:val="28"/>
        </w:rPr>
        <w:t xml:space="preserve">6.1.2 </w:t>
      </w:r>
      <w:r w:rsidRPr="000B60BF">
        <w:rPr>
          <w:rFonts w:ascii="Times New Roman" w:hAnsi="Times New Roman"/>
          <w:b/>
          <w:bCs/>
          <w:sz w:val="28"/>
          <w:szCs w:val="28"/>
        </w:rPr>
        <w:t>技术评估</w:t>
      </w:r>
      <w:bookmarkEnd w:id="433"/>
      <w:bookmarkEnd w:id="434"/>
      <w:bookmarkEnd w:id="435"/>
      <w:bookmarkEnd w:id="436"/>
      <w:bookmarkEnd w:id="437"/>
    </w:p>
    <w:p w:rsidR="00DA6C0A" w:rsidRPr="000B60BF" w:rsidRDefault="00DA6C0A" w:rsidP="00DA6C0A">
      <w:pPr>
        <w:spacing w:line="520" w:lineRule="exact"/>
        <w:ind w:firstLineChars="200" w:firstLine="560"/>
        <w:rPr>
          <w:rFonts w:ascii="Times New Roman" w:hAnsi="Times New Roman"/>
          <w:sz w:val="28"/>
          <w:szCs w:val="28"/>
        </w:rPr>
      </w:pPr>
      <w:r w:rsidRPr="000B60BF">
        <w:rPr>
          <w:rFonts w:ascii="Times New Roman" w:hAnsi="Times New Roman"/>
          <w:sz w:val="28"/>
          <w:szCs w:val="28"/>
        </w:rPr>
        <w:t>企业</w:t>
      </w:r>
      <w:r w:rsidR="00841806">
        <w:rPr>
          <w:rFonts w:ascii="Times New Roman" w:hAnsi="Times New Roman" w:hint="eastAsia"/>
          <w:sz w:val="28"/>
          <w:szCs w:val="28"/>
        </w:rPr>
        <w:t>原合成车间加热所用燃煤锅炉</w:t>
      </w:r>
      <w:r w:rsidR="00CE7E27">
        <w:rPr>
          <w:rFonts w:ascii="Times New Roman" w:hAnsi="Times New Roman" w:hint="eastAsia"/>
          <w:sz w:val="28"/>
          <w:szCs w:val="28"/>
        </w:rPr>
        <w:t>，工作能力为</w:t>
      </w:r>
      <w:r w:rsidR="00CE7E27">
        <w:rPr>
          <w:rFonts w:ascii="Times New Roman" w:hAnsi="Times New Roman" w:hint="eastAsia"/>
          <w:sz w:val="28"/>
          <w:szCs w:val="28"/>
        </w:rPr>
        <w:t>2t/h</w:t>
      </w:r>
      <w:r w:rsidR="00CE7E27">
        <w:rPr>
          <w:rFonts w:ascii="Times New Roman" w:hAnsi="Times New Roman" w:hint="eastAsia"/>
          <w:sz w:val="28"/>
          <w:szCs w:val="28"/>
        </w:rPr>
        <w:t>，</w:t>
      </w:r>
      <w:r w:rsidR="00841806">
        <w:rPr>
          <w:rFonts w:ascii="Times New Roman" w:hAnsi="Times New Roman" w:hint="eastAsia"/>
          <w:sz w:val="28"/>
          <w:szCs w:val="28"/>
        </w:rPr>
        <w:t>已不能满</w:t>
      </w:r>
      <w:r w:rsidR="00841806">
        <w:rPr>
          <w:rFonts w:ascii="Times New Roman" w:hAnsi="Times New Roman" w:hint="eastAsia"/>
          <w:sz w:val="28"/>
          <w:szCs w:val="28"/>
        </w:rPr>
        <w:lastRenderedPageBreak/>
        <w:t>足相关政策要求</w:t>
      </w:r>
      <w:r w:rsidR="00BA07B4">
        <w:rPr>
          <w:rFonts w:ascii="Times New Roman" w:hAnsi="Times New Roman" w:hint="eastAsia"/>
          <w:sz w:val="28"/>
          <w:szCs w:val="28"/>
        </w:rPr>
        <w:t>，现企业主动淘汰该燃煤蒸汽锅炉，改用外部蒸汽直接供热，</w:t>
      </w:r>
      <w:r w:rsidR="007241AD">
        <w:rPr>
          <w:rFonts w:ascii="Times New Roman" w:hAnsi="Times New Roman" w:hint="eastAsia"/>
          <w:sz w:val="28"/>
          <w:szCs w:val="28"/>
        </w:rPr>
        <w:t>蒸汽来源于</w:t>
      </w:r>
      <w:r w:rsidR="00240301" w:rsidRPr="00240301">
        <w:rPr>
          <w:rFonts w:ascii="Times New Roman" w:hAnsi="Times New Roman" w:hint="eastAsia"/>
          <w:sz w:val="28"/>
          <w:szCs w:val="28"/>
        </w:rPr>
        <w:t>苏州惠龙热电有限公司</w:t>
      </w:r>
      <w:r w:rsidR="00CE7E27">
        <w:rPr>
          <w:rFonts w:ascii="Times New Roman" w:hAnsi="Times New Roman" w:hint="eastAsia"/>
          <w:sz w:val="28"/>
          <w:szCs w:val="28"/>
        </w:rPr>
        <w:t>。</w:t>
      </w:r>
      <w:r w:rsidR="00240301" w:rsidRPr="00240301">
        <w:rPr>
          <w:rFonts w:ascii="Times New Roman" w:hAnsi="Times New Roman" w:hint="eastAsia"/>
          <w:sz w:val="28"/>
          <w:szCs w:val="28"/>
        </w:rPr>
        <w:t>望亭发电厂、相城城市建设开发有限责任公司、苏州惠龙热电有限公司三方签订了合作框架协议。计划在未来三年投资</w:t>
      </w:r>
      <w:r w:rsidR="00240301" w:rsidRPr="00240301">
        <w:rPr>
          <w:rFonts w:ascii="Times New Roman" w:hAnsi="Times New Roman" w:hint="eastAsia"/>
          <w:sz w:val="28"/>
          <w:szCs w:val="28"/>
        </w:rPr>
        <w:t>3.5-4.5</w:t>
      </w:r>
      <w:r w:rsidR="00240301" w:rsidRPr="00240301">
        <w:rPr>
          <w:rFonts w:ascii="Times New Roman" w:hAnsi="Times New Roman" w:hint="eastAsia"/>
          <w:sz w:val="28"/>
          <w:szCs w:val="28"/>
        </w:rPr>
        <w:t>亿元，新建两条</w:t>
      </w:r>
      <w:r w:rsidR="00240301" w:rsidRPr="00240301">
        <w:rPr>
          <w:rFonts w:ascii="Times New Roman" w:hAnsi="Times New Roman" w:hint="eastAsia"/>
          <w:sz w:val="28"/>
          <w:szCs w:val="28"/>
        </w:rPr>
        <w:t>25</w:t>
      </w:r>
      <w:r w:rsidR="00240301" w:rsidRPr="00240301">
        <w:rPr>
          <w:rFonts w:ascii="Times New Roman" w:hAnsi="Times New Roman" w:hint="eastAsia"/>
          <w:sz w:val="28"/>
          <w:szCs w:val="28"/>
        </w:rPr>
        <w:t>公里供热管线</w:t>
      </w:r>
      <w:r w:rsidR="000A70FB">
        <w:rPr>
          <w:rFonts w:ascii="Times New Roman" w:hAnsi="Times New Roman" w:hint="eastAsia"/>
          <w:sz w:val="28"/>
          <w:szCs w:val="28"/>
        </w:rPr>
        <w:t>，目前管线正在铺设中，预计年底前可以</w:t>
      </w:r>
      <w:r w:rsidR="002B09D3">
        <w:rPr>
          <w:rFonts w:ascii="Times New Roman" w:hAnsi="Times New Roman" w:hint="eastAsia"/>
          <w:sz w:val="28"/>
          <w:szCs w:val="28"/>
        </w:rPr>
        <w:t>接管到企业</w:t>
      </w:r>
      <w:r w:rsidR="00240301" w:rsidRPr="00240301">
        <w:rPr>
          <w:rFonts w:ascii="Times New Roman" w:hAnsi="Times New Roman" w:hint="eastAsia"/>
          <w:sz w:val="28"/>
          <w:szCs w:val="28"/>
        </w:rPr>
        <w:t>。</w:t>
      </w:r>
      <w:r w:rsidRPr="000B60BF">
        <w:rPr>
          <w:rFonts w:ascii="Times New Roman" w:hAnsi="Times New Roman"/>
          <w:sz w:val="28"/>
          <w:szCs w:val="28"/>
        </w:rPr>
        <w:t>目前该技术很成熟，因此技术上是可行的。</w:t>
      </w:r>
    </w:p>
    <w:p w:rsidR="00DA6C0A" w:rsidRPr="000B60BF" w:rsidRDefault="00DA6C0A" w:rsidP="00DA6C0A">
      <w:pPr>
        <w:keepNext/>
        <w:keepLines/>
        <w:spacing w:line="520" w:lineRule="exact"/>
        <w:outlineLvl w:val="2"/>
        <w:rPr>
          <w:rFonts w:ascii="Times New Roman" w:hAnsi="Times New Roman"/>
          <w:b/>
          <w:bCs/>
          <w:sz w:val="28"/>
          <w:szCs w:val="28"/>
        </w:rPr>
      </w:pPr>
      <w:bookmarkStart w:id="438" w:name="_Toc345404152"/>
      <w:bookmarkStart w:id="439" w:name="_Toc459194015"/>
      <w:bookmarkStart w:id="440" w:name="_Toc459879002"/>
      <w:bookmarkStart w:id="441" w:name="_Toc460932092"/>
      <w:bookmarkStart w:id="442" w:name="_Toc497203540"/>
      <w:r w:rsidRPr="000B60BF">
        <w:rPr>
          <w:rFonts w:ascii="Times New Roman" w:hAnsi="Times New Roman"/>
          <w:b/>
          <w:bCs/>
          <w:sz w:val="28"/>
          <w:szCs w:val="28"/>
        </w:rPr>
        <w:t xml:space="preserve">6.1.3 </w:t>
      </w:r>
      <w:r w:rsidRPr="000B60BF">
        <w:rPr>
          <w:rFonts w:ascii="Times New Roman" w:hAnsi="Times New Roman"/>
          <w:b/>
          <w:bCs/>
          <w:sz w:val="28"/>
          <w:szCs w:val="28"/>
        </w:rPr>
        <w:t>环境评估</w:t>
      </w:r>
      <w:bookmarkEnd w:id="438"/>
      <w:bookmarkEnd w:id="439"/>
      <w:bookmarkEnd w:id="440"/>
      <w:bookmarkEnd w:id="441"/>
      <w:bookmarkEnd w:id="442"/>
    </w:p>
    <w:p w:rsidR="00DA6C0A" w:rsidRPr="000B60BF" w:rsidRDefault="00DA6C0A" w:rsidP="00396831">
      <w:pPr>
        <w:spacing w:line="520" w:lineRule="exact"/>
        <w:ind w:firstLineChars="200" w:firstLine="560"/>
        <w:rPr>
          <w:rFonts w:ascii="Times New Roman" w:hAnsi="Times New Roman"/>
          <w:sz w:val="28"/>
          <w:szCs w:val="28"/>
        </w:rPr>
      </w:pPr>
      <w:r w:rsidRPr="000B60BF">
        <w:rPr>
          <w:rFonts w:ascii="Times New Roman" w:hAnsi="Times New Roman"/>
          <w:sz w:val="28"/>
          <w:szCs w:val="28"/>
        </w:rPr>
        <w:t>该方案实施后，</w:t>
      </w:r>
      <w:r w:rsidR="002B09D3">
        <w:rPr>
          <w:rFonts w:ascii="Times New Roman" w:hAnsi="Times New Roman"/>
          <w:sz w:val="28"/>
          <w:szCs w:val="28"/>
        </w:rPr>
        <w:t>减少燃煤使用量</w:t>
      </w:r>
      <w:r w:rsidR="002B09D3">
        <w:rPr>
          <w:rFonts w:ascii="Times New Roman" w:hAnsi="Times New Roman" w:hint="eastAsia"/>
          <w:sz w:val="28"/>
          <w:szCs w:val="28"/>
        </w:rPr>
        <w:t>700t/a</w:t>
      </w:r>
      <w:r w:rsidR="002B09D3">
        <w:rPr>
          <w:rFonts w:ascii="Times New Roman" w:hAnsi="Times New Roman" w:hint="eastAsia"/>
          <w:sz w:val="28"/>
          <w:szCs w:val="28"/>
        </w:rPr>
        <w:t>，由于企业购入煤炭为</w:t>
      </w:r>
      <w:r w:rsidR="00CF4486">
        <w:rPr>
          <w:rFonts w:ascii="Times New Roman" w:hAnsi="Times New Roman" w:hint="eastAsia"/>
          <w:sz w:val="28"/>
          <w:szCs w:val="28"/>
        </w:rPr>
        <w:t>烟煤，含硫量约为为</w:t>
      </w:r>
      <w:r w:rsidR="00CF4486">
        <w:rPr>
          <w:rFonts w:ascii="Times New Roman" w:hAnsi="Times New Roman" w:hint="eastAsia"/>
          <w:sz w:val="28"/>
          <w:szCs w:val="28"/>
        </w:rPr>
        <w:t>1.5%</w:t>
      </w:r>
      <w:r w:rsidR="00CF4486">
        <w:rPr>
          <w:rFonts w:ascii="Times New Roman" w:hAnsi="Times New Roman" w:hint="eastAsia"/>
          <w:sz w:val="28"/>
          <w:szCs w:val="28"/>
        </w:rPr>
        <w:t>，灰分约为</w:t>
      </w:r>
      <w:r w:rsidR="00CF4486">
        <w:rPr>
          <w:rFonts w:ascii="Times New Roman" w:hAnsi="Times New Roman" w:hint="eastAsia"/>
          <w:sz w:val="28"/>
          <w:szCs w:val="28"/>
        </w:rPr>
        <w:t>15%</w:t>
      </w:r>
      <w:r w:rsidR="00CF4486">
        <w:rPr>
          <w:rFonts w:ascii="Times New Roman" w:hAnsi="Times New Roman" w:hint="eastAsia"/>
          <w:sz w:val="28"/>
          <w:szCs w:val="28"/>
        </w:rPr>
        <w:t>，</w:t>
      </w:r>
      <w:r w:rsidR="00765C6F">
        <w:rPr>
          <w:rFonts w:ascii="Times New Roman" w:hAnsi="Times New Roman" w:hint="eastAsia"/>
          <w:sz w:val="28"/>
          <w:szCs w:val="28"/>
        </w:rPr>
        <w:t>且燃煤废气通过</w:t>
      </w:r>
      <w:r w:rsidR="00941334">
        <w:rPr>
          <w:rFonts w:ascii="Times New Roman" w:hAnsi="Times New Roman" w:hint="eastAsia"/>
          <w:sz w:val="28"/>
          <w:szCs w:val="28"/>
        </w:rPr>
        <w:t>水膜</w:t>
      </w:r>
      <w:r w:rsidR="00765C6F">
        <w:rPr>
          <w:rFonts w:ascii="Times New Roman" w:hAnsi="Times New Roman" w:hint="eastAsia"/>
          <w:sz w:val="28"/>
          <w:szCs w:val="28"/>
        </w:rPr>
        <w:t>除尘法处理后通过</w:t>
      </w:r>
      <w:r w:rsidR="00765C6F">
        <w:rPr>
          <w:rFonts w:ascii="Times New Roman" w:hAnsi="Times New Roman" w:hint="eastAsia"/>
          <w:sz w:val="28"/>
          <w:szCs w:val="28"/>
        </w:rPr>
        <w:t>15m</w:t>
      </w:r>
      <w:r w:rsidR="00765C6F">
        <w:rPr>
          <w:rFonts w:ascii="Times New Roman" w:hAnsi="Times New Roman" w:hint="eastAsia"/>
          <w:sz w:val="28"/>
          <w:szCs w:val="28"/>
        </w:rPr>
        <w:t>高排气筒排放。</w:t>
      </w:r>
      <w:r w:rsidR="00CF4486">
        <w:rPr>
          <w:rFonts w:ascii="Times New Roman" w:hAnsi="Times New Roman" w:hint="eastAsia"/>
          <w:sz w:val="28"/>
          <w:szCs w:val="28"/>
        </w:rPr>
        <w:t>根据《工业污染源产排污系数手册</w:t>
      </w:r>
      <w:r w:rsidR="00DF23C4">
        <w:rPr>
          <w:rFonts w:ascii="Times New Roman" w:hAnsi="Times New Roman" w:hint="eastAsia"/>
          <w:sz w:val="28"/>
          <w:szCs w:val="28"/>
        </w:rPr>
        <w:t>第十分册</w:t>
      </w:r>
      <w:r w:rsidR="00CF4486">
        <w:rPr>
          <w:rFonts w:ascii="Times New Roman" w:hAnsi="Times New Roman" w:hint="eastAsia"/>
          <w:sz w:val="28"/>
          <w:szCs w:val="28"/>
        </w:rPr>
        <w:t>》</w:t>
      </w:r>
      <w:r w:rsidR="00DF23C4">
        <w:rPr>
          <w:rFonts w:ascii="Times New Roman" w:hAnsi="Times New Roman" w:hint="eastAsia"/>
          <w:sz w:val="28"/>
          <w:szCs w:val="28"/>
        </w:rPr>
        <w:t>中</w:t>
      </w:r>
      <w:r w:rsidR="006820F4">
        <w:rPr>
          <w:rFonts w:ascii="Times New Roman" w:hAnsi="Times New Roman" w:hint="eastAsia"/>
          <w:sz w:val="28"/>
          <w:szCs w:val="28"/>
        </w:rPr>
        <w:t>工业锅炉（热力生产和供应行业）产排污系数表</w:t>
      </w:r>
      <w:r w:rsidR="006820F4">
        <w:rPr>
          <w:rFonts w:ascii="Times New Roman" w:hAnsi="Times New Roman" w:hint="eastAsia"/>
          <w:sz w:val="28"/>
          <w:szCs w:val="28"/>
        </w:rPr>
        <w:t>-</w:t>
      </w:r>
      <w:r w:rsidR="006820F4">
        <w:rPr>
          <w:rFonts w:ascii="Times New Roman" w:hAnsi="Times New Roman" w:hint="eastAsia"/>
          <w:sz w:val="28"/>
          <w:szCs w:val="28"/>
        </w:rPr>
        <w:t>燃煤工业锅炉的相关排污系数，</w:t>
      </w:r>
      <w:r w:rsidR="006820F4">
        <w:rPr>
          <w:rFonts w:ascii="Times New Roman" w:hAnsi="Times New Roman" w:hint="eastAsia"/>
          <w:sz w:val="28"/>
          <w:szCs w:val="28"/>
        </w:rPr>
        <w:t>SO</w:t>
      </w:r>
      <w:r w:rsidR="006820F4" w:rsidRPr="00145F75">
        <w:rPr>
          <w:rFonts w:ascii="Times New Roman" w:hAnsi="Times New Roman" w:hint="eastAsia"/>
          <w:sz w:val="28"/>
          <w:szCs w:val="28"/>
          <w:vertAlign w:val="subscript"/>
        </w:rPr>
        <w:t>2</w:t>
      </w:r>
      <w:r w:rsidR="006820F4">
        <w:rPr>
          <w:rFonts w:ascii="Times New Roman" w:hAnsi="Times New Roman" w:hint="eastAsia"/>
          <w:sz w:val="28"/>
          <w:szCs w:val="28"/>
        </w:rPr>
        <w:t>排污系数为</w:t>
      </w:r>
      <w:r w:rsidR="00145F75">
        <w:rPr>
          <w:rFonts w:ascii="Times New Roman" w:hAnsi="Times New Roman" w:hint="eastAsia"/>
          <w:sz w:val="28"/>
          <w:szCs w:val="28"/>
        </w:rPr>
        <w:t>20.4kg/t</w:t>
      </w:r>
      <w:r w:rsidR="00145F75">
        <w:rPr>
          <w:rFonts w:ascii="Times New Roman" w:hAnsi="Times New Roman" w:hint="eastAsia"/>
          <w:sz w:val="28"/>
          <w:szCs w:val="28"/>
        </w:rPr>
        <w:t>，烟尘排污系数为</w:t>
      </w:r>
      <w:r w:rsidR="00145F75">
        <w:rPr>
          <w:rFonts w:ascii="Times New Roman" w:hAnsi="Times New Roman" w:hint="eastAsia"/>
          <w:sz w:val="28"/>
          <w:szCs w:val="28"/>
        </w:rPr>
        <w:t>2.4kg/t</w:t>
      </w:r>
      <w:r w:rsidR="00145F75">
        <w:rPr>
          <w:rFonts w:ascii="Times New Roman" w:hAnsi="Times New Roman" w:hint="eastAsia"/>
          <w:sz w:val="28"/>
          <w:szCs w:val="28"/>
        </w:rPr>
        <w:t>，</w:t>
      </w:r>
      <w:r w:rsidR="00145F75">
        <w:rPr>
          <w:rFonts w:ascii="Times New Roman" w:hAnsi="Times New Roman" w:hint="eastAsia"/>
          <w:sz w:val="28"/>
          <w:szCs w:val="28"/>
        </w:rPr>
        <w:t>NO</w:t>
      </w:r>
      <w:r w:rsidR="00145F75" w:rsidRPr="00145F75">
        <w:rPr>
          <w:rFonts w:ascii="Times New Roman" w:hAnsi="Times New Roman" w:hint="eastAsia"/>
          <w:sz w:val="28"/>
          <w:szCs w:val="28"/>
          <w:vertAlign w:val="subscript"/>
        </w:rPr>
        <w:t>x</w:t>
      </w:r>
      <w:r w:rsidR="00145F75">
        <w:rPr>
          <w:rFonts w:ascii="Times New Roman" w:hAnsi="Times New Roman"/>
          <w:sz w:val="28"/>
          <w:szCs w:val="28"/>
        </w:rPr>
        <w:t>排污系数为</w:t>
      </w:r>
      <w:r w:rsidR="00F57648">
        <w:rPr>
          <w:rFonts w:ascii="Times New Roman" w:hAnsi="Times New Roman" w:hint="eastAsia"/>
          <w:sz w:val="28"/>
          <w:szCs w:val="28"/>
        </w:rPr>
        <w:t>2.94kg/t</w:t>
      </w:r>
      <w:r w:rsidR="00F57648">
        <w:rPr>
          <w:rFonts w:ascii="Times New Roman" w:hAnsi="Times New Roman" w:hint="eastAsia"/>
          <w:sz w:val="28"/>
          <w:szCs w:val="28"/>
        </w:rPr>
        <w:t>，因此原燃煤锅炉污染</w:t>
      </w:r>
      <w:r w:rsidR="00F57648">
        <w:rPr>
          <w:rFonts w:ascii="Times New Roman" w:hAnsi="Times New Roman" w:hint="eastAsia"/>
          <w:sz w:val="28"/>
          <w:szCs w:val="28"/>
        </w:rPr>
        <w:t>SO</w:t>
      </w:r>
      <w:r w:rsidR="00F57648" w:rsidRPr="00145F75">
        <w:rPr>
          <w:rFonts w:ascii="Times New Roman" w:hAnsi="Times New Roman" w:hint="eastAsia"/>
          <w:sz w:val="28"/>
          <w:szCs w:val="28"/>
          <w:vertAlign w:val="subscript"/>
        </w:rPr>
        <w:t>2</w:t>
      </w:r>
      <w:r w:rsidR="00CA2B3E">
        <w:rPr>
          <w:rFonts w:ascii="Times New Roman" w:hAnsi="Times New Roman" w:hint="eastAsia"/>
          <w:sz w:val="28"/>
          <w:szCs w:val="28"/>
        </w:rPr>
        <w:t>产生量</w:t>
      </w:r>
      <w:r w:rsidR="00342683">
        <w:rPr>
          <w:rFonts w:ascii="Times New Roman" w:hAnsi="Times New Roman" w:hint="eastAsia"/>
          <w:sz w:val="28"/>
          <w:szCs w:val="28"/>
        </w:rPr>
        <w:t>为</w:t>
      </w:r>
      <w:r w:rsidR="00342683">
        <w:rPr>
          <w:rFonts w:ascii="Times New Roman" w:hAnsi="Times New Roman" w:hint="eastAsia"/>
          <w:sz w:val="28"/>
          <w:szCs w:val="28"/>
        </w:rPr>
        <w:t>14.28t/a</w:t>
      </w:r>
      <w:r w:rsidR="00342683">
        <w:rPr>
          <w:rFonts w:ascii="Times New Roman" w:hAnsi="Times New Roman" w:hint="eastAsia"/>
          <w:sz w:val="28"/>
          <w:szCs w:val="28"/>
        </w:rPr>
        <w:t>，烟尘</w:t>
      </w:r>
      <w:r w:rsidR="00CA2B3E">
        <w:rPr>
          <w:rFonts w:ascii="Times New Roman" w:hAnsi="Times New Roman" w:hint="eastAsia"/>
          <w:sz w:val="28"/>
          <w:szCs w:val="28"/>
        </w:rPr>
        <w:t>产生量</w:t>
      </w:r>
      <w:r w:rsidR="00342683">
        <w:rPr>
          <w:rFonts w:ascii="Times New Roman" w:hAnsi="Times New Roman" w:hint="eastAsia"/>
          <w:sz w:val="28"/>
          <w:szCs w:val="28"/>
        </w:rPr>
        <w:t>为</w:t>
      </w:r>
      <w:r w:rsidR="00C54025">
        <w:rPr>
          <w:rFonts w:ascii="Times New Roman" w:hAnsi="Times New Roman" w:hint="eastAsia"/>
          <w:sz w:val="28"/>
          <w:szCs w:val="28"/>
        </w:rPr>
        <w:t>1.68t/a</w:t>
      </w:r>
      <w:r w:rsidR="00C54025">
        <w:rPr>
          <w:rFonts w:ascii="Times New Roman" w:hAnsi="Times New Roman" w:hint="eastAsia"/>
          <w:sz w:val="28"/>
          <w:szCs w:val="28"/>
        </w:rPr>
        <w:t>，</w:t>
      </w:r>
      <w:r w:rsidR="00C54025">
        <w:rPr>
          <w:rFonts w:ascii="Times New Roman" w:hAnsi="Times New Roman" w:hint="eastAsia"/>
          <w:sz w:val="28"/>
          <w:szCs w:val="28"/>
        </w:rPr>
        <w:t>NO</w:t>
      </w:r>
      <w:r w:rsidR="00C54025" w:rsidRPr="00145F75">
        <w:rPr>
          <w:rFonts w:ascii="Times New Roman" w:hAnsi="Times New Roman" w:hint="eastAsia"/>
          <w:sz w:val="28"/>
          <w:szCs w:val="28"/>
          <w:vertAlign w:val="subscript"/>
        </w:rPr>
        <w:t>x</w:t>
      </w:r>
      <w:r w:rsidR="00CA2B3E">
        <w:rPr>
          <w:rFonts w:ascii="Times New Roman" w:hAnsi="Times New Roman" w:hint="eastAsia"/>
          <w:sz w:val="28"/>
          <w:szCs w:val="28"/>
        </w:rPr>
        <w:t>产生量</w:t>
      </w:r>
      <w:r w:rsidR="00C54025">
        <w:rPr>
          <w:rFonts w:ascii="Times New Roman" w:hAnsi="Times New Roman" w:hint="eastAsia"/>
          <w:sz w:val="28"/>
          <w:szCs w:val="28"/>
        </w:rPr>
        <w:t>为</w:t>
      </w:r>
      <w:r w:rsidR="00396831">
        <w:rPr>
          <w:rFonts w:ascii="Times New Roman" w:hAnsi="Times New Roman" w:hint="eastAsia"/>
          <w:sz w:val="28"/>
          <w:szCs w:val="28"/>
        </w:rPr>
        <w:t>2.058t/a</w:t>
      </w:r>
      <w:r w:rsidRPr="000B60BF">
        <w:rPr>
          <w:rFonts w:ascii="Times New Roman" w:hAnsi="Times New Roman"/>
          <w:sz w:val="28"/>
          <w:szCs w:val="28"/>
        </w:rPr>
        <w:t>。</w:t>
      </w:r>
      <w:r w:rsidR="00CA2B3E">
        <w:rPr>
          <w:rFonts w:ascii="Times New Roman" w:hAnsi="Times New Roman" w:hint="eastAsia"/>
          <w:sz w:val="28"/>
          <w:szCs w:val="28"/>
        </w:rPr>
        <w:t>经水膜除尘装置处理后，烟尘去除率达到</w:t>
      </w:r>
      <w:r w:rsidR="00CA2B3E">
        <w:rPr>
          <w:rFonts w:ascii="Times New Roman" w:hAnsi="Times New Roman" w:hint="eastAsia"/>
          <w:sz w:val="28"/>
          <w:szCs w:val="28"/>
        </w:rPr>
        <w:t>90%</w:t>
      </w:r>
      <w:r w:rsidR="00CA2B3E">
        <w:rPr>
          <w:rFonts w:ascii="Times New Roman" w:hAnsi="Times New Roman" w:hint="eastAsia"/>
          <w:sz w:val="28"/>
          <w:szCs w:val="28"/>
        </w:rPr>
        <w:t>，因此</w:t>
      </w:r>
      <w:r w:rsidR="00CA2B3E">
        <w:rPr>
          <w:rFonts w:ascii="Times New Roman" w:hAnsi="Times New Roman" w:hint="eastAsia"/>
          <w:sz w:val="28"/>
          <w:szCs w:val="28"/>
        </w:rPr>
        <w:t>SO</w:t>
      </w:r>
      <w:r w:rsidR="00CA2B3E" w:rsidRPr="00145F75">
        <w:rPr>
          <w:rFonts w:ascii="Times New Roman" w:hAnsi="Times New Roman" w:hint="eastAsia"/>
          <w:sz w:val="28"/>
          <w:szCs w:val="28"/>
          <w:vertAlign w:val="subscript"/>
        </w:rPr>
        <w:t>2</w:t>
      </w:r>
      <w:r w:rsidR="00CA2B3E">
        <w:rPr>
          <w:rFonts w:ascii="Times New Roman" w:hAnsi="Times New Roman" w:hint="eastAsia"/>
          <w:sz w:val="28"/>
          <w:szCs w:val="28"/>
        </w:rPr>
        <w:t>产生量为</w:t>
      </w:r>
      <w:r w:rsidR="00CA2B3E">
        <w:rPr>
          <w:rFonts w:ascii="Times New Roman" w:hAnsi="Times New Roman" w:hint="eastAsia"/>
          <w:sz w:val="28"/>
          <w:szCs w:val="28"/>
        </w:rPr>
        <w:t>14.28t/a</w:t>
      </w:r>
      <w:r w:rsidR="00CA2B3E">
        <w:rPr>
          <w:rFonts w:ascii="Times New Roman" w:hAnsi="Times New Roman" w:hint="eastAsia"/>
          <w:sz w:val="28"/>
          <w:szCs w:val="28"/>
        </w:rPr>
        <w:t>，烟尘产生量为</w:t>
      </w:r>
      <w:r w:rsidR="00D70659">
        <w:rPr>
          <w:rFonts w:ascii="Times New Roman" w:hAnsi="Times New Roman" w:hint="eastAsia"/>
          <w:sz w:val="28"/>
          <w:szCs w:val="28"/>
        </w:rPr>
        <w:t>0.1</w:t>
      </w:r>
      <w:r w:rsidR="00CA2B3E">
        <w:rPr>
          <w:rFonts w:ascii="Times New Roman" w:hAnsi="Times New Roman" w:hint="eastAsia"/>
          <w:sz w:val="28"/>
          <w:szCs w:val="28"/>
        </w:rPr>
        <w:t>68t/a</w:t>
      </w:r>
      <w:r w:rsidR="00CA2B3E">
        <w:rPr>
          <w:rFonts w:ascii="Times New Roman" w:hAnsi="Times New Roman" w:hint="eastAsia"/>
          <w:sz w:val="28"/>
          <w:szCs w:val="28"/>
        </w:rPr>
        <w:t>，</w:t>
      </w:r>
      <w:r w:rsidR="00CA2B3E">
        <w:rPr>
          <w:rFonts w:ascii="Times New Roman" w:hAnsi="Times New Roman" w:hint="eastAsia"/>
          <w:sz w:val="28"/>
          <w:szCs w:val="28"/>
        </w:rPr>
        <w:t>NO</w:t>
      </w:r>
      <w:r w:rsidR="00CA2B3E" w:rsidRPr="00145F75">
        <w:rPr>
          <w:rFonts w:ascii="Times New Roman" w:hAnsi="Times New Roman" w:hint="eastAsia"/>
          <w:sz w:val="28"/>
          <w:szCs w:val="28"/>
          <w:vertAlign w:val="subscript"/>
        </w:rPr>
        <w:t>x</w:t>
      </w:r>
      <w:r w:rsidR="00CA2B3E">
        <w:rPr>
          <w:rFonts w:ascii="Times New Roman" w:hAnsi="Times New Roman" w:hint="eastAsia"/>
          <w:sz w:val="28"/>
          <w:szCs w:val="28"/>
        </w:rPr>
        <w:t>产生量为</w:t>
      </w:r>
      <w:r w:rsidR="00CA2B3E">
        <w:rPr>
          <w:rFonts w:ascii="Times New Roman" w:hAnsi="Times New Roman" w:hint="eastAsia"/>
          <w:sz w:val="28"/>
          <w:szCs w:val="28"/>
        </w:rPr>
        <w:t>2.058t/a</w:t>
      </w:r>
      <w:r w:rsidR="00CA2B3E">
        <w:rPr>
          <w:rFonts w:ascii="Times New Roman" w:hAnsi="Times New Roman" w:hint="eastAsia"/>
          <w:sz w:val="28"/>
          <w:szCs w:val="28"/>
        </w:rPr>
        <w:t>，因此</w:t>
      </w:r>
      <w:r w:rsidR="00C54025">
        <w:rPr>
          <w:rFonts w:ascii="Times New Roman" w:hAnsi="Times New Roman" w:hint="eastAsia"/>
          <w:sz w:val="28"/>
          <w:szCs w:val="28"/>
        </w:rPr>
        <w:t>改为直供蒸汽供热后，预计可减少</w:t>
      </w:r>
      <w:r w:rsidR="00396831">
        <w:rPr>
          <w:rFonts w:ascii="Times New Roman" w:hAnsi="Times New Roman" w:hint="eastAsia"/>
          <w:sz w:val="28"/>
          <w:szCs w:val="28"/>
        </w:rPr>
        <w:t>SO</w:t>
      </w:r>
      <w:r w:rsidR="00396831" w:rsidRPr="00145F75">
        <w:rPr>
          <w:rFonts w:ascii="Times New Roman" w:hAnsi="Times New Roman" w:hint="eastAsia"/>
          <w:sz w:val="28"/>
          <w:szCs w:val="28"/>
          <w:vertAlign w:val="subscript"/>
        </w:rPr>
        <w:t>2</w:t>
      </w:r>
      <w:r w:rsidR="008C7395">
        <w:rPr>
          <w:rFonts w:ascii="Times New Roman" w:hAnsi="Times New Roman" w:hint="eastAsia"/>
          <w:sz w:val="28"/>
          <w:szCs w:val="28"/>
        </w:rPr>
        <w:t>排放量</w:t>
      </w:r>
      <w:r w:rsidR="00396831">
        <w:rPr>
          <w:rFonts w:ascii="Times New Roman" w:hAnsi="Times New Roman" w:hint="eastAsia"/>
          <w:sz w:val="28"/>
          <w:szCs w:val="28"/>
        </w:rPr>
        <w:t>14.28t/a</w:t>
      </w:r>
      <w:r w:rsidR="008C7395">
        <w:rPr>
          <w:rFonts w:ascii="Times New Roman" w:hAnsi="Times New Roman" w:hint="eastAsia"/>
          <w:sz w:val="28"/>
          <w:szCs w:val="28"/>
        </w:rPr>
        <w:t>，烟尘排放量</w:t>
      </w:r>
      <w:r w:rsidR="00D70659">
        <w:rPr>
          <w:rFonts w:ascii="Times New Roman" w:hAnsi="Times New Roman" w:hint="eastAsia"/>
          <w:sz w:val="28"/>
          <w:szCs w:val="28"/>
        </w:rPr>
        <w:t>0.168</w:t>
      </w:r>
      <w:r w:rsidR="00396831">
        <w:rPr>
          <w:rFonts w:ascii="Times New Roman" w:hAnsi="Times New Roman" w:hint="eastAsia"/>
          <w:sz w:val="28"/>
          <w:szCs w:val="28"/>
        </w:rPr>
        <w:t>t/a</w:t>
      </w:r>
      <w:r w:rsidR="00396831">
        <w:rPr>
          <w:rFonts w:ascii="Times New Roman" w:hAnsi="Times New Roman" w:hint="eastAsia"/>
          <w:sz w:val="28"/>
          <w:szCs w:val="28"/>
        </w:rPr>
        <w:t>，</w:t>
      </w:r>
      <w:r w:rsidR="00396831">
        <w:rPr>
          <w:rFonts w:ascii="Times New Roman" w:hAnsi="Times New Roman" w:hint="eastAsia"/>
          <w:sz w:val="28"/>
          <w:szCs w:val="28"/>
        </w:rPr>
        <w:t>NO</w:t>
      </w:r>
      <w:r w:rsidR="00396831" w:rsidRPr="00145F75">
        <w:rPr>
          <w:rFonts w:ascii="Times New Roman" w:hAnsi="Times New Roman" w:hint="eastAsia"/>
          <w:sz w:val="28"/>
          <w:szCs w:val="28"/>
          <w:vertAlign w:val="subscript"/>
        </w:rPr>
        <w:t>x</w:t>
      </w:r>
      <w:r w:rsidR="008C7395">
        <w:rPr>
          <w:rFonts w:ascii="Times New Roman" w:hAnsi="Times New Roman" w:hint="eastAsia"/>
          <w:sz w:val="28"/>
          <w:szCs w:val="28"/>
        </w:rPr>
        <w:t>排放量</w:t>
      </w:r>
      <w:r w:rsidR="00396831">
        <w:rPr>
          <w:rFonts w:ascii="Times New Roman" w:hAnsi="Times New Roman" w:hint="eastAsia"/>
          <w:sz w:val="28"/>
          <w:szCs w:val="28"/>
        </w:rPr>
        <w:t>2.058t/a</w:t>
      </w:r>
      <w:r w:rsidR="00396831">
        <w:rPr>
          <w:rFonts w:ascii="Times New Roman" w:hAnsi="Times New Roman" w:hint="eastAsia"/>
          <w:sz w:val="28"/>
          <w:szCs w:val="28"/>
        </w:rPr>
        <w:t>。</w:t>
      </w:r>
    </w:p>
    <w:p w:rsidR="00DA6C0A" w:rsidRPr="000B60BF" w:rsidRDefault="00DA6C0A" w:rsidP="00DA6C0A">
      <w:pPr>
        <w:keepNext/>
        <w:keepLines/>
        <w:spacing w:line="520" w:lineRule="exact"/>
        <w:outlineLvl w:val="2"/>
        <w:rPr>
          <w:rFonts w:ascii="Times New Roman" w:hAnsi="Times New Roman"/>
          <w:b/>
          <w:bCs/>
          <w:sz w:val="28"/>
          <w:szCs w:val="28"/>
        </w:rPr>
      </w:pPr>
      <w:bookmarkStart w:id="443" w:name="_Toc345404153"/>
      <w:bookmarkStart w:id="444" w:name="_Toc459879003"/>
      <w:bookmarkStart w:id="445" w:name="_Toc459194016"/>
      <w:bookmarkStart w:id="446" w:name="_Toc460932093"/>
      <w:bookmarkStart w:id="447" w:name="_Toc497203541"/>
      <w:r w:rsidRPr="000B60BF">
        <w:rPr>
          <w:rFonts w:ascii="Times New Roman" w:hAnsi="Times New Roman"/>
          <w:b/>
          <w:bCs/>
          <w:sz w:val="28"/>
          <w:szCs w:val="28"/>
        </w:rPr>
        <w:t xml:space="preserve">6.1.4 </w:t>
      </w:r>
      <w:r w:rsidRPr="000B60BF">
        <w:rPr>
          <w:rFonts w:ascii="Times New Roman" w:hAnsi="Times New Roman"/>
          <w:b/>
          <w:bCs/>
          <w:sz w:val="28"/>
          <w:szCs w:val="28"/>
        </w:rPr>
        <w:t>经济评估</w:t>
      </w:r>
      <w:bookmarkEnd w:id="443"/>
      <w:bookmarkEnd w:id="444"/>
      <w:bookmarkEnd w:id="445"/>
      <w:bookmarkEnd w:id="446"/>
      <w:bookmarkEnd w:id="447"/>
    </w:p>
    <w:p w:rsidR="00DA6C0A" w:rsidRPr="00941334" w:rsidRDefault="00DA6C0A" w:rsidP="00DA6C0A">
      <w:pPr>
        <w:spacing w:line="520" w:lineRule="exact"/>
        <w:ind w:firstLineChars="200" w:firstLine="560"/>
        <w:rPr>
          <w:rFonts w:ascii="Times New Roman" w:hAnsi="Times New Roman"/>
          <w:kern w:val="0"/>
          <w:sz w:val="28"/>
          <w:szCs w:val="28"/>
          <w:u w:color="000000"/>
        </w:rPr>
      </w:pPr>
      <w:r w:rsidRPr="00941334">
        <w:rPr>
          <w:rFonts w:ascii="Times New Roman" w:hAnsi="Times New Roman"/>
          <w:kern w:val="0"/>
          <w:sz w:val="28"/>
          <w:szCs w:val="28"/>
          <w:u w:color="000000"/>
        </w:rPr>
        <w:t>本方案投入资金约</w:t>
      </w:r>
      <w:r w:rsidR="00A57FF7" w:rsidRPr="00941334">
        <w:rPr>
          <w:rFonts w:ascii="Times New Roman" w:hAnsi="Times New Roman" w:hint="eastAsia"/>
          <w:kern w:val="0"/>
          <w:sz w:val="28"/>
          <w:szCs w:val="28"/>
          <w:u w:color="000000"/>
        </w:rPr>
        <w:t>45</w:t>
      </w:r>
      <w:r w:rsidRPr="00941334">
        <w:rPr>
          <w:rFonts w:ascii="Times New Roman" w:hAnsi="Times New Roman"/>
          <w:kern w:val="0"/>
          <w:sz w:val="28"/>
          <w:szCs w:val="28"/>
          <w:u w:color="000000"/>
        </w:rPr>
        <w:t>万元，主要为</w:t>
      </w:r>
      <w:r w:rsidR="00396831" w:rsidRPr="00941334">
        <w:rPr>
          <w:rFonts w:ascii="Times New Roman" w:hAnsi="Times New Roman" w:hint="eastAsia"/>
          <w:kern w:val="0"/>
          <w:sz w:val="28"/>
          <w:szCs w:val="28"/>
          <w:u w:color="000000"/>
        </w:rPr>
        <w:t>蒸汽</w:t>
      </w:r>
      <w:r w:rsidR="00396831" w:rsidRPr="00941334">
        <w:rPr>
          <w:rFonts w:ascii="Times New Roman" w:hAnsi="Times New Roman"/>
          <w:kern w:val="0"/>
          <w:sz w:val="28"/>
          <w:szCs w:val="28"/>
          <w:u w:color="000000"/>
        </w:rPr>
        <w:t>管道</w:t>
      </w:r>
      <w:r w:rsidRPr="00941334">
        <w:rPr>
          <w:rFonts w:ascii="Times New Roman" w:hAnsi="Times New Roman"/>
          <w:kern w:val="0"/>
          <w:sz w:val="28"/>
          <w:szCs w:val="28"/>
          <w:u w:color="000000"/>
        </w:rPr>
        <w:t>安装费用；</w:t>
      </w:r>
    </w:p>
    <w:p w:rsidR="003B4EB7" w:rsidRPr="0037105F" w:rsidRDefault="00DA6C0A" w:rsidP="00087057">
      <w:pPr>
        <w:widowControl/>
        <w:spacing w:line="520" w:lineRule="exact"/>
        <w:ind w:firstLineChars="200" w:firstLine="560"/>
        <w:textAlignment w:val="baseline"/>
        <w:rPr>
          <w:rFonts w:ascii="Times New Roman" w:hAnsi="Times New Roman"/>
          <w:kern w:val="0"/>
          <w:sz w:val="28"/>
          <w:szCs w:val="20"/>
          <w:u w:color="000000"/>
        </w:rPr>
      </w:pPr>
      <w:r w:rsidRPr="00941334">
        <w:rPr>
          <w:rFonts w:ascii="Times New Roman" w:hAnsi="Times New Roman"/>
          <w:kern w:val="0"/>
          <w:sz w:val="28"/>
          <w:szCs w:val="28"/>
          <w:u w:color="000000"/>
        </w:rPr>
        <w:t>按制定目标计</w:t>
      </w:r>
      <w:r w:rsidRPr="000B60BF">
        <w:rPr>
          <w:rFonts w:ascii="Times New Roman" w:hAnsi="Times New Roman"/>
          <w:kern w:val="0"/>
          <w:sz w:val="28"/>
          <w:szCs w:val="28"/>
          <w:u w:color="000000"/>
        </w:rPr>
        <w:t>算，</w:t>
      </w:r>
      <w:r w:rsidR="00B03045">
        <w:rPr>
          <w:rFonts w:ascii="Times New Roman" w:hAnsi="Times New Roman" w:hint="eastAsia"/>
          <w:kern w:val="0"/>
          <w:sz w:val="28"/>
          <w:szCs w:val="28"/>
          <w:u w:color="000000"/>
        </w:rPr>
        <w:t>根据</w:t>
      </w:r>
      <w:r w:rsidR="001F045C">
        <w:rPr>
          <w:rFonts w:ascii="Times New Roman" w:hAnsi="Times New Roman" w:hint="eastAsia"/>
          <w:kern w:val="0"/>
          <w:sz w:val="28"/>
          <w:szCs w:val="28"/>
          <w:u w:color="000000"/>
        </w:rPr>
        <w:t>《苏州市区煤热价格联动管理暂行办法》（苏价工字</w:t>
      </w:r>
      <w:r w:rsidR="001F045C">
        <w:rPr>
          <w:rFonts w:ascii="Times New Roman" w:hAnsi="Times New Roman" w:hint="eastAsia"/>
          <w:kern w:val="0"/>
          <w:sz w:val="28"/>
          <w:szCs w:val="28"/>
          <w:u w:color="000000"/>
        </w:rPr>
        <w:t>[2010]13</w:t>
      </w:r>
      <w:r w:rsidR="001F045C">
        <w:rPr>
          <w:rFonts w:ascii="Times New Roman" w:hAnsi="Times New Roman" w:hint="eastAsia"/>
          <w:kern w:val="0"/>
          <w:sz w:val="28"/>
          <w:szCs w:val="28"/>
          <w:u w:color="000000"/>
        </w:rPr>
        <w:t>号）规定，蒸汽价格为</w:t>
      </w:r>
      <w:r w:rsidR="001F045C">
        <w:rPr>
          <w:rFonts w:ascii="Times New Roman" w:hAnsi="Times New Roman" w:hint="eastAsia"/>
          <w:kern w:val="0"/>
          <w:sz w:val="28"/>
          <w:szCs w:val="28"/>
          <w:u w:color="000000"/>
        </w:rPr>
        <w:t>206</w:t>
      </w:r>
      <w:r w:rsidR="001F045C">
        <w:rPr>
          <w:rFonts w:ascii="Times New Roman" w:hAnsi="Times New Roman" w:hint="eastAsia"/>
          <w:kern w:val="0"/>
          <w:sz w:val="28"/>
          <w:szCs w:val="28"/>
          <w:u w:color="000000"/>
        </w:rPr>
        <w:t>元</w:t>
      </w:r>
      <w:r w:rsidR="001F045C">
        <w:rPr>
          <w:rFonts w:ascii="Times New Roman" w:hAnsi="Times New Roman" w:hint="eastAsia"/>
          <w:kern w:val="0"/>
          <w:sz w:val="28"/>
          <w:szCs w:val="28"/>
          <w:u w:color="000000"/>
        </w:rPr>
        <w:t>/</w:t>
      </w:r>
      <w:r w:rsidR="002615E1">
        <w:rPr>
          <w:rFonts w:ascii="Times New Roman" w:hAnsi="Times New Roman" w:hint="eastAsia"/>
          <w:kern w:val="0"/>
          <w:sz w:val="28"/>
          <w:szCs w:val="28"/>
          <w:u w:color="000000"/>
        </w:rPr>
        <w:t>t</w:t>
      </w:r>
      <w:r w:rsidRPr="000B60BF">
        <w:rPr>
          <w:rFonts w:ascii="Times New Roman" w:hAnsi="Times New Roman"/>
          <w:kern w:val="0"/>
          <w:sz w:val="28"/>
          <w:szCs w:val="28"/>
          <w:u w:color="000000"/>
        </w:rPr>
        <w:t>，</w:t>
      </w:r>
      <w:r w:rsidR="001D541D">
        <w:rPr>
          <w:rFonts w:ascii="Times New Roman" w:hAnsi="Times New Roman"/>
          <w:kern w:val="0"/>
          <w:sz w:val="28"/>
          <w:szCs w:val="28"/>
          <w:u w:color="000000"/>
        </w:rPr>
        <w:t>按照</w:t>
      </w:r>
      <w:r w:rsidR="001D541D">
        <w:rPr>
          <w:rFonts w:ascii="Times New Roman" w:hAnsi="Times New Roman" w:hint="eastAsia"/>
          <w:kern w:val="0"/>
          <w:sz w:val="28"/>
          <w:szCs w:val="28"/>
          <w:u w:color="000000"/>
        </w:rPr>
        <w:t>2016</w:t>
      </w:r>
      <w:r w:rsidR="001D541D">
        <w:rPr>
          <w:rFonts w:ascii="Times New Roman" w:hAnsi="Times New Roman" w:hint="eastAsia"/>
          <w:kern w:val="0"/>
          <w:sz w:val="28"/>
          <w:szCs w:val="28"/>
          <w:u w:color="000000"/>
        </w:rPr>
        <w:t>年生产能力，预计使用蒸汽量</w:t>
      </w:r>
      <w:r w:rsidR="001D541D" w:rsidRPr="00774F8A">
        <w:rPr>
          <w:rFonts w:ascii="Times New Roman" w:hAnsi="Times New Roman" w:hint="eastAsia"/>
          <w:kern w:val="0"/>
          <w:sz w:val="28"/>
          <w:szCs w:val="28"/>
          <w:u w:color="000000"/>
        </w:rPr>
        <w:t>为</w:t>
      </w:r>
      <w:r w:rsidR="0078456F" w:rsidRPr="00774F8A">
        <w:rPr>
          <w:rFonts w:ascii="Times New Roman" w:hAnsi="Times New Roman" w:hint="eastAsia"/>
          <w:kern w:val="0"/>
          <w:sz w:val="28"/>
          <w:szCs w:val="28"/>
          <w:u w:color="000000"/>
        </w:rPr>
        <w:t>3</w:t>
      </w:r>
      <w:r w:rsidR="00087057">
        <w:rPr>
          <w:rFonts w:ascii="Times New Roman" w:hAnsi="Times New Roman" w:hint="eastAsia"/>
          <w:kern w:val="0"/>
          <w:sz w:val="28"/>
          <w:szCs w:val="28"/>
          <w:u w:color="000000"/>
        </w:rPr>
        <w:t>9</w:t>
      </w:r>
      <w:r w:rsidR="0078456F" w:rsidRPr="00774F8A">
        <w:rPr>
          <w:rFonts w:ascii="Times New Roman" w:hAnsi="Times New Roman" w:hint="eastAsia"/>
          <w:kern w:val="0"/>
          <w:sz w:val="28"/>
          <w:szCs w:val="28"/>
          <w:u w:color="000000"/>
        </w:rPr>
        <w:t>00</w:t>
      </w:r>
      <w:r w:rsidR="002615E1" w:rsidRPr="00774F8A">
        <w:rPr>
          <w:rFonts w:ascii="Times New Roman" w:hAnsi="Times New Roman" w:hint="eastAsia"/>
          <w:kern w:val="0"/>
          <w:sz w:val="28"/>
          <w:szCs w:val="28"/>
          <w:u w:color="000000"/>
        </w:rPr>
        <w:t>t</w:t>
      </w:r>
      <w:r w:rsidR="002615E1" w:rsidRPr="00774F8A">
        <w:rPr>
          <w:rFonts w:ascii="Times New Roman" w:hAnsi="Times New Roman" w:hint="eastAsia"/>
          <w:kern w:val="0"/>
          <w:sz w:val="28"/>
          <w:szCs w:val="28"/>
          <w:u w:color="000000"/>
        </w:rPr>
        <w:t>蒸汽，那么蒸汽费用为</w:t>
      </w:r>
      <w:r w:rsidR="00087057">
        <w:rPr>
          <w:rFonts w:ascii="Times New Roman" w:hAnsi="Times New Roman" w:hint="eastAsia"/>
          <w:kern w:val="0"/>
          <w:sz w:val="28"/>
          <w:szCs w:val="28"/>
          <w:u w:color="000000"/>
        </w:rPr>
        <w:t>80</w:t>
      </w:r>
      <w:r w:rsidR="00D87C3A" w:rsidRPr="00774F8A">
        <w:rPr>
          <w:rFonts w:ascii="Times New Roman" w:hAnsi="Times New Roman" w:hint="eastAsia"/>
          <w:kern w:val="0"/>
          <w:sz w:val="28"/>
          <w:szCs w:val="28"/>
          <w:u w:color="000000"/>
        </w:rPr>
        <w:t>万元</w:t>
      </w:r>
      <w:r w:rsidR="00D87C3A">
        <w:rPr>
          <w:rFonts w:ascii="Times New Roman" w:hAnsi="Times New Roman" w:hint="eastAsia"/>
          <w:kern w:val="0"/>
          <w:sz w:val="28"/>
          <w:szCs w:val="28"/>
          <w:u w:color="000000"/>
        </w:rPr>
        <w:t>，减少煤炭使用量</w:t>
      </w:r>
      <w:r w:rsidR="00D87C3A">
        <w:rPr>
          <w:rFonts w:ascii="Times New Roman" w:hAnsi="Times New Roman" w:hint="eastAsia"/>
          <w:kern w:val="0"/>
          <w:sz w:val="28"/>
          <w:szCs w:val="28"/>
          <w:u w:color="000000"/>
        </w:rPr>
        <w:t>700t</w:t>
      </w:r>
      <w:r w:rsidR="00D87C3A">
        <w:rPr>
          <w:rFonts w:ascii="Times New Roman" w:hAnsi="Times New Roman" w:hint="eastAsia"/>
          <w:kern w:val="0"/>
          <w:sz w:val="28"/>
          <w:szCs w:val="28"/>
          <w:u w:color="000000"/>
        </w:rPr>
        <w:t>，按照煤炭市场价格</w:t>
      </w:r>
      <w:r w:rsidR="00D87C3A">
        <w:rPr>
          <w:rFonts w:ascii="Times New Roman" w:hAnsi="Times New Roman" w:hint="eastAsia"/>
          <w:kern w:val="0"/>
          <w:sz w:val="28"/>
          <w:szCs w:val="28"/>
          <w:u w:color="000000"/>
        </w:rPr>
        <w:t>900</w:t>
      </w:r>
      <w:r w:rsidR="00D87C3A">
        <w:rPr>
          <w:rFonts w:ascii="Times New Roman" w:hAnsi="Times New Roman" w:hint="eastAsia"/>
          <w:kern w:val="0"/>
          <w:sz w:val="28"/>
          <w:szCs w:val="28"/>
          <w:u w:color="000000"/>
        </w:rPr>
        <w:t>元</w:t>
      </w:r>
      <w:r w:rsidR="00D87C3A">
        <w:rPr>
          <w:rFonts w:ascii="Times New Roman" w:hAnsi="Times New Roman" w:hint="eastAsia"/>
          <w:kern w:val="0"/>
          <w:sz w:val="28"/>
          <w:szCs w:val="28"/>
          <w:u w:color="000000"/>
        </w:rPr>
        <w:t>/t</w:t>
      </w:r>
      <w:r w:rsidR="00D87C3A">
        <w:rPr>
          <w:rFonts w:ascii="Times New Roman" w:hAnsi="Times New Roman" w:hint="eastAsia"/>
          <w:kern w:val="0"/>
          <w:sz w:val="28"/>
          <w:szCs w:val="28"/>
          <w:u w:color="000000"/>
        </w:rPr>
        <w:t>，</w:t>
      </w:r>
      <w:r w:rsidR="002615E1">
        <w:rPr>
          <w:rFonts w:ascii="Times New Roman" w:hAnsi="Times New Roman"/>
          <w:kern w:val="0"/>
          <w:sz w:val="28"/>
          <w:szCs w:val="28"/>
          <w:u w:color="000000"/>
        </w:rPr>
        <w:t>每年节约煤炭</w:t>
      </w:r>
      <w:r w:rsidR="005C533C">
        <w:rPr>
          <w:rFonts w:ascii="Times New Roman" w:hAnsi="Times New Roman"/>
          <w:kern w:val="0"/>
          <w:sz w:val="28"/>
          <w:szCs w:val="28"/>
          <w:u w:color="000000"/>
        </w:rPr>
        <w:t>费用</w:t>
      </w:r>
      <w:r w:rsidR="008106CA">
        <w:rPr>
          <w:rFonts w:ascii="Times New Roman" w:hAnsi="Times New Roman" w:hint="eastAsia"/>
          <w:kern w:val="0"/>
          <w:sz w:val="28"/>
          <w:szCs w:val="28"/>
          <w:u w:color="000000"/>
        </w:rPr>
        <w:t>63</w:t>
      </w:r>
      <w:r w:rsidR="008106CA">
        <w:rPr>
          <w:rFonts w:ascii="Times New Roman" w:hAnsi="Times New Roman" w:hint="eastAsia"/>
          <w:kern w:val="0"/>
          <w:sz w:val="28"/>
          <w:szCs w:val="28"/>
          <w:u w:color="000000"/>
        </w:rPr>
        <w:t>万元</w:t>
      </w:r>
      <w:r w:rsidR="00AA3C72">
        <w:rPr>
          <w:rFonts w:ascii="Times New Roman" w:hAnsi="Times New Roman"/>
          <w:kern w:val="0"/>
          <w:sz w:val="28"/>
          <w:szCs w:val="28"/>
          <w:u w:color="000000"/>
        </w:rPr>
        <w:t>，</w:t>
      </w:r>
      <w:r w:rsidR="00046A3C">
        <w:rPr>
          <w:rFonts w:ascii="Times New Roman" w:hAnsi="Times New Roman" w:hint="eastAsia"/>
          <w:kern w:val="0"/>
          <w:sz w:val="28"/>
          <w:szCs w:val="28"/>
          <w:u w:color="000000"/>
        </w:rPr>
        <w:t>同时节约用水</w:t>
      </w:r>
      <w:r w:rsidR="00046A3C">
        <w:rPr>
          <w:rFonts w:ascii="Times New Roman" w:hAnsi="Times New Roman" w:hint="eastAsia"/>
          <w:kern w:val="0"/>
          <w:sz w:val="28"/>
          <w:szCs w:val="28"/>
          <w:u w:color="000000"/>
        </w:rPr>
        <w:t>3900t</w:t>
      </w:r>
      <w:r w:rsidR="00046A3C">
        <w:rPr>
          <w:rFonts w:ascii="Times New Roman" w:hAnsi="Times New Roman" w:hint="eastAsia"/>
          <w:kern w:val="0"/>
          <w:sz w:val="28"/>
          <w:szCs w:val="28"/>
          <w:u w:color="000000"/>
        </w:rPr>
        <w:t>，水费为</w:t>
      </w:r>
      <w:r w:rsidR="00046A3C">
        <w:rPr>
          <w:rFonts w:ascii="Times New Roman" w:hAnsi="Times New Roman" w:hint="eastAsia"/>
          <w:kern w:val="0"/>
          <w:sz w:val="28"/>
          <w:szCs w:val="28"/>
          <w:u w:color="000000"/>
        </w:rPr>
        <w:t>4.11</w:t>
      </w:r>
      <w:r w:rsidR="00046A3C">
        <w:rPr>
          <w:rFonts w:ascii="Times New Roman" w:hAnsi="Times New Roman" w:hint="eastAsia"/>
          <w:kern w:val="0"/>
          <w:sz w:val="28"/>
          <w:szCs w:val="28"/>
          <w:u w:color="000000"/>
        </w:rPr>
        <w:t>元</w:t>
      </w:r>
      <w:r w:rsidR="00046A3C">
        <w:rPr>
          <w:rFonts w:ascii="Times New Roman" w:hAnsi="Times New Roman" w:hint="eastAsia"/>
          <w:kern w:val="0"/>
          <w:sz w:val="28"/>
          <w:szCs w:val="28"/>
          <w:u w:color="000000"/>
        </w:rPr>
        <w:t>/t</w:t>
      </w:r>
      <w:r w:rsidR="00046A3C">
        <w:rPr>
          <w:rFonts w:ascii="Times New Roman" w:hAnsi="Times New Roman" w:hint="eastAsia"/>
          <w:kern w:val="0"/>
          <w:sz w:val="28"/>
          <w:szCs w:val="28"/>
          <w:u w:color="000000"/>
        </w:rPr>
        <w:t>，节约水费</w:t>
      </w:r>
      <w:r w:rsidR="00046A3C">
        <w:rPr>
          <w:rFonts w:ascii="Times New Roman" w:hAnsi="Times New Roman" w:hint="eastAsia"/>
          <w:kern w:val="0"/>
          <w:sz w:val="28"/>
          <w:szCs w:val="28"/>
          <w:u w:color="000000"/>
        </w:rPr>
        <w:t>1.6</w:t>
      </w:r>
      <w:r w:rsidR="00046A3C">
        <w:rPr>
          <w:rFonts w:ascii="Times New Roman" w:hAnsi="Times New Roman" w:hint="eastAsia"/>
          <w:kern w:val="0"/>
          <w:sz w:val="28"/>
          <w:szCs w:val="28"/>
          <w:u w:color="000000"/>
        </w:rPr>
        <w:t>万</w:t>
      </w:r>
      <w:r w:rsidR="00046A3C">
        <w:rPr>
          <w:rFonts w:ascii="Times New Roman" w:hAnsi="Times New Roman" w:hint="eastAsia"/>
          <w:kern w:val="0"/>
          <w:sz w:val="28"/>
          <w:szCs w:val="28"/>
          <w:u w:color="000000"/>
        </w:rPr>
        <w:lastRenderedPageBreak/>
        <w:t>元。</w:t>
      </w:r>
      <w:r w:rsidR="00AA3C72">
        <w:rPr>
          <w:rFonts w:ascii="Times New Roman" w:hAnsi="Times New Roman"/>
          <w:kern w:val="0"/>
          <w:sz w:val="28"/>
          <w:szCs w:val="28"/>
          <w:u w:color="000000"/>
        </w:rPr>
        <w:t>另外</w:t>
      </w:r>
      <w:r w:rsidR="00AA3C72">
        <w:rPr>
          <w:rFonts w:ascii="Times New Roman" w:hAnsi="Times New Roman" w:hint="eastAsia"/>
          <w:kern w:val="0"/>
          <w:sz w:val="28"/>
          <w:szCs w:val="28"/>
          <w:u w:color="000000"/>
        </w:rPr>
        <w:t>，</w:t>
      </w:r>
      <w:r w:rsidR="005B2CD0">
        <w:rPr>
          <w:rFonts w:ascii="Times New Roman" w:hAnsi="Times New Roman" w:hint="eastAsia"/>
          <w:kern w:val="0"/>
          <w:sz w:val="28"/>
          <w:szCs w:val="28"/>
          <w:u w:color="000000"/>
        </w:rPr>
        <w:t>节约人员投入</w:t>
      </w:r>
      <w:r w:rsidR="004F783F">
        <w:rPr>
          <w:rFonts w:ascii="Times New Roman" w:hAnsi="Times New Roman" w:hint="eastAsia"/>
          <w:kern w:val="0"/>
          <w:sz w:val="28"/>
          <w:szCs w:val="28"/>
          <w:u w:color="000000"/>
        </w:rPr>
        <w:t>2</w:t>
      </w:r>
      <w:r w:rsidR="005B2CD0">
        <w:rPr>
          <w:rFonts w:ascii="Times New Roman" w:hAnsi="Times New Roman" w:hint="eastAsia"/>
          <w:kern w:val="0"/>
          <w:sz w:val="28"/>
          <w:szCs w:val="28"/>
          <w:u w:color="000000"/>
        </w:rPr>
        <w:t>名，月工资</w:t>
      </w:r>
      <w:r w:rsidR="004F783F">
        <w:rPr>
          <w:rFonts w:ascii="Times New Roman" w:hAnsi="Times New Roman" w:hint="eastAsia"/>
          <w:kern w:val="0"/>
          <w:sz w:val="28"/>
          <w:szCs w:val="28"/>
          <w:u w:color="000000"/>
        </w:rPr>
        <w:t>30</w:t>
      </w:r>
      <w:r w:rsidR="005B2CD0">
        <w:rPr>
          <w:rFonts w:ascii="Times New Roman" w:hAnsi="Times New Roman" w:hint="eastAsia"/>
          <w:kern w:val="0"/>
          <w:sz w:val="28"/>
          <w:szCs w:val="28"/>
          <w:u w:color="000000"/>
        </w:rPr>
        <w:t>00</w:t>
      </w:r>
      <w:r w:rsidR="005B2CD0">
        <w:rPr>
          <w:rFonts w:ascii="Times New Roman" w:hAnsi="Times New Roman" w:hint="eastAsia"/>
          <w:kern w:val="0"/>
          <w:sz w:val="28"/>
          <w:szCs w:val="28"/>
          <w:u w:color="000000"/>
        </w:rPr>
        <w:t>元，可节省成本</w:t>
      </w:r>
      <w:r w:rsidR="003B4EB7">
        <w:rPr>
          <w:rFonts w:ascii="Times New Roman" w:hAnsi="Times New Roman" w:hint="eastAsia"/>
          <w:kern w:val="0"/>
          <w:sz w:val="28"/>
          <w:szCs w:val="28"/>
          <w:u w:color="000000"/>
        </w:rPr>
        <w:t>7.2</w:t>
      </w:r>
      <w:r w:rsidR="005B2CD0">
        <w:rPr>
          <w:rFonts w:ascii="Times New Roman" w:hAnsi="Times New Roman" w:hint="eastAsia"/>
          <w:kern w:val="0"/>
          <w:sz w:val="28"/>
          <w:szCs w:val="28"/>
          <w:u w:color="000000"/>
        </w:rPr>
        <w:t>万元</w:t>
      </w:r>
      <w:r w:rsidR="00087057">
        <w:rPr>
          <w:rFonts w:ascii="Times New Roman" w:hAnsi="Times New Roman" w:hint="eastAsia"/>
          <w:kern w:val="0"/>
          <w:sz w:val="28"/>
          <w:szCs w:val="28"/>
          <w:u w:color="000000"/>
        </w:rPr>
        <w:t>。共可节省成本</w:t>
      </w:r>
      <w:r w:rsidR="00087057">
        <w:rPr>
          <w:rFonts w:ascii="Times New Roman" w:hAnsi="Times New Roman" w:hint="eastAsia"/>
          <w:kern w:val="0"/>
          <w:sz w:val="28"/>
          <w:szCs w:val="28"/>
          <w:u w:color="000000"/>
        </w:rPr>
        <w:t>71.8</w:t>
      </w:r>
      <w:r w:rsidR="00087057">
        <w:rPr>
          <w:rFonts w:ascii="Times New Roman" w:hAnsi="Times New Roman" w:hint="eastAsia"/>
          <w:kern w:val="0"/>
          <w:sz w:val="28"/>
          <w:szCs w:val="28"/>
          <w:u w:color="000000"/>
        </w:rPr>
        <w:t>万元。</w:t>
      </w:r>
    </w:p>
    <w:p w:rsidR="00DA6C0A" w:rsidRPr="000B60BF" w:rsidRDefault="00DA6C0A" w:rsidP="00DA6C0A">
      <w:pPr>
        <w:keepNext/>
        <w:keepLines/>
        <w:spacing w:line="520" w:lineRule="exact"/>
        <w:outlineLvl w:val="2"/>
        <w:rPr>
          <w:rFonts w:ascii="Times New Roman" w:hAnsi="Times New Roman"/>
          <w:b/>
          <w:bCs/>
          <w:sz w:val="28"/>
          <w:szCs w:val="28"/>
        </w:rPr>
      </w:pPr>
      <w:bookmarkStart w:id="448" w:name="_Toc459879004"/>
      <w:bookmarkStart w:id="449" w:name="_Toc345404154"/>
      <w:bookmarkStart w:id="450" w:name="_Toc459194017"/>
      <w:bookmarkStart w:id="451" w:name="_Toc460932094"/>
      <w:bookmarkStart w:id="452" w:name="_Toc497203542"/>
      <w:r w:rsidRPr="000B60BF">
        <w:rPr>
          <w:rFonts w:ascii="Times New Roman" w:hAnsi="Times New Roman"/>
          <w:b/>
          <w:bCs/>
          <w:sz w:val="28"/>
          <w:szCs w:val="28"/>
        </w:rPr>
        <w:t xml:space="preserve">6.1.5 </w:t>
      </w:r>
      <w:r w:rsidRPr="000B60BF">
        <w:rPr>
          <w:rFonts w:ascii="Times New Roman" w:hAnsi="Times New Roman"/>
          <w:b/>
          <w:bCs/>
          <w:sz w:val="28"/>
          <w:szCs w:val="28"/>
        </w:rPr>
        <w:t>小结</w:t>
      </w:r>
      <w:bookmarkEnd w:id="448"/>
      <w:bookmarkEnd w:id="449"/>
      <w:bookmarkEnd w:id="450"/>
      <w:bookmarkEnd w:id="451"/>
      <w:bookmarkEnd w:id="452"/>
    </w:p>
    <w:p w:rsidR="0037105F" w:rsidRDefault="0037105F" w:rsidP="0037105F">
      <w:pPr>
        <w:widowControl/>
        <w:spacing w:line="520" w:lineRule="exact"/>
        <w:ind w:firstLineChars="200" w:firstLine="560"/>
        <w:textAlignment w:val="baseline"/>
        <w:rPr>
          <w:rFonts w:ascii="Times New Roman" w:hAnsi="Times New Roman"/>
          <w:kern w:val="0"/>
          <w:sz w:val="28"/>
          <w:szCs w:val="20"/>
          <w:u w:color="000000"/>
        </w:rPr>
      </w:pPr>
      <w:bookmarkStart w:id="453" w:name="_Toc345404155"/>
      <w:bookmarkStart w:id="454" w:name="_Toc460932095"/>
      <w:r w:rsidRPr="000B60BF">
        <w:rPr>
          <w:rFonts w:ascii="Times New Roman" w:hAnsi="Times New Roman"/>
          <w:kern w:val="0"/>
          <w:sz w:val="28"/>
          <w:szCs w:val="20"/>
          <w:u w:color="000000"/>
        </w:rPr>
        <w:t>通过以上分析与比较，该方案具有较好</w:t>
      </w:r>
      <w:r w:rsidR="004959D4">
        <w:rPr>
          <w:rFonts w:ascii="Times New Roman" w:hAnsi="Times New Roman" w:hint="eastAsia"/>
          <w:kern w:val="0"/>
          <w:sz w:val="28"/>
          <w:szCs w:val="20"/>
          <w:u w:color="000000"/>
        </w:rPr>
        <w:t>的</w:t>
      </w:r>
      <w:r w:rsidRPr="000B60BF">
        <w:rPr>
          <w:rFonts w:ascii="Times New Roman" w:hAnsi="Times New Roman"/>
          <w:kern w:val="0"/>
          <w:sz w:val="28"/>
          <w:szCs w:val="20"/>
          <w:u w:color="000000"/>
        </w:rPr>
        <w:t>环境效益，节约了成本，减少了安全隐患。因此，该方案是可行的。</w:t>
      </w:r>
    </w:p>
    <w:p w:rsidR="00DA6C0A" w:rsidRPr="000B60BF" w:rsidRDefault="00DA6C0A" w:rsidP="00DA6C0A">
      <w:pPr>
        <w:keepNext/>
        <w:keepLines/>
        <w:widowControl/>
        <w:spacing w:line="520" w:lineRule="exact"/>
        <w:textAlignment w:val="baseline"/>
        <w:outlineLvl w:val="1"/>
        <w:rPr>
          <w:rFonts w:ascii="Times New Roman" w:hAnsi="Times New Roman"/>
          <w:b/>
          <w:bCs/>
          <w:kern w:val="0"/>
          <w:sz w:val="28"/>
          <w:szCs w:val="32"/>
          <w:u w:color="000000"/>
        </w:rPr>
      </w:pPr>
      <w:bookmarkStart w:id="455" w:name="_Toc497203543"/>
      <w:r w:rsidRPr="000B60BF">
        <w:rPr>
          <w:rFonts w:ascii="Times New Roman" w:hAnsi="Times New Roman"/>
          <w:b/>
          <w:bCs/>
          <w:kern w:val="0"/>
          <w:sz w:val="28"/>
          <w:szCs w:val="32"/>
          <w:u w:color="000000"/>
        </w:rPr>
        <w:t xml:space="preserve">6.2 </w:t>
      </w:r>
      <w:r w:rsidRPr="000B60BF">
        <w:rPr>
          <w:rFonts w:ascii="Times New Roman" w:hAnsi="Times New Roman"/>
          <w:b/>
          <w:bCs/>
          <w:kern w:val="0"/>
          <w:sz w:val="28"/>
          <w:szCs w:val="32"/>
          <w:u w:color="000000"/>
        </w:rPr>
        <w:t>方案</w:t>
      </w:r>
      <w:r w:rsidR="00741F3D">
        <w:rPr>
          <w:rFonts w:ascii="Times New Roman" w:hAnsi="Times New Roman"/>
          <w:b/>
          <w:bCs/>
          <w:kern w:val="0"/>
          <w:sz w:val="28"/>
          <w:szCs w:val="32"/>
          <w:u w:color="000000"/>
        </w:rPr>
        <w:t>1</w:t>
      </w:r>
      <w:r w:rsidR="00585B87">
        <w:rPr>
          <w:rFonts w:ascii="Times New Roman" w:hAnsi="Times New Roman" w:hint="eastAsia"/>
          <w:b/>
          <w:bCs/>
          <w:kern w:val="0"/>
          <w:sz w:val="28"/>
          <w:szCs w:val="32"/>
          <w:u w:color="000000"/>
        </w:rPr>
        <w:t>5</w:t>
      </w:r>
      <w:r w:rsidRPr="000B60BF">
        <w:rPr>
          <w:rFonts w:ascii="Times New Roman" w:hAnsi="Times New Roman"/>
          <w:b/>
          <w:bCs/>
          <w:kern w:val="0"/>
          <w:sz w:val="28"/>
          <w:szCs w:val="32"/>
          <w:u w:color="000000"/>
        </w:rPr>
        <w:t>：</w:t>
      </w:r>
      <w:bookmarkStart w:id="456" w:name="_Toc345404156"/>
      <w:bookmarkEnd w:id="453"/>
      <w:bookmarkEnd w:id="454"/>
      <w:r w:rsidR="00741F3D" w:rsidRPr="00741F3D">
        <w:rPr>
          <w:rFonts w:ascii="Times New Roman" w:hAnsi="Times New Roman" w:hint="eastAsia"/>
          <w:b/>
          <w:bCs/>
          <w:kern w:val="0"/>
          <w:sz w:val="28"/>
          <w:szCs w:val="32"/>
          <w:u w:color="000000"/>
        </w:rPr>
        <w:t>天然气燃烧炉代替燃煤热风炉供热</w:t>
      </w:r>
      <w:bookmarkEnd w:id="455"/>
    </w:p>
    <w:p w:rsidR="00DA6C0A" w:rsidRPr="000B60BF" w:rsidRDefault="00DA6C0A" w:rsidP="00DA6C0A">
      <w:pPr>
        <w:keepNext/>
        <w:keepLines/>
        <w:spacing w:line="520" w:lineRule="exact"/>
        <w:outlineLvl w:val="2"/>
        <w:rPr>
          <w:rFonts w:ascii="Times New Roman" w:hAnsi="Times New Roman"/>
          <w:b/>
          <w:bCs/>
          <w:sz w:val="28"/>
          <w:szCs w:val="28"/>
        </w:rPr>
      </w:pPr>
      <w:bookmarkStart w:id="457" w:name="_Toc459194019"/>
      <w:bookmarkStart w:id="458" w:name="_Toc459879006"/>
      <w:bookmarkStart w:id="459" w:name="_Toc460932096"/>
      <w:bookmarkStart w:id="460" w:name="_Toc497203544"/>
      <w:r w:rsidRPr="000B60BF">
        <w:rPr>
          <w:rFonts w:ascii="Times New Roman" w:hAnsi="Times New Roman"/>
          <w:b/>
          <w:bCs/>
          <w:sz w:val="28"/>
          <w:szCs w:val="28"/>
        </w:rPr>
        <w:t xml:space="preserve">6.2.1 </w:t>
      </w:r>
      <w:r w:rsidRPr="000B60BF">
        <w:rPr>
          <w:rFonts w:ascii="Times New Roman" w:hAnsi="Times New Roman"/>
          <w:b/>
          <w:bCs/>
          <w:sz w:val="28"/>
          <w:szCs w:val="28"/>
        </w:rPr>
        <w:t>方案内容</w:t>
      </w:r>
      <w:bookmarkEnd w:id="456"/>
      <w:bookmarkEnd w:id="457"/>
      <w:bookmarkEnd w:id="458"/>
      <w:bookmarkEnd w:id="459"/>
      <w:bookmarkEnd w:id="460"/>
    </w:p>
    <w:p w:rsidR="00DA6C0A" w:rsidRPr="000B60BF" w:rsidRDefault="00AF6B4B" w:rsidP="00741F3D">
      <w:pPr>
        <w:widowControl/>
        <w:spacing w:line="520" w:lineRule="exact"/>
        <w:ind w:firstLineChars="200" w:firstLine="560"/>
        <w:textAlignment w:val="baseline"/>
        <w:rPr>
          <w:rFonts w:ascii="Times New Roman" w:hAnsi="Times New Roman"/>
          <w:kern w:val="0"/>
          <w:sz w:val="28"/>
          <w:szCs w:val="20"/>
          <w:u w:color="000000"/>
        </w:rPr>
      </w:pPr>
      <w:r>
        <w:rPr>
          <w:rFonts w:ascii="Times New Roman" w:hAnsi="Times New Roman" w:hint="eastAsia"/>
          <w:kern w:val="0"/>
          <w:sz w:val="28"/>
          <w:szCs w:val="28"/>
          <w:u w:color="000000"/>
        </w:rPr>
        <w:t>原干燥车间喷粉工段使用</w:t>
      </w:r>
      <w:r w:rsidR="00741F3D" w:rsidRPr="00741F3D">
        <w:rPr>
          <w:rFonts w:ascii="Times New Roman" w:hAnsi="Times New Roman" w:hint="eastAsia"/>
          <w:kern w:val="0"/>
          <w:sz w:val="28"/>
          <w:szCs w:val="28"/>
          <w:u w:color="000000"/>
        </w:rPr>
        <w:t>燃煤热风炉</w:t>
      </w:r>
      <w:r w:rsidR="00CA51EE">
        <w:rPr>
          <w:rFonts w:ascii="Times New Roman" w:hAnsi="Times New Roman" w:hint="eastAsia"/>
          <w:kern w:val="0"/>
          <w:sz w:val="28"/>
          <w:szCs w:val="28"/>
          <w:u w:color="000000"/>
        </w:rPr>
        <w:t>供热</w:t>
      </w:r>
      <w:r w:rsidR="00741F3D" w:rsidRPr="00741F3D">
        <w:rPr>
          <w:rFonts w:ascii="Times New Roman" w:hAnsi="Times New Roman" w:hint="eastAsia"/>
          <w:kern w:val="0"/>
          <w:sz w:val="28"/>
          <w:szCs w:val="28"/>
          <w:u w:color="000000"/>
        </w:rPr>
        <w:t>，现使用</w:t>
      </w:r>
      <w:r w:rsidR="00595FAA">
        <w:rPr>
          <w:rFonts w:ascii="Times New Roman" w:hAnsi="Times New Roman" w:hint="eastAsia"/>
          <w:kern w:val="0"/>
          <w:sz w:val="28"/>
          <w:szCs w:val="28"/>
          <w:u w:color="000000"/>
        </w:rPr>
        <w:t>燃气热风炉</w:t>
      </w:r>
      <w:r w:rsidR="00741F3D" w:rsidRPr="00741F3D">
        <w:rPr>
          <w:rFonts w:ascii="Times New Roman" w:hAnsi="Times New Roman" w:hint="eastAsia"/>
          <w:kern w:val="0"/>
          <w:sz w:val="28"/>
          <w:szCs w:val="28"/>
          <w:u w:color="000000"/>
        </w:rPr>
        <w:t>，节省人员投入，使用天然气清洁能源，减少了燃煤废气产生，减少环境污染</w:t>
      </w:r>
      <w:r w:rsidR="00595FAA">
        <w:rPr>
          <w:rFonts w:ascii="Times New Roman" w:hAnsi="Times New Roman" w:hint="eastAsia"/>
          <w:kern w:val="0"/>
          <w:sz w:val="28"/>
          <w:szCs w:val="28"/>
          <w:u w:color="000000"/>
        </w:rPr>
        <w:t>。</w:t>
      </w:r>
    </w:p>
    <w:p w:rsidR="00DA6C0A" w:rsidRPr="000B60BF" w:rsidRDefault="00DA6C0A" w:rsidP="00DA6C0A">
      <w:pPr>
        <w:keepNext/>
        <w:keepLines/>
        <w:spacing w:line="520" w:lineRule="exact"/>
        <w:outlineLvl w:val="2"/>
        <w:rPr>
          <w:rFonts w:ascii="Times New Roman" w:hAnsi="Times New Roman"/>
          <w:b/>
          <w:bCs/>
          <w:sz w:val="28"/>
          <w:szCs w:val="28"/>
        </w:rPr>
      </w:pPr>
      <w:bookmarkStart w:id="461" w:name="_Toc459194020"/>
      <w:bookmarkStart w:id="462" w:name="_Toc459879007"/>
      <w:bookmarkStart w:id="463" w:name="_Toc345404157"/>
      <w:bookmarkStart w:id="464" w:name="_Toc460932097"/>
      <w:bookmarkStart w:id="465" w:name="_Toc497203545"/>
      <w:r w:rsidRPr="000B60BF">
        <w:rPr>
          <w:rFonts w:ascii="Times New Roman" w:hAnsi="Times New Roman"/>
          <w:b/>
          <w:bCs/>
          <w:sz w:val="28"/>
          <w:szCs w:val="28"/>
        </w:rPr>
        <w:t xml:space="preserve">6.2.2 </w:t>
      </w:r>
      <w:r w:rsidRPr="000B60BF">
        <w:rPr>
          <w:rFonts w:ascii="Times New Roman" w:hAnsi="Times New Roman"/>
          <w:b/>
          <w:bCs/>
          <w:sz w:val="28"/>
          <w:szCs w:val="28"/>
        </w:rPr>
        <w:t>技术评估</w:t>
      </w:r>
      <w:bookmarkEnd w:id="461"/>
      <w:bookmarkEnd w:id="462"/>
      <w:bookmarkEnd w:id="463"/>
      <w:bookmarkEnd w:id="464"/>
      <w:bookmarkEnd w:id="465"/>
    </w:p>
    <w:p w:rsidR="00DA6C0A" w:rsidRDefault="004C6BF7" w:rsidP="00DA6C0A">
      <w:pPr>
        <w:widowControl/>
        <w:spacing w:line="520" w:lineRule="exact"/>
        <w:ind w:firstLineChars="200" w:firstLine="560"/>
        <w:textAlignment w:val="baseline"/>
        <w:rPr>
          <w:rFonts w:ascii="Times New Roman" w:hAnsi="Times New Roman"/>
          <w:kern w:val="0"/>
          <w:sz w:val="28"/>
          <w:szCs w:val="20"/>
          <w:u w:color="000000"/>
        </w:rPr>
      </w:pPr>
      <w:r>
        <w:rPr>
          <w:rFonts w:ascii="Times New Roman" w:hAnsi="Times New Roman" w:hint="eastAsia"/>
          <w:kern w:val="0"/>
          <w:sz w:val="28"/>
          <w:szCs w:val="20"/>
          <w:u w:color="000000"/>
        </w:rPr>
        <w:t>原</w:t>
      </w:r>
      <w:r w:rsidR="00B21AFA" w:rsidRPr="00B21AFA">
        <w:rPr>
          <w:rFonts w:ascii="Times New Roman" w:hAnsi="Times New Roman" w:hint="eastAsia"/>
          <w:kern w:val="0"/>
          <w:sz w:val="28"/>
          <w:szCs w:val="20"/>
          <w:u w:color="000000"/>
        </w:rPr>
        <w:t>热风炉型号</w:t>
      </w:r>
      <w:r>
        <w:rPr>
          <w:rFonts w:ascii="Times New Roman" w:hAnsi="Times New Roman" w:hint="eastAsia"/>
          <w:kern w:val="0"/>
          <w:sz w:val="28"/>
          <w:szCs w:val="20"/>
          <w:u w:color="000000"/>
        </w:rPr>
        <w:t>为</w:t>
      </w:r>
      <w:r w:rsidR="00B21AFA" w:rsidRPr="00B21AFA">
        <w:rPr>
          <w:rFonts w:ascii="Times New Roman" w:hAnsi="Times New Roman" w:hint="eastAsia"/>
          <w:kern w:val="0"/>
          <w:sz w:val="28"/>
          <w:szCs w:val="20"/>
          <w:u w:color="000000"/>
        </w:rPr>
        <w:t>JDK160</w:t>
      </w:r>
      <w:r w:rsidR="00B21AFA" w:rsidRPr="00B21AFA">
        <w:rPr>
          <w:rFonts w:ascii="Times New Roman" w:hAnsi="Times New Roman" w:hint="eastAsia"/>
          <w:kern w:val="0"/>
          <w:sz w:val="28"/>
          <w:szCs w:val="20"/>
          <w:u w:color="000000"/>
        </w:rPr>
        <w:t>，操作温度</w:t>
      </w:r>
      <w:r w:rsidR="00B21AFA" w:rsidRPr="00B21AFA">
        <w:rPr>
          <w:rFonts w:ascii="Times New Roman" w:hAnsi="Times New Roman" w:hint="eastAsia"/>
          <w:kern w:val="0"/>
          <w:sz w:val="28"/>
          <w:szCs w:val="20"/>
          <w:u w:color="000000"/>
        </w:rPr>
        <w:t>350</w:t>
      </w:r>
      <w:r w:rsidR="00B21AFA" w:rsidRPr="00B21AFA">
        <w:rPr>
          <w:rFonts w:ascii="Times New Roman" w:hAnsi="Times New Roman" w:hint="eastAsia"/>
          <w:kern w:val="0"/>
          <w:sz w:val="28"/>
          <w:szCs w:val="20"/>
          <w:u w:color="000000"/>
        </w:rPr>
        <w:t>℃，发热量</w:t>
      </w:r>
      <w:r w:rsidR="00B21AFA" w:rsidRPr="00B21AFA">
        <w:rPr>
          <w:rFonts w:ascii="Times New Roman" w:hAnsi="Times New Roman" w:hint="eastAsia"/>
          <w:kern w:val="0"/>
          <w:sz w:val="28"/>
          <w:szCs w:val="20"/>
          <w:u w:color="000000"/>
        </w:rPr>
        <w:t>160</w:t>
      </w:r>
      <w:r w:rsidR="00B21AFA" w:rsidRPr="00B21AFA">
        <w:rPr>
          <w:rFonts w:ascii="Times New Roman" w:hAnsi="Times New Roman" w:hint="eastAsia"/>
          <w:kern w:val="0"/>
          <w:sz w:val="28"/>
          <w:szCs w:val="20"/>
          <w:u w:color="000000"/>
        </w:rPr>
        <w:t>万大卡</w:t>
      </w:r>
      <w:r>
        <w:rPr>
          <w:rFonts w:ascii="Times New Roman" w:hAnsi="Times New Roman" w:hint="eastAsia"/>
          <w:kern w:val="0"/>
          <w:sz w:val="28"/>
          <w:szCs w:val="20"/>
          <w:u w:color="000000"/>
        </w:rPr>
        <w:t>，</w:t>
      </w:r>
      <w:r w:rsidRPr="004C6BF7">
        <w:rPr>
          <w:rFonts w:ascii="Times New Roman" w:hAnsi="Times New Roman" w:hint="eastAsia"/>
          <w:kern w:val="0"/>
          <w:sz w:val="28"/>
          <w:szCs w:val="20"/>
          <w:u w:color="000000"/>
        </w:rPr>
        <w:t>热风炉所使用的燃煤由上煤装置装入进煤斗，再由链条炉排将煤层带入燃烧段。在燃烧段中煤层均匀燃烧，燃烧后的灰由出渣口排出炉外，而燃烧后的高温烟气由引风机带至换热段，在换热段中与由主风机送入的冷空气进行热交换，换热后的烟气由引风机送至烟囱排出。</w:t>
      </w:r>
    </w:p>
    <w:p w:rsidR="004C6BF7" w:rsidRPr="000B60BF" w:rsidRDefault="004C6BF7" w:rsidP="00DA6C0A">
      <w:pPr>
        <w:widowControl/>
        <w:spacing w:line="520" w:lineRule="exact"/>
        <w:ind w:firstLineChars="200" w:firstLine="560"/>
        <w:textAlignment w:val="baseline"/>
        <w:rPr>
          <w:rFonts w:ascii="Times New Roman" w:hAnsi="Times New Roman"/>
          <w:kern w:val="0"/>
          <w:sz w:val="28"/>
          <w:szCs w:val="20"/>
          <w:u w:color="000000"/>
        </w:rPr>
      </w:pPr>
      <w:r>
        <w:rPr>
          <w:rFonts w:ascii="Times New Roman" w:hAnsi="Times New Roman" w:hint="eastAsia"/>
          <w:kern w:val="0"/>
          <w:sz w:val="28"/>
          <w:szCs w:val="20"/>
          <w:u w:color="000000"/>
        </w:rPr>
        <w:t>现更换一台</w:t>
      </w:r>
      <w:r w:rsidR="00253968" w:rsidRPr="00253968">
        <w:rPr>
          <w:rFonts w:ascii="Times New Roman" w:hAnsi="Times New Roman" w:hint="eastAsia"/>
          <w:kern w:val="0"/>
          <w:sz w:val="28"/>
          <w:szCs w:val="20"/>
          <w:u w:color="000000"/>
        </w:rPr>
        <w:t>间接式燃气热风炉</w:t>
      </w:r>
      <w:r w:rsidR="00473B2C">
        <w:rPr>
          <w:rFonts w:ascii="Times New Roman" w:hAnsi="Times New Roman" w:hint="eastAsia"/>
          <w:kern w:val="0"/>
          <w:sz w:val="28"/>
          <w:szCs w:val="20"/>
          <w:u w:color="000000"/>
        </w:rPr>
        <w:t>，</w:t>
      </w:r>
      <w:r w:rsidR="00395E4B" w:rsidRPr="00395E4B">
        <w:rPr>
          <w:rFonts w:ascii="Times New Roman" w:hAnsi="Times New Roman" w:hint="eastAsia"/>
          <w:kern w:val="0"/>
          <w:sz w:val="28"/>
          <w:szCs w:val="20"/>
          <w:u w:color="000000"/>
        </w:rPr>
        <w:t>采用</w:t>
      </w:r>
      <w:r w:rsidR="00253968">
        <w:rPr>
          <w:rFonts w:ascii="Times New Roman" w:hAnsi="Times New Roman" w:hint="eastAsia"/>
          <w:kern w:val="0"/>
          <w:sz w:val="28"/>
          <w:szCs w:val="20"/>
          <w:u w:color="000000"/>
        </w:rPr>
        <w:t>天然气</w:t>
      </w:r>
      <w:r w:rsidR="000049A2">
        <w:rPr>
          <w:rFonts w:ascii="Times New Roman" w:hAnsi="Times New Roman" w:hint="eastAsia"/>
          <w:kern w:val="0"/>
          <w:sz w:val="28"/>
          <w:szCs w:val="20"/>
          <w:u w:color="000000"/>
        </w:rPr>
        <w:t>燃烧，产生的热量</w:t>
      </w:r>
      <w:r w:rsidR="00FC2A9B">
        <w:rPr>
          <w:rFonts w:ascii="Times New Roman" w:hAnsi="Times New Roman" w:hint="eastAsia"/>
          <w:kern w:val="0"/>
          <w:sz w:val="28"/>
          <w:szCs w:val="20"/>
          <w:u w:color="000000"/>
        </w:rPr>
        <w:t>通过换热器进行交换，从而对物料进行间接加热</w:t>
      </w:r>
      <w:r w:rsidR="00395E4B" w:rsidRPr="00395E4B">
        <w:rPr>
          <w:rFonts w:ascii="Times New Roman" w:hAnsi="Times New Roman" w:hint="eastAsia"/>
          <w:kern w:val="0"/>
          <w:sz w:val="28"/>
          <w:szCs w:val="20"/>
          <w:u w:color="000000"/>
        </w:rPr>
        <w:t>。</w:t>
      </w:r>
      <w:r w:rsidR="006F4B87">
        <w:rPr>
          <w:rFonts w:ascii="Times New Roman" w:hAnsi="Times New Roman" w:hint="eastAsia"/>
          <w:kern w:val="0"/>
          <w:sz w:val="28"/>
          <w:szCs w:val="20"/>
          <w:u w:color="000000"/>
        </w:rPr>
        <w:t>燃气热风炉设备使用清洁能源，且热交换器换热率更高，能耗损失减小，技术上完全可行。</w:t>
      </w:r>
    </w:p>
    <w:p w:rsidR="00DA6C0A" w:rsidRPr="000B60BF" w:rsidRDefault="00DA6C0A" w:rsidP="00DA6C0A">
      <w:pPr>
        <w:keepNext/>
        <w:keepLines/>
        <w:spacing w:line="520" w:lineRule="exact"/>
        <w:outlineLvl w:val="2"/>
        <w:rPr>
          <w:rFonts w:ascii="Times New Roman" w:hAnsi="Times New Roman"/>
          <w:b/>
          <w:bCs/>
          <w:sz w:val="28"/>
          <w:szCs w:val="28"/>
        </w:rPr>
      </w:pPr>
      <w:bookmarkStart w:id="466" w:name="_Toc345404158"/>
      <w:bookmarkStart w:id="467" w:name="_Toc459194021"/>
      <w:bookmarkStart w:id="468" w:name="_Toc459879008"/>
      <w:bookmarkStart w:id="469" w:name="_Toc460932098"/>
      <w:bookmarkStart w:id="470" w:name="_Toc497203546"/>
      <w:r w:rsidRPr="000B60BF">
        <w:rPr>
          <w:rFonts w:ascii="Times New Roman" w:hAnsi="Times New Roman"/>
          <w:b/>
          <w:bCs/>
          <w:sz w:val="28"/>
          <w:szCs w:val="28"/>
        </w:rPr>
        <w:t xml:space="preserve">6.2.3 </w:t>
      </w:r>
      <w:r w:rsidRPr="000B60BF">
        <w:rPr>
          <w:rFonts w:ascii="Times New Roman" w:hAnsi="Times New Roman"/>
          <w:b/>
          <w:bCs/>
          <w:sz w:val="28"/>
          <w:szCs w:val="28"/>
        </w:rPr>
        <w:t>环境评估</w:t>
      </w:r>
      <w:bookmarkEnd w:id="466"/>
      <w:bookmarkEnd w:id="467"/>
      <w:bookmarkEnd w:id="468"/>
      <w:bookmarkEnd w:id="469"/>
      <w:bookmarkEnd w:id="470"/>
    </w:p>
    <w:p w:rsidR="00DA6C0A" w:rsidRPr="00031C38" w:rsidRDefault="004E3936" w:rsidP="00031C38">
      <w:pPr>
        <w:spacing w:line="520" w:lineRule="exact"/>
        <w:ind w:firstLineChars="200" w:firstLine="560"/>
        <w:rPr>
          <w:rFonts w:ascii="Times New Roman" w:hAnsi="Times New Roman"/>
          <w:sz w:val="28"/>
          <w:szCs w:val="28"/>
        </w:rPr>
      </w:pPr>
      <w:r>
        <w:rPr>
          <w:rFonts w:ascii="Times New Roman" w:hAnsi="Times New Roman"/>
          <w:sz w:val="28"/>
        </w:rPr>
        <w:t>本方案将燃煤热风炉更换为燃气热风炉</w:t>
      </w:r>
      <w:r>
        <w:rPr>
          <w:rFonts w:ascii="Times New Roman" w:hAnsi="Times New Roman" w:hint="eastAsia"/>
          <w:sz w:val="28"/>
        </w:rPr>
        <w:t>，</w:t>
      </w:r>
      <w:r>
        <w:rPr>
          <w:rFonts w:ascii="Times New Roman" w:hAnsi="Times New Roman"/>
          <w:sz w:val="28"/>
          <w:szCs w:val="28"/>
        </w:rPr>
        <w:t>减少燃煤使用量</w:t>
      </w:r>
      <w:r>
        <w:rPr>
          <w:rFonts w:ascii="Times New Roman" w:hAnsi="Times New Roman" w:hint="eastAsia"/>
          <w:sz w:val="28"/>
          <w:szCs w:val="28"/>
        </w:rPr>
        <w:t>71</w:t>
      </w:r>
      <w:r w:rsidR="00B0550D">
        <w:rPr>
          <w:rFonts w:ascii="Times New Roman" w:hAnsi="Times New Roman" w:hint="eastAsia"/>
          <w:sz w:val="28"/>
          <w:szCs w:val="28"/>
        </w:rPr>
        <w:t>2</w:t>
      </w:r>
      <w:r>
        <w:rPr>
          <w:rFonts w:ascii="Times New Roman" w:hAnsi="Times New Roman" w:hint="eastAsia"/>
          <w:sz w:val="28"/>
          <w:szCs w:val="28"/>
        </w:rPr>
        <w:t>t/a</w:t>
      </w:r>
      <w:r>
        <w:rPr>
          <w:rFonts w:ascii="Times New Roman" w:hAnsi="Times New Roman" w:hint="eastAsia"/>
          <w:sz w:val="28"/>
          <w:szCs w:val="28"/>
        </w:rPr>
        <w:t>，由于企业购入煤炭为烟煤，含硫量约为为</w:t>
      </w:r>
      <w:r>
        <w:rPr>
          <w:rFonts w:ascii="Times New Roman" w:hAnsi="Times New Roman" w:hint="eastAsia"/>
          <w:sz w:val="28"/>
          <w:szCs w:val="28"/>
        </w:rPr>
        <w:t>1.5%</w:t>
      </w:r>
      <w:r>
        <w:rPr>
          <w:rFonts w:ascii="Times New Roman" w:hAnsi="Times New Roman" w:hint="eastAsia"/>
          <w:sz w:val="28"/>
          <w:szCs w:val="28"/>
        </w:rPr>
        <w:t>，灰分约为</w:t>
      </w:r>
      <w:r>
        <w:rPr>
          <w:rFonts w:ascii="Times New Roman" w:hAnsi="Times New Roman" w:hint="eastAsia"/>
          <w:sz w:val="28"/>
          <w:szCs w:val="28"/>
        </w:rPr>
        <w:t>15%</w:t>
      </w:r>
      <w:r>
        <w:rPr>
          <w:rFonts w:ascii="Times New Roman" w:hAnsi="Times New Roman" w:hint="eastAsia"/>
          <w:sz w:val="28"/>
          <w:szCs w:val="28"/>
        </w:rPr>
        <w:t>，且燃煤废气通过湿式除尘法处理后通过</w:t>
      </w:r>
      <w:r>
        <w:rPr>
          <w:rFonts w:ascii="Times New Roman" w:hAnsi="Times New Roman" w:hint="eastAsia"/>
          <w:sz w:val="28"/>
          <w:szCs w:val="28"/>
        </w:rPr>
        <w:t>15m</w:t>
      </w:r>
      <w:r>
        <w:rPr>
          <w:rFonts w:ascii="Times New Roman" w:hAnsi="Times New Roman" w:hint="eastAsia"/>
          <w:sz w:val="28"/>
          <w:szCs w:val="28"/>
        </w:rPr>
        <w:t>高排气筒排放。根据《工业污染源产排污系数手册第十分册》中工业锅炉（热力生产和供应行业）产排污系数表</w:t>
      </w:r>
      <w:r>
        <w:rPr>
          <w:rFonts w:ascii="Times New Roman" w:hAnsi="Times New Roman" w:hint="eastAsia"/>
          <w:sz w:val="28"/>
          <w:szCs w:val="28"/>
        </w:rPr>
        <w:t>-</w:t>
      </w:r>
      <w:r>
        <w:rPr>
          <w:rFonts w:ascii="Times New Roman" w:hAnsi="Times New Roman" w:hint="eastAsia"/>
          <w:sz w:val="28"/>
          <w:szCs w:val="28"/>
        </w:rPr>
        <w:t>燃煤工业锅炉的相关排污系数，</w:t>
      </w:r>
      <w:r>
        <w:rPr>
          <w:rFonts w:ascii="Times New Roman" w:hAnsi="Times New Roman" w:hint="eastAsia"/>
          <w:sz w:val="28"/>
          <w:szCs w:val="28"/>
        </w:rPr>
        <w:t>SO</w:t>
      </w:r>
      <w:r w:rsidRPr="00145F75">
        <w:rPr>
          <w:rFonts w:ascii="Times New Roman" w:hAnsi="Times New Roman" w:hint="eastAsia"/>
          <w:sz w:val="28"/>
          <w:szCs w:val="28"/>
          <w:vertAlign w:val="subscript"/>
        </w:rPr>
        <w:t>2</w:t>
      </w:r>
      <w:r>
        <w:rPr>
          <w:rFonts w:ascii="Times New Roman" w:hAnsi="Times New Roman" w:hint="eastAsia"/>
          <w:sz w:val="28"/>
          <w:szCs w:val="28"/>
        </w:rPr>
        <w:t>排污系数为</w:t>
      </w:r>
      <w:r>
        <w:rPr>
          <w:rFonts w:ascii="Times New Roman" w:hAnsi="Times New Roman" w:hint="eastAsia"/>
          <w:sz w:val="28"/>
          <w:szCs w:val="28"/>
        </w:rPr>
        <w:t>20.4kg/t</w:t>
      </w:r>
      <w:r>
        <w:rPr>
          <w:rFonts w:ascii="Times New Roman" w:hAnsi="Times New Roman" w:hint="eastAsia"/>
          <w:sz w:val="28"/>
          <w:szCs w:val="28"/>
        </w:rPr>
        <w:t>，烟尘排污系数为</w:t>
      </w:r>
      <w:r>
        <w:rPr>
          <w:rFonts w:ascii="Times New Roman" w:hAnsi="Times New Roman" w:hint="eastAsia"/>
          <w:sz w:val="28"/>
          <w:szCs w:val="28"/>
        </w:rPr>
        <w:t>2.4kg/t</w:t>
      </w:r>
      <w:r>
        <w:rPr>
          <w:rFonts w:ascii="Times New Roman" w:hAnsi="Times New Roman" w:hint="eastAsia"/>
          <w:sz w:val="28"/>
          <w:szCs w:val="28"/>
        </w:rPr>
        <w:t>，</w:t>
      </w:r>
      <w:r>
        <w:rPr>
          <w:rFonts w:ascii="Times New Roman" w:hAnsi="Times New Roman" w:hint="eastAsia"/>
          <w:sz w:val="28"/>
          <w:szCs w:val="28"/>
        </w:rPr>
        <w:t>NO</w:t>
      </w:r>
      <w:r w:rsidRPr="00145F75">
        <w:rPr>
          <w:rFonts w:ascii="Times New Roman" w:hAnsi="Times New Roman" w:hint="eastAsia"/>
          <w:sz w:val="28"/>
          <w:szCs w:val="28"/>
          <w:vertAlign w:val="subscript"/>
        </w:rPr>
        <w:t>x</w:t>
      </w:r>
      <w:r>
        <w:rPr>
          <w:rFonts w:ascii="Times New Roman" w:hAnsi="Times New Roman"/>
          <w:sz w:val="28"/>
          <w:szCs w:val="28"/>
        </w:rPr>
        <w:t>排污系数为</w:t>
      </w:r>
      <w:r>
        <w:rPr>
          <w:rFonts w:ascii="Times New Roman" w:hAnsi="Times New Roman" w:hint="eastAsia"/>
          <w:sz w:val="28"/>
          <w:szCs w:val="28"/>
        </w:rPr>
        <w:t>2.94kg/t</w:t>
      </w:r>
      <w:r>
        <w:rPr>
          <w:rFonts w:ascii="Times New Roman" w:hAnsi="Times New Roman" w:hint="eastAsia"/>
          <w:sz w:val="28"/>
          <w:szCs w:val="28"/>
        </w:rPr>
        <w:t>，因此原</w:t>
      </w:r>
      <w:r>
        <w:rPr>
          <w:rFonts w:ascii="Times New Roman" w:hAnsi="Times New Roman" w:hint="eastAsia"/>
          <w:sz w:val="28"/>
          <w:szCs w:val="28"/>
        </w:rPr>
        <w:lastRenderedPageBreak/>
        <w:t>燃煤锅炉污染</w:t>
      </w:r>
      <w:r>
        <w:rPr>
          <w:rFonts w:ascii="Times New Roman" w:hAnsi="Times New Roman" w:hint="eastAsia"/>
          <w:sz w:val="28"/>
          <w:szCs w:val="28"/>
        </w:rPr>
        <w:t>SO</w:t>
      </w:r>
      <w:r w:rsidRPr="00145F75">
        <w:rPr>
          <w:rFonts w:ascii="Times New Roman" w:hAnsi="Times New Roman" w:hint="eastAsia"/>
          <w:sz w:val="28"/>
          <w:szCs w:val="28"/>
          <w:vertAlign w:val="subscript"/>
        </w:rPr>
        <w:t>2</w:t>
      </w:r>
      <w:r>
        <w:rPr>
          <w:rFonts w:ascii="Times New Roman" w:hAnsi="Times New Roman" w:hint="eastAsia"/>
          <w:sz w:val="28"/>
          <w:szCs w:val="28"/>
        </w:rPr>
        <w:t>排放量为</w:t>
      </w:r>
      <w:r w:rsidR="004C54F6">
        <w:rPr>
          <w:rFonts w:ascii="Times New Roman" w:hAnsi="Times New Roman" w:hint="eastAsia"/>
          <w:sz w:val="28"/>
          <w:szCs w:val="28"/>
        </w:rPr>
        <w:t>14.5</w:t>
      </w:r>
      <w:r w:rsidR="00585B87">
        <w:rPr>
          <w:rFonts w:ascii="Times New Roman" w:hAnsi="Times New Roman" w:hint="eastAsia"/>
          <w:sz w:val="28"/>
          <w:szCs w:val="28"/>
        </w:rPr>
        <w:t>2</w:t>
      </w:r>
      <w:r>
        <w:rPr>
          <w:rFonts w:ascii="Times New Roman" w:hAnsi="Times New Roman" w:hint="eastAsia"/>
          <w:sz w:val="28"/>
          <w:szCs w:val="28"/>
        </w:rPr>
        <w:t>t/a</w:t>
      </w:r>
      <w:r>
        <w:rPr>
          <w:rFonts w:ascii="Times New Roman" w:hAnsi="Times New Roman" w:hint="eastAsia"/>
          <w:sz w:val="28"/>
          <w:szCs w:val="28"/>
        </w:rPr>
        <w:t>，烟尘排放量为</w:t>
      </w:r>
      <w:r w:rsidR="004C54F6">
        <w:rPr>
          <w:rFonts w:ascii="Times New Roman" w:hAnsi="Times New Roman" w:hint="eastAsia"/>
          <w:sz w:val="28"/>
          <w:szCs w:val="28"/>
        </w:rPr>
        <w:t>1.71</w:t>
      </w:r>
      <w:r>
        <w:rPr>
          <w:rFonts w:ascii="Times New Roman" w:hAnsi="Times New Roman" w:hint="eastAsia"/>
          <w:sz w:val="28"/>
          <w:szCs w:val="28"/>
        </w:rPr>
        <w:t>t/a</w:t>
      </w:r>
      <w:r>
        <w:rPr>
          <w:rFonts w:ascii="Times New Roman" w:hAnsi="Times New Roman" w:hint="eastAsia"/>
          <w:sz w:val="28"/>
          <w:szCs w:val="28"/>
        </w:rPr>
        <w:t>，</w:t>
      </w:r>
      <w:r>
        <w:rPr>
          <w:rFonts w:ascii="Times New Roman" w:hAnsi="Times New Roman" w:hint="eastAsia"/>
          <w:sz w:val="28"/>
          <w:szCs w:val="28"/>
        </w:rPr>
        <w:t>NO</w:t>
      </w:r>
      <w:r w:rsidRPr="00145F75">
        <w:rPr>
          <w:rFonts w:ascii="Times New Roman" w:hAnsi="Times New Roman" w:hint="eastAsia"/>
          <w:sz w:val="28"/>
          <w:szCs w:val="28"/>
          <w:vertAlign w:val="subscript"/>
        </w:rPr>
        <w:t>x</w:t>
      </w:r>
      <w:r>
        <w:rPr>
          <w:rFonts w:ascii="Times New Roman" w:hAnsi="Times New Roman" w:hint="eastAsia"/>
          <w:sz w:val="28"/>
          <w:szCs w:val="28"/>
        </w:rPr>
        <w:t>排放量为</w:t>
      </w:r>
      <w:r w:rsidR="004C54F6">
        <w:rPr>
          <w:rFonts w:ascii="Times New Roman" w:hAnsi="Times New Roman" w:hint="eastAsia"/>
          <w:sz w:val="28"/>
          <w:szCs w:val="28"/>
        </w:rPr>
        <w:t>2.09</w:t>
      </w:r>
      <w:r>
        <w:rPr>
          <w:rFonts w:ascii="Times New Roman" w:hAnsi="Times New Roman" w:hint="eastAsia"/>
          <w:sz w:val="28"/>
          <w:szCs w:val="28"/>
        </w:rPr>
        <w:t>t/a</w:t>
      </w:r>
      <w:r w:rsidR="00774F8A">
        <w:rPr>
          <w:rFonts w:ascii="Times New Roman" w:hAnsi="Times New Roman" w:hint="eastAsia"/>
          <w:sz w:val="28"/>
          <w:szCs w:val="28"/>
        </w:rPr>
        <w:t>，通过水膜除尘后，烟尘去除率达到</w:t>
      </w:r>
      <w:r w:rsidR="00774F8A">
        <w:rPr>
          <w:rFonts w:ascii="Times New Roman" w:hAnsi="Times New Roman" w:hint="eastAsia"/>
          <w:sz w:val="28"/>
          <w:szCs w:val="28"/>
        </w:rPr>
        <w:t>90%</w:t>
      </w:r>
      <w:r w:rsidR="00774F8A">
        <w:rPr>
          <w:rFonts w:ascii="Times New Roman" w:hAnsi="Times New Roman" w:hint="eastAsia"/>
          <w:sz w:val="28"/>
          <w:szCs w:val="28"/>
        </w:rPr>
        <w:t>，则</w:t>
      </w:r>
      <w:r w:rsidR="00774F8A">
        <w:rPr>
          <w:rFonts w:ascii="Times New Roman" w:hAnsi="Times New Roman" w:hint="eastAsia"/>
          <w:sz w:val="28"/>
          <w:szCs w:val="28"/>
        </w:rPr>
        <w:t>SO</w:t>
      </w:r>
      <w:r w:rsidR="00774F8A" w:rsidRPr="00145F75">
        <w:rPr>
          <w:rFonts w:ascii="Times New Roman" w:hAnsi="Times New Roman" w:hint="eastAsia"/>
          <w:sz w:val="28"/>
          <w:szCs w:val="28"/>
          <w:vertAlign w:val="subscript"/>
        </w:rPr>
        <w:t>2</w:t>
      </w:r>
      <w:r w:rsidR="00774F8A">
        <w:rPr>
          <w:rFonts w:ascii="Times New Roman" w:hAnsi="Times New Roman" w:hint="eastAsia"/>
          <w:sz w:val="28"/>
          <w:szCs w:val="28"/>
        </w:rPr>
        <w:t>排放量为</w:t>
      </w:r>
      <w:r w:rsidR="00774F8A">
        <w:rPr>
          <w:rFonts w:ascii="Times New Roman" w:hAnsi="Times New Roman" w:hint="eastAsia"/>
          <w:sz w:val="28"/>
          <w:szCs w:val="28"/>
        </w:rPr>
        <w:t>14.52t/a</w:t>
      </w:r>
      <w:r w:rsidR="00774F8A">
        <w:rPr>
          <w:rFonts w:ascii="Times New Roman" w:hAnsi="Times New Roman" w:hint="eastAsia"/>
          <w:sz w:val="28"/>
          <w:szCs w:val="28"/>
        </w:rPr>
        <w:t>，烟尘排放量为</w:t>
      </w:r>
      <w:r w:rsidR="00774F8A">
        <w:rPr>
          <w:rFonts w:ascii="Times New Roman" w:hAnsi="Times New Roman" w:hint="eastAsia"/>
          <w:sz w:val="28"/>
          <w:szCs w:val="28"/>
        </w:rPr>
        <w:t>0.171t/a</w:t>
      </w:r>
      <w:r w:rsidR="00774F8A">
        <w:rPr>
          <w:rFonts w:ascii="Times New Roman" w:hAnsi="Times New Roman" w:hint="eastAsia"/>
          <w:sz w:val="28"/>
          <w:szCs w:val="28"/>
        </w:rPr>
        <w:t>，</w:t>
      </w:r>
      <w:r w:rsidR="00774F8A">
        <w:rPr>
          <w:rFonts w:ascii="Times New Roman" w:hAnsi="Times New Roman" w:hint="eastAsia"/>
          <w:sz w:val="28"/>
          <w:szCs w:val="28"/>
        </w:rPr>
        <w:t>NO</w:t>
      </w:r>
      <w:r w:rsidR="00774F8A" w:rsidRPr="00145F75">
        <w:rPr>
          <w:rFonts w:ascii="Times New Roman" w:hAnsi="Times New Roman" w:hint="eastAsia"/>
          <w:sz w:val="28"/>
          <w:szCs w:val="28"/>
          <w:vertAlign w:val="subscript"/>
        </w:rPr>
        <w:t>x</w:t>
      </w:r>
      <w:r w:rsidR="00774F8A">
        <w:rPr>
          <w:rFonts w:ascii="Times New Roman" w:hAnsi="Times New Roman" w:hint="eastAsia"/>
          <w:sz w:val="28"/>
          <w:szCs w:val="28"/>
        </w:rPr>
        <w:t>排放量为</w:t>
      </w:r>
      <w:r w:rsidR="00774F8A">
        <w:rPr>
          <w:rFonts w:ascii="Times New Roman" w:hAnsi="Times New Roman" w:hint="eastAsia"/>
          <w:sz w:val="28"/>
          <w:szCs w:val="28"/>
        </w:rPr>
        <w:t>2.09t/a</w:t>
      </w:r>
      <w:r w:rsidRPr="000B60BF">
        <w:rPr>
          <w:rFonts w:ascii="Times New Roman" w:hAnsi="Times New Roman"/>
          <w:sz w:val="28"/>
          <w:szCs w:val="28"/>
        </w:rPr>
        <w:t>。</w:t>
      </w:r>
      <w:r>
        <w:rPr>
          <w:rFonts w:ascii="Times New Roman" w:hAnsi="Times New Roman" w:hint="eastAsia"/>
          <w:sz w:val="28"/>
          <w:szCs w:val="28"/>
        </w:rPr>
        <w:t>改为</w:t>
      </w:r>
      <w:r w:rsidR="00B57E30">
        <w:rPr>
          <w:rFonts w:ascii="Times New Roman" w:hAnsi="Times New Roman" w:hint="eastAsia"/>
          <w:sz w:val="28"/>
          <w:szCs w:val="28"/>
        </w:rPr>
        <w:t>燃气热风炉后，</w:t>
      </w:r>
      <w:r w:rsidR="00917786">
        <w:rPr>
          <w:rFonts w:ascii="Times New Roman" w:hAnsi="Times New Roman" w:hint="eastAsia"/>
          <w:sz w:val="28"/>
          <w:szCs w:val="28"/>
        </w:rPr>
        <w:t>预计</w:t>
      </w:r>
      <w:r w:rsidR="00B57E30">
        <w:rPr>
          <w:rFonts w:ascii="Times New Roman" w:hAnsi="Times New Roman" w:hint="eastAsia"/>
          <w:sz w:val="28"/>
          <w:szCs w:val="28"/>
        </w:rPr>
        <w:t>年使用天然气</w:t>
      </w:r>
      <w:r w:rsidR="0078456F">
        <w:rPr>
          <w:rFonts w:ascii="Times New Roman" w:hAnsi="Times New Roman" w:hint="eastAsia"/>
          <w:sz w:val="28"/>
          <w:szCs w:val="28"/>
        </w:rPr>
        <w:t>104</w:t>
      </w:r>
      <w:r w:rsidR="0078456F">
        <w:rPr>
          <w:rFonts w:ascii="Times New Roman" w:hAnsi="Times New Roman" w:hint="eastAsia"/>
          <w:sz w:val="28"/>
          <w:szCs w:val="28"/>
        </w:rPr>
        <w:t>万</w:t>
      </w:r>
      <w:r w:rsidR="00917786">
        <w:rPr>
          <w:rFonts w:ascii="Times New Roman" w:hAnsi="Times New Roman" w:hint="eastAsia"/>
          <w:kern w:val="0"/>
          <w:sz w:val="28"/>
          <w:szCs w:val="28"/>
          <w:u w:color="000000"/>
        </w:rPr>
        <w:t>m</w:t>
      </w:r>
      <w:r w:rsidR="00917786" w:rsidRPr="001F0ABD">
        <w:rPr>
          <w:rFonts w:ascii="Times New Roman" w:hAnsi="Times New Roman" w:hint="eastAsia"/>
          <w:kern w:val="0"/>
          <w:sz w:val="28"/>
          <w:szCs w:val="28"/>
          <w:u w:color="000000"/>
          <w:vertAlign w:val="superscript"/>
        </w:rPr>
        <w:t>3</w:t>
      </w:r>
      <w:r>
        <w:rPr>
          <w:rFonts w:ascii="Times New Roman" w:hAnsi="Times New Roman" w:hint="eastAsia"/>
          <w:sz w:val="28"/>
          <w:szCs w:val="28"/>
        </w:rPr>
        <w:t>，</w:t>
      </w:r>
      <w:r w:rsidR="00917786">
        <w:rPr>
          <w:rFonts w:ascii="Times New Roman" w:hAnsi="Times New Roman" w:hint="eastAsia"/>
          <w:sz w:val="28"/>
          <w:szCs w:val="28"/>
        </w:rPr>
        <w:t>根据</w:t>
      </w:r>
      <w:r w:rsidR="00917786" w:rsidRPr="003A6469">
        <w:rPr>
          <w:rFonts w:ascii="Times New Roman" w:hAnsi="Times New Roman" w:hint="eastAsia"/>
          <w:sz w:val="28"/>
          <w:szCs w:val="28"/>
        </w:rPr>
        <w:t>《环境保护实用数据手册》的污染物排污系数：每燃烧</w:t>
      </w:r>
      <w:r w:rsidR="00917786" w:rsidRPr="003A6469">
        <w:rPr>
          <w:rFonts w:ascii="Times New Roman" w:hAnsi="Times New Roman" w:hint="eastAsia"/>
          <w:sz w:val="28"/>
          <w:szCs w:val="28"/>
        </w:rPr>
        <w:t>10</w:t>
      </w:r>
      <w:r w:rsidR="00917786" w:rsidRPr="00606E5A">
        <w:rPr>
          <w:rFonts w:ascii="Times New Roman" w:hAnsi="Times New Roman" w:hint="eastAsia"/>
          <w:sz w:val="28"/>
          <w:szCs w:val="28"/>
          <w:vertAlign w:val="superscript"/>
        </w:rPr>
        <w:t>4</w:t>
      </w:r>
      <w:r w:rsidR="00917786" w:rsidRPr="003A6469">
        <w:rPr>
          <w:rFonts w:ascii="Times New Roman" w:hAnsi="Times New Roman" w:hint="eastAsia"/>
          <w:sz w:val="28"/>
          <w:szCs w:val="28"/>
        </w:rPr>
        <w:t>m</w:t>
      </w:r>
      <w:r w:rsidR="00917786" w:rsidRPr="006B40CF">
        <w:rPr>
          <w:rFonts w:ascii="Times New Roman" w:hAnsi="Times New Roman" w:hint="eastAsia"/>
          <w:sz w:val="28"/>
          <w:szCs w:val="28"/>
          <w:vertAlign w:val="superscript"/>
        </w:rPr>
        <w:t>3</w:t>
      </w:r>
      <w:r w:rsidR="00917786" w:rsidRPr="003A6469">
        <w:rPr>
          <w:rFonts w:ascii="Times New Roman" w:hAnsi="Times New Roman" w:hint="eastAsia"/>
          <w:sz w:val="28"/>
          <w:szCs w:val="28"/>
        </w:rPr>
        <w:t>天然气产生</w:t>
      </w:r>
      <w:r w:rsidR="00917786" w:rsidRPr="003A6469">
        <w:rPr>
          <w:rFonts w:ascii="Times New Roman" w:hAnsi="Times New Roman" w:hint="eastAsia"/>
          <w:sz w:val="28"/>
          <w:szCs w:val="28"/>
        </w:rPr>
        <w:t>2.4kg</w:t>
      </w:r>
      <w:r w:rsidR="00917786" w:rsidRPr="003A6469">
        <w:rPr>
          <w:rFonts w:ascii="Times New Roman" w:hAnsi="Times New Roman" w:hint="eastAsia"/>
          <w:sz w:val="28"/>
          <w:szCs w:val="28"/>
        </w:rPr>
        <w:t>烟尘，</w:t>
      </w:r>
      <w:r w:rsidR="00917786">
        <w:rPr>
          <w:rFonts w:ascii="Times New Roman" w:hAnsi="Times New Roman" w:hint="eastAsia"/>
          <w:sz w:val="28"/>
          <w:szCs w:val="28"/>
        </w:rPr>
        <w:t>1.0kg</w:t>
      </w:r>
      <w:r w:rsidR="00917786" w:rsidRPr="003A6469">
        <w:rPr>
          <w:rFonts w:ascii="Times New Roman" w:hAnsi="Times New Roman" w:hint="eastAsia"/>
          <w:sz w:val="28"/>
          <w:szCs w:val="28"/>
        </w:rPr>
        <w:t>SO</w:t>
      </w:r>
      <w:r w:rsidR="00917786" w:rsidRPr="003A6469">
        <w:rPr>
          <w:rFonts w:ascii="Times New Roman" w:hAnsi="Times New Roman" w:hint="eastAsia"/>
          <w:sz w:val="28"/>
          <w:szCs w:val="28"/>
          <w:vertAlign w:val="subscript"/>
        </w:rPr>
        <w:t>2</w:t>
      </w:r>
      <w:r w:rsidR="00917786" w:rsidRPr="003A6469">
        <w:rPr>
          <w:rFonts w:ascii="Times New Roman" w:hAnsi="Times New Roman" w:hint="eastAsia"/>
          <w:sz w:val="28"/>
          <w:szCs w:val="28"/>
        </w:rPr>
        <w:t>，</w:t>
      </w:r>
      <w:r w:rsidR="00917786" w:rsidRPr="003A6469">
        <w:rPr>
          <w:rFonts w:ascii="Times New Roman" w:hAnsi="Times New Roman" w:hint="eastAsia"/>
          <w:sz w:val="28"/>
          <w:szCs w:val="28"/>
        </w:rPr>
        <w:t>6.3kgNO</w:t>
      </w:r>
      <w:r w:rsidR="00917786" w:rsidRPr="003A6469">
        <w:rPr>
          <w:rFonts w:ascii="Times New Roman" w:hAnsi="Times New Roman" w:hint="eastAsia"/>
          <w:sz w:val="28"/>
          <w:szCs w:val="28"/>
          <w:vertAlign w:val="subscript"/>
        </w:rPr>
        <w:t>x</w:t>
      </w:r>
      <w:r w:rsidR="00917786" w:rsidRPr="003A6469">
        <w:rPr>
          <w:rFonts w:ascii="Times New Roman" w:hAnsi="Times New Roman" w:hint="eastAsia"/>
          <w:sz w:val="28"/>
          <w:szCs w:val="28"/>
        </w:rPr>
        <w:t>。经核算锅炉废气产生量，</w:t>
      </w:r>
      <w:r w:rsidR="00917786" w:rsidRPr="003A6469">
        <w:rPr>
          <w:rFonts w:ascii="Times New Roman" w:hAnsi="Times New Roman" w:hint="eastAsia"/>
          <w:sz w:val="28"/>
          <w:szCs w:val="28"/>
        </w:rPr>
        <w:t>SO</w:t>
      </w:r>
      <w:r w:rsidR="00917786" w:rsidRPr="003A6469">
        <w:rPr>
          <w:rFonts w:ascii="Times New Roman" w:hAnsi="Times New Roman" w:hint="eastAsia"/>
          <w:sz w:val="28"/>
          <w:szCs w:val="28"/>
          <w:vertAlign w:val="subscript"/>
        </w:rPr>
        <w:t>2</w:t>
      </w:r>
      <w:r w:rsidR="00917786" w:rsidRPr="003A6469">
        <w:rPr>
          <w:rFonts w:ascii="Times New Roman" w:hAnsi="Times New Roman" w:hint="eastAsia"/>
          <w:sz w:val="28"/>
          <w:szCs w:val="28"/>
        </w:rPr>
        <w:t>为</w:t>
      </w:r>
      <w:r w:rsidR="00065560">
        <w:rPr>
          <w:rFonts w:ascii="Times New Roman" w:hAnsi="Times New Roman" w:hint="eastAsia"/>
          <w:sz w:val="28"/>
          <w:szCs w:val="28"/>
        </w:rPr>
        <w:t>0.104</w:t>
      </w:r>
      <w:r w:rsidR="00917786" w:rsidRPr="003A6469">
        <w:rPr>
          <w:rFonts w:ascii="Times New Roman" w:hAnsi="Times New Roman" w:hint="eastAsia"/>
          <w:sz w:val="28"/>
          <w:szCs w:val="28"/>
        </w:rPr>
        <w:t>t/a</w:t>
      </w:r>
      <w:r w:rsidR="00917786" w:rsidRPr="003A6469">
        <w:rPr>
          <w:rFonts w:ascii="Times New Roman" w:hAnsi="Times New Roman" w:hint="eastAsia"/>
          <w:sz w:val="28"/>
          <w:szCs w:val="28"/>
        </w:rPr>
        <w:t>，</w:t>
      </w:r>
      <w:r w:rsidR="00917786" w:rsidRPr="003A6469">
        <w:rPr>
          <w:rFonts w:ascii="Times New Roman" w:hAnsi="Times New Roman" w:hint="eastAsia"/>
          <w:sz w:val="28"/>
          <w:szCs w:val="28"/>
        </w:rPr>
        <w:t>NO</w:t>
      </w:r>
      <w:r w:rsidR="00917786" w:rsidRPr="003A6469">
        <w:rPr>
          <w:rFonts w:ascii="Times New Roman" w:hAnsi="Times New Roman" w:hint="eastAsia"/>
          <w:sz w:val="28"/>
          <w:szCs w:val="28"/>
          <w:vertAlign w:val="subscript"/>
        </w:rPr>
        <w:t>x</w:t>
      </w:r>
      <w:r w:rsidR="00917786" w:rsidRPr="003A6469">
        <w:rPr>
          <w:rFonts w:ascii="Times New Roman" w:hAnsi="Times New Roman" w:hint="eastAsia"/>
          <w:sz w:val="28"/>
          <w:szCs w:val="28"/>
        </w:rPr>
        <w:t>为</w:t>
      </w:r>
      <w:r w:rsidR="00065560">
        <w:rPr>
          <w:rFonts w:ascii="Times New Roman" w:hAnsi="Times New Roman" w:hint="eastAsia"/>
          <w:sz w:val="28"/>
          <w:szCs w:val="28"/>
        </w:rPr>
        <w:t>0.655</w:t>
      </w:r>
      <w:r w:rsidR="00917786" w:rsidRPr="003A6469">
        <w:rPr>
          <w:rFonts w:ascii="Times New Roman" w:hAnsi="Times New Roman" w:hint="eastAsia"/>
          <w:sz w:val="28"/>
          <w:szCs w:val="28"/>
        </w:rPr>
        <w:t>t/a</w:t>
      </w:r>
      <w:r w:rsidR="00917786" w:rsidRPr="003A6469">
        <w:rPr>
          <w:rFonts w:ascii="Times New Roman" w:hAnsi="Times New Roman" w:hint="eastAsia"/>
          <w:sz w:val="28"/>
          <w:szCs w:val="28"/>
        </w:rPr>
        <w:t>，烟尘为</w:t>
      </w:r>
      <w:r w:rsidR="00A0059B">
        <w:rPr>
          <w:rFonts w:ascii="Times New Roman" w:hAnsi="Times New Roman" w:hint="eastAsia"/>
          <w:sz w:val="28"/>
          <w:szCs w:val="28"/>
        </w:rPr>
        <w:t>0.</w:t>
      </w:r>
      <w:r w:rsidR="00065560">
        <w:rPr>
          <w:rFonts w:ascii="Times New Roman" w:hAnsi="Times New Roman" w:hint="eastAsia"/>
          <w:sz w:val="28"/>
          <w:szCs w:val="28"/>
        </w:rPr>
        <w:t>25</w:t>
      </w:r>
      <w:r w:rsidR="00917786" w:rsidRPr="003A6469">
        <w:rPr>
          <w:rFonts w:ascii="Times New Roman" w:hAnsi="Times New Roman" w:hint="eastAsia"/>
          <w:sz w:val="28"/>
          <w:szCs w:val="28"/>
        </w:rPr>
        <w:t>t/a</w:t>
      </w:r>
      <w:r w:rsidR="00917786" w:rsidRPr="003A6469">
        <w:rPr>
          <w:rFonts w:ascii="Times New Roman" w:hAnsi="Times New Roman" w:hint="eastAsia"/>
          <w:sz w:val="28"/>
          <w:szCs w:val="28"/>
        </w:rPr>
        <w:t>，</w:t>
      </w:r>
      <w:r w:rsidR="00917786">
        <w:rPr>
          <w:rFonts w:ascii="Times New Roman" w:hAnsi="Times New Roman" w:hint="eastAsia"/>
          <w:sz w:val="28"/>
          <w:szCs w:val="28"/>
        </w:rPr>
        <w:t>预计</w:t>
      </w:r>
      <w:r>
        <w:rPr>
          <w:rFonts w:ascii="Times New Roman" w:hAnsi="Times New Roman" w:hint="eastAsia"/>
          <w:sz w:val="28"/>
          <w:szCs w:val="28"/>
        </w:rPr>
        <w:t>可减少</w:t>
      </w:r>
      <w:r>
        <w:rPr>
          <w:rFonts w:ascii="Times New Roman" w:hAnsi="Times New Roman" w:hint="eastAsia"/>
          <w:sz w:val="28"/>
          <w:szCs w:val="28"/>
        </w:rPr>
        <w:t>SO</w:t>
      </w:r>
      <w:r w:rsidRPr="00145F75">
        <w:rPr>
          <w:rFonts w:ascii="Times New Roman" w:hAnsi="Times New Roman" w:hint="eastAsia"/>
          <w:sz w:val="28"/>
          <w:szCs w:val="28"/>
          <w:vertAlign w:val="subscript"/>
        </w:rPr>
        <w:t>2</w:t>
      </w:r>
      <w:r>
        <w:rPr>
          <w:rFonts w:ascii="Times New Roman" w:hAnsi="Times New Roman" w:hint="eastAsia"/>
          <w:sz w:val="28"/>
          <w:szCs w:val="28"/>
        </w:rPr>
        <w:t>排放量为</w:t>
      </w:r>
      <w:r w:rsidR="00774F8A">
        <w:rPr>
          <w:rFonts w:ascii="Times New Roman" w:hAnsi="Times New Roman" w:hint="eastAsia"/>
          <w:sz w:val="28"/>
          <w:szCs w:val="28"/>
        </w:rPr>
        <w:t>14.42</w:t>
      </w:r>
      <w:r w:rsidR="00065560" w:rsidRPr="003A6469">
        <w:rPr>
          <w:rFonts w:ascii="Times New Roman" w:hAnsi="Times New Roman" w:hint="eastAsia"/>
          <w:sz w:val="28"/>
          <w:szCs w:val="28"/>
        </w:rPr>
        <w:t>t/a</w:t>
      </w:r>
      <w:r>
        <w:rPr>
          <w:rFonts w:ascii="Times New Roman" w:hAnsi="Times New Roman" w:hint="eastAsia"/>
          <w:sz w:val="28"/>
          <w:szCs w:val="28"/>
        </w:rPr>
        <w:t>，</w:t>
      </w:r>
      <w:r>
        <w:rPr>
          <w:rFonts w:ascii="Times New Roman" w:hAnsi="Times New Roman" w:hint="eastAsia"/>
          <w:sz w:val="28"/>
          <w:szCs w:val="28"/>
        </w:rPr>
        <w:t>NO</w:t>
      </w:r>
      <w:r w:rsidRPr="00145F75">
        <w:rPr>
          <w:rFonts w:ascii="Times New Roman" w:hAnsi="Times New Roman" w:hint="eastAsia"/>
          <w:sz w:val="28"/>
          <w:szCs w:val="28"/>
          <w:vertAlign w:val="subscript"/>
        </w:rPr>
        <w:t>x</w:t>
      </w:r>
      <w:r>
        <w:rPr>
          <w:rFonts w:ascii="Times New Roman" w:hAnsi="Times New Roman" w:hint="eastAsia"/>
          <w:sz w:val="28"/>
          <w:szCs w:val="28"/>
        </w:rPr>
        <w:t>排放量为</w:t>
      </w:r>
      <w:r w:rsidR="00774F8A">
        <w:rPr>
          <w:rFonts w:ascii="Times New Roman" w:hAnsi="Times New Roman" w:hint="eastAsia"/>
          <w:sz w:val="28"/>
          <w:szCs w:val="28"/>
        </w:rPr>
        <w:t>2.09</w:t>
      </w:r>
      <w:r w:rsidR="00190512" w:rsidRPr="003A6469">
        <w:rPr>
          <w:rFonts w:ascii="Times New Roman" w:hAnsi="Times New Roman" w:hint="eastAsia"/>
          <w:sz w:val="28"/>
          <w:szCs w:val="28"/>
        </w:rPr>
        <w:t>t/a</w:t>
      </w:r>
      <w:r w:rsidR="00190512">
        <w:rPr>
          <w:rFonts w:ascii="Times New Roman" w:hAnsi="Times New Roman" w:hint="eastAsia"/>
          <w:sz w:val="28"/>
          <w:szCs w:val="28"/>
        </w:rPr>
        <w:t>，烟尘排放量为</w:t>
      </w:r>
      <w:r w:rsidR="00774F8A">
        <w:rPr>
          <w:rFonts w:ascii="Times New Roman" w:hAnsi="Times New Roman" w:hint="eastAsia"/>
          <w:sz w:val="28"/>
          <w:szCs w:val="28"/>
        </w:rPr>
        <w:t>1.46</w:t>
      </w:r>
      <w:r w:rsidR="00190512">
        <w:rPr>
          <w:rFonts w:ascii="Times New Roman" w:hAnsi="Times New Roman" w:hint="eastAsia"/>
          <w:sz w:val="28"/>
          <w:szCs w:val="28"/>
        </w:rPr>
        <w:t>t/a</w:t>
      </w:r>
      <w:r>
        <w:rPr>
          <w:rFonts w:ascii="Times New Roman" w:hAnsi="Times New Roman" w:hint="eastAsia"/>
          <w:sz w:val="28"/>
          <w:szCs w:val="28"/>
        </w:rPr>
        <w:t>。</w:t>
      </w:r>
    </w:p>
    <w:p w:rsidR="00DA6C0A" w:rsidRPr="000B60BF" w:rsidRDefault="00DA6C0A" w:rsidP="00DA6C0A">
      <w:pPr>
        <w:keepNext/>
        <w:keepLines/>
        <w:spacing w:line="520" w:lineRule="exact"/>
        <w:outlineLvl w:val="2"/>
        <w:rPr>
          <w:rFonts w:ascii="Times New Roman" w:hAnsi="Times New Roman"/>
          <w:b/>
          <w:bCs/>
          <w:sz w:val="28"/>
          <w:szCs w:val="28"/>
        </w:rPr>
      </w:pPr>
      <w:bookmarkStart w:id="471" w:name="_Toc345404159"/>
      <w:bookmarkStart w:id="472" w:name="_Toc459194022"/>
      <w:bookmarkStart w:id="473" w:name="_Toc459879009"/>
      <w:bookmarkStart w:id="474" w:name="_Toc460932099"/>
      <w:bookmarkStart w:id="475" w:name="_Toc497203547"/>
      <w:r w:rsidRPr="000B60BF">
        <w:rPr>
          <w:rFonts w:ascii="Times New Roman" w:hAnsi="Times New Roman"/>
          <w:b/>
          <w:bCs/>
          <w:sz w:val="28"/>
          <w:szCs w:val="28"/>
        </w:rPr>
        <w:t xml:space="preserve">6.2.4 </w:t>
      </w:r>
      <w:r w:rsidRPr="000B60BF">
        <w:rPr>
          <w:rFonts w:ascii="Times New Roman" w:hAnsi="Times New Roman"/>
          <w:b/>
          <w:bCs/>
          <w:sz w:val="28"/>
          <w:szCs w:val="28"/>
        </w:rPr>
        <w:t>经济评估</w:t>
      </w:r>
      <w:bookmarkEnd w:id="471"/>
      <w:bookmarkEnd w:id="472"/>
      <w:bookmarkEnd w:id="473"/>
      <w:bookmarkEnd w:id="474"/>
      <w:bookmarkEnd w:id="475"/>
    </w:p>
    <w:p w:rsidR="00DA6C0A" w:rsidRPr="000B60BF" w:rsidRDefault="00DA6C0A" w:rsidP="00DA6C0A">
      <w:pPr>
        <w:widowControl/>
        <w:spacing w:before="119"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本方案投入资金约</w:t>
      </w:r>
      <w:r w:rsidR="00187296">
        <w:rPr>
          <w:rFonts w:ascii="Times New Roman" w:hAnsi="Times New Roman" w:hint="eastAsia"/>
          <w:kern w:val="0"/>
          <w:sz w:val="28"/>
          <w:szCs w:val="28"/>
          <w:u w:color="000000"/>
        </w:rPr>
        <w:t>69</w:t>
      </w:r>
      <w:r w:rsidRPr="000B60BF">
        <w:rPr>
          <w:rFonts w:ascii="Times New Roman" w:hAnsi="Times New Roman"/>
          <w:kern w:val="0"/>
          <w:sz w:val="28"/>
          <w:szCs w:val="28"/>
          <w:u w:color="000000"/>
        </w:rPr>
        <w:t>万元，主要为</w:t>
      </w:r>
      <w:r w:rsidR="00187296">
        <w:rPr>
          <w:rFonts w:ascii="Times New Roman" w:hAnsi="Times New Roman" w:hint="eastAsia"/>
          <w:kern w:val="0"/>
          <w:sz w:val="28"/>
          <w:szCs w:val="28"/>
          <w:u w:color="000000"/>
        </w:rPr>
        <w:t>天然气</w:t>
      </w:r>
      <w:r w:rsidR="00187296">
        <w:rPr>
          <w:rFonts w:ascii="Times New Roman" w:hAnsi="Times New Roman"/>
          <w:kern w:val="0"/>
          <w:sz w:val="28"/>
          <w:szCs w:val="28"/>
          <w:u w:color="000000"/>
        </w:rPr>
        <w:t>燃烧炉及安装费用</w:t>
      </w:r>
      <w:r w:rsidRPr="000B60BF">
        <w:rPr>
          <w:rFonts w:ascii="Times New Roman" w:hAnsi="Times New Roman"/>
          <w:kern w:val="0"/>
          <w:sz w:val="28"/>
          <w:szCs w:val="28"/>
          <w:u w:color="000000"/>
        </w:rPr>
        <w:t>；</w:t>
      </w:r>
    </w:p>
    <w:p w:rsidR="00DA6C0A" w:rsidRPr="00DF1AAC" w:rsidRDefault="00DA6C0A" w:rsidP="004630E4">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按制定目标计算，</w:t>
      </w:r>
      <w:r w:rsidR="00AA3C72">
        <w:rPr>
          <w:rFonts w:ascii="Times New Roman" w:hAnsi="Times New Roman"/>
          <w:kern w:val="0"/>
          <w:sz w:val="28"/>
          <w:szCs w:val="28"/>
          <w:u w:color="000000"/>
        </w:rPr>
        <w:t>设备及安装费用</w:t>
      </w:r>
      <w:r w:rsidR="005B3FF1">
        <w:rPr>
          <w:rFonts w:ascii="Times New Roman" w:hAnsi="Times New Roman" w:hint="eastAsia"/>
          <w:kern w:val="0"/>
          <w:sz w:val="28"/>
          <w:szCs w:val="28"/>
          <w:u w:color="000000"/>
        </w:rPr>
        <w:t>69</w:t>
      </w:r>
      <w:r w:rsidR="005B3FF1">
        <w:rPr>
          <w:rFonts w:ascii="Times New Roman" w:hAnsi="Times New Roman" w:hint="eastAsia"/>
          <w:kern w:val="0"/>
          <w:sz w:val="28"/>
          <w:szCs w:val="28"/>
          <w:u w:color="000000"/>
        </w:rPr>
        <w:t>万元，</w:t>
      </w:r>
      <w:r w:rsidR="005B3FF1">
        <w:rPr>
          <w:rFonts w:ascii="Times New Roman" w:hAnsi="Times New Roman" w:hint="eastAsia"/>
          <w:kern w:val="0"/>
          <w:sz w:val="28"/>
          <w:szCs w:val="28"/>
          <w:u w:color="000000"/>
        </w:rPr>
        <w:t>2016</w:t>
      </w:r>
      <w:r w:rsidR="005B3FF1">
        <w:rPr>
          <w:rFonts w:ascii="Times New Roman" w:hAnsi="Times New Roman" w:hint="eastAsia"/>
          <w:kern w:val="0"/>
          <w:sz w:val="28"/>
          <w:szCs w:val="28"/>
          <w:u w:color="000000"/>
        </w:rPr>
        <w:t>年企业</w:t>
      </w:r>
      <w:r w:rsidR="005B3FF1">
        <w:rPr>
          <w:rFonts w:ascii="Times New Roman" w:hAnsi="Times New Roman"/>
          <w:kern w:val="0"/>
          <w:sz w:val="28"/>
          <w:szCs w:val="28"/>
          <w:u w:color="000000"/>
        </w:rPr>
        <w:t>使用煤</w:t>
      </w:r>
      <w:r w:rsidR="005B3FF1">
        <w:rPr>
          <w:rFonts w:ascii="Times New Roman" w:hAnsi="Times New Roman" w:hint="eastAsia"/>
          <w:kern w:val="0"/>
          <w:sz w:val="28"/>
          <w:szCs w:val="28"/>
          <w:u w:color="000000"/>
        </w:rPr>
        <w:t>71</w:t>
      </w:r>
      <w:r w:rsidR="00B85AC2">
        <w:rPr>
          <w:rFonts w:ascii="Times New Roman" w:hAnsi="Times New Roman" w:hint="eastAsia"/>
          <w:kern w:val="0"/>
          <w:sz w:val="28"/>
          <w:szCs w:val="28"/>
          <w:u w:color="000000"/>
        </w:rPr>
        <w:t>2</w:t>
      </w:r>
      <w:r w:rsidR="005B3FF1">
        <w:rPr>
          <w:rFonts w:ascii="Times New Roman" w:hAnsi="Times New Roman"/>
          <w:kern w:val="0"/>
          <w:sz w:val="28"/>
          <w:szCs w:val="28"/>
          <w:u w:color="000000"/>
        </w:rPr>
        <w:t>t</w:t>
      </w:r>
      <w:r w:rsidR="005B3FF1">
        <w:rPr>
          <w:rFonts w:ascii="Times New Roman" w:hAnsi="Times New Roman" w:hint="eastAsia"/>
          <w:kern w:val="0"/>
          <w:sz w:val="28"/>
          <w:szCs w:val="28"/>
          <w:u w:color="000000"/>
        </w:rPr>
        <w:t>/a</w:t>
      </w:r>
      <w:r w:rsidR="005B3FF1">
        <w:rPr>
          <w:rFonts w:ascii="Times New Roman" w:hAnsi="Times New Roman" w:hint="eastAsia"/>
          <w:kern w:val="0"/>
          <w:sz w:val="28"/>
          <w:szCs w:val="28"/>
          <w:u w:color="000000"/>
        </w:rPr>
        <w:t>，煤价约</w:t>
      </w:r>
      <w:r w:rsidR="005B3FF1">
        <w:rPr>
          <w:rFonts w:ascii="Times New Roman" w:hAnsi="Times New Roman" w:hint="eastAsia"/>
          <w:kern w:val="0"/>
          <w:sz w:val="28"/>
          <w:szCs w:val="28"/>
          <w:u w:color="000000"/>
        </w:rPr>
        <w:t>900</w:t>
      </w:r>
      <w:r w:rsidR="005B3FF1">
        <w:rPr>
          <w:rFonts w:ascii="Times New Roman" w:hAnsi="Times New Roman" w:hint="eastAsia"/>
          <w:kern w:val="0"/>
          <w:sz w:val="28"/>
          <w:szCs w:val="28"/>
          <w:u w:color="000000"/>
        </w:rPr>
        <w:t>元</w:t>
      </w:r>
      <w:r w:rsidR="005B3FF1">
        <w:rPr>
          <w:rFonts w:ascii="Times New Roman" w:hAnsi="Times New Roman" w:hint="eastAsia"/>
          <w:kern w:val="0"/>
          <w:sz w:val="28"/>
          <w:szCs w:val="28"/>
          <w:u w:color="000000"/>
        </w:rPr>
        <w:t>/t</w:t>
      </w:r>
      <w:r w:rsidR="005B3FF1">
        <w:rPr>
          <w:rFonts w:ascii="Times New Roman" w:hAnsi="Times New Roman" w:hint="eastAsia"/>
          <w:kern w:val="0"/>
          <w:sz w:val="28"/>
          <w:szCs w:val="28"/>
          <w:u w:color="000000"/>
        </w:rPr>
        <w:t>，现使用外部直供天然气，提供热能不变，预计</w:t>
      </w:r>
      <w:r w:rsidR="00833024">
        <w:rPr>
          <w:rFonts w:ascii="Times New Roman" w:hAnsi="Times New Roman" w:hint="eastAsia"/>
          <w:kern w:val="0"/>
          <w:sz w:val="28"/>
          <w:szCs w:val="28"/>
          <w:u w:color="000000"/>
        </w:rPr>
        <w:t>使用</w:t>
      </w:r>
      <w:r w:rsidR="00F913AB">
        <w:rPr>
          <w:rFonts w:ascii="Times New Roman" w:hAnsi="Times New Roman" w:hint="eastAsia"/>
          <w:kern w:val="0"/>
          <w:sz w:val="28"/>
          <w:szCs w:val="28"/>
          <w:u w:color="000000"/>
        </w:rPr>
        <w:t>219826m</w:t>
      </w:r>
      <w:r w:rsidR="00F913AB" w:rsidRPr="001F0ABD">
        <w:rPr>
          <w:rFonts w:ascii="Times New Roman" w:hAnsi="Times New Roman" w:hint="eastAsia"/>
          <w:kern w:val="0"/>
          <w:sz w:val="28"/>
          <w:szCs w:val="28"/>
          <w:u w:color="000000"/>
          <w:vertAlign w:val="superscript"/>
        </w:rPr>
        <w:t>3</w:t>
      </w:r>
      <w:r w:rsidR="005B3FF1">
        <w:rPr>
          <w:rFonts w:ascii="Times New Roman" w:hAnsi="Times New Roman" w:hint="eastAsia"/>
          <w:kern w:val="0"/>
          <w:sz w:val="28"/>
          <w:szCs w:val="28"/>
          <w:u w:color="000000"/>
        </w:rPr>
        <w:t>，</w:t>
      </w:r>
      <w:r w:rsidR="004630E4">
        <w:rPr>
          <w:rFonts w:ascii="Times New Roman" w:hAnsi="Times New Roman" w:hint="eastAsia"/>
          <w:kern w:val="0"/>
          <w:sz w:val="28"/>
          <w:szCs w:val="28"/>
          <w:u w:color="000000"/>
        </w:rPr>
        <w:t>天然气单价</w:t>
      </w:r>
      <w:r w:rsidR="004630E4">
        <w:rPr>
          <w:rFonts w:ascii="Times New Roman" w:hAnsi="Times New Roman" w:hint="eastAsia"/>
          <w:kern w:val="0"/>
          <w:sz w:val="28"/>
          <w:szCs w:val="28"/>
          <w:u w:color="000000"/>
        </w:rPr>
        <w:t>2.6</w:t>
      </w:r>
      <w:r w:rsidR="004630E4">
        <w:rPr>
          <w:rFonts w:ascii="Times New Roman" w:hAnsi="Times New Roman" w:hint="eastAsia"/>
          <w:kern w:val="0"/>
          <w:sz w:val="28"/>
          <w:szCs w:val="28"/>
          <w:u w:color="000000"/>
        </w:rPr>
        <w:t>元</w:t>
      </w:r>
      <w:r w:rsidR="004630E4">
        <w:rPr>
          <w:rFonts w:ascii="Times New Roman" w:hAnsi="Times New Roman" w:hint="eastAsia"/>
          <w:kern w:val="0"/>
          <w:sz w:val="28"/>
          <w:szCs w:val="28"/>
          <w:u w:color="000000"/>
        </w:rPr>
        <w:t>/m</w:t>
      </w:r>
      <w:r w:rsidR="004630E4" w:rsidRPr="004630E4">
        <w:rPr>
          <w:rFonts w:ascii="Times New Roman" w:hAnsi="Times New Roman" w:hint="eastAsia"/>
          <w:kern w:val="0"/>
          <w:sz w:val="28"/>
          <w:szCs w:val="28"/>
          <w:u w:color="000000"/>
          <w:vertAlign w:val="superscript"/>
        </w:rPr>
        <w:t>3</w:t>
      </w:r>
      <w:r w:rsidR="004630E4">
        <w:rPr>
          <w:rFonts w:ascii="Times New Roman" w:hAnsi="Times New Roman" w:hint="eastAsia"/>
          <w:kern w:val="0"/>
          <w:sz w:val="28"/>
          <w:szCs w:val="28"/>
          <w:u w:color="000000"/>
        </w:rPr>
        <w:t>，</w:t>
      </w:r>
      <w:r w:rsidR="005B3FF1">
        <w:rPr>
          <w:rFonts w:ascii="Times New Roman" w:hAnsi="Times New Roman" w:hint="eastAsia"/>
          <w:kern w:val="0"/>
          <w:sz w:val="28"/>
          <w:szCs w:val="28"/>
          <w:u w:color="000000"/>
        </w:rPr>
        <w:t>减少锅炉工人</w:t>
      </w:r>
      <w:r w:rsidR="00BE6870">
        <w:rPr>
          <w:rFonts w:ascii="Times New Roman" w:hAnsi="Times New Roman" w:hint="eastAsia"/>
          <w:kern w:val="0"/>
          <w:sz w:val="28"/>
          <w:szCs w:val="28"/>
          <w:u w:color="000000"/>
        </w:rPr>
        <w:t>四</w:t>
      </w:r>
      <w:r w:rsidR="005B3FF1">
        <w:rPr>
          <w:rFonts w:ascii="Times New Roman" w:hAnsi="Times New Roman" w:hint="eastAsia"/>
          <w:kern w:val="0"/>
          <w:sz w:val="28"/>
          <w:szCs w:val="28"/>
          <w:u w:color="000000"/>
        </w:rPr>
        <w:t>名，工人每月工资</w:t>
      </w:r>
      <w:r w:rsidR="00BE6870">
        <w:rPr>
          <w:rFonts w:ascii="Times New Roman" w:hAnsi="Times New Roman" w:hint="eastAsia"/>
          <w:kern w:val="0"/>
          <w:sz w:val="28"/>
          <w:szCs w:val="28"/>
          <w:u w:color="000000"/>
        </w:rPr>
        <w:t>30</w:t>
      </w:r>
      <w:r w:rsidR="005B3FF1">
        <w:rPr>
          <w:rFonts w:ascii="Times New Roman" w:hAnsi="Times New Roman" w:hint="eastAsia"/>
          <w:kern w:val="0"/>
          <w:sz w:val="28"/>
          <w:szCs w:val="28"/>
          <w:u w:color="000000"/>
        </w:rPr>
        <w:t>00</w:t>
      </w:r>
      <w:r w:rsidR="005B3FF1">
        <w:rPr>
          <w:rFonts w:ascii="Times New Roman" w:hAnsi="Times New Roman" w:hint="eastAsia"/>
          <w:kern w:val="0"/>
          <w:sz w:val="28"/>
          <w:szCs w:val="28"/>
          <w:u w:color="000000"/>
        </w:rPr>
        <w:t>元</w:t>
      </w:r>
      <w:r w:rsidR="005B3FF1">
        <w:rPr>
          <w:rFonts w:ascii="Times New Roman" w:hAnsi="Times New Roman"/>
          <w:kern w:val="0"/>
          <w:sz w:val="28"/>
          <w:szCs w:val="28"/>
          <w:u w:color="000000"/>
        </w:rPr>
        <w:t>，故每年预计可节约成本</w:t>
      </w:r>
      <w:r w:rsidR="006625B2">
        <w:rPr>
          <w:rFonts w:ascii="Times New Roman" w:hAnsi="Times New Roman" w:hint="eastAsia"/>
          <w:kern w:val="0"/>
          <w:sz w:val="28"/>
          <w:szCs w:val="28"/>
          <w:u w:color="000000"/>
        </w:rPr>
        <w:t>71</w:t>
      </w:r>
      <w:r w:rsidR="00B85AC2">
        <w:rPr>
          <w:rFonts w:ascii="Times New Roman" w:hAnsi="Times New Roman" w:hint="eastAsia"/>
          <w:kern w:val="0"/>
          <w:sz w:val="28"/>
          <w:szCs w:val="28"/>
          <w:u w:color="000000"/>
        </w:rPr>
        <w:t>2</w:t>
      </w:r>
      <w:r w:rsidR="005B3FF1">
        <w:rPr>
          <w:rFonts w:ascii="Times New Roman" w:hAnsi="Times New Roman"/>
          <w:kern w:val="0"/>
          <w:sz w:val="28"/>
          <w:szCs w:val="28"/>
          <w:u w:color="000000"/>
        </w:rPr>
        <w:t>×</w:t>
      </w:r>
      <w:r w:rsidR="005B3FF1">
        <w:rPr>
          <w:rFonts w:ascii="Times New Roman" w:hAnsi="Times New Roman" w:hint="eastAsia"/>
          <w:kern w:val="0"/>
          <w:sz w:val="28"/>
          <w:szCs w:val="28"/>
          <w:u w:color="000000"/>
        </w:rPr>
        <w:t>900-</w:t>
      </w:r>
      <w:r w:rsidR="008D269F">
        <w:rPr>
          <w:rFonts w:ascii="Times New Roman" w:hAnsi="Times New Roman" w:hint="eastAsia"/>
          <w:kern w:val="0"/>
          <w:sz w:val="28"/>
          <w:szCs w:val="28"/>
          <w:u w:color="000000"/>
        </w:rPr>
        <w:t>219826</w:t>
      </w:r>
      <w:r w:rsidR="005B3FF1">
        <w:rPr>
          <w:rFonts w:ascii="Times New Roman" w:hAnsi="Times New Roman"/>
          <w:kern w:val="0"/>
          <w:sz w:val="28"/>
          <w:szCs w:val="28"/>
          <w:u w:color="000000"/>
        </w:rPr>
        <w:t>×</w:t>
      </w:r>
      <w:r w:rsidR="005B3FF1">
        <w:rPr>
          <w:rFonts w:ascii="Times New Roman" w:hAnsi="Times New Roman" w:hint="eastAsia"/>
          <w:kern w:val="0"/>
          <w:sz w:val="28"/>
          <w:szCs w:val="28"/>
          <w:u w:color="000000"/>
        </w:rPr>
        <w:t>2.6+</w:t>
      </w:r>
      <w:r w:rsidR="00BE6870">
        <w:rPr>
          <w:rFonts w:ascii="Times New Roman" w:hAnsi="Times New Roman" w:hint="eastAsia"/>
          <w:kern w:val="0"/>
          <w:sz w:val="28"/>
          <w:szCs w:val="28"/>
          <w:u w:color="000000"/>
        </w:rPr>
        <w:t>4</w:t>
      </w:r>
      <w:r w:rsidR="005B3FF1">
        <w:rPr>
          <w:rFonts w:ascii="Times New Roman" w:hAnsi="Times New Roman"/>
          <w:kern w:val="0"/>
          <w:sz w:val="28"/>
          <w:szCs w:val="28"/>
          <w:u w:color="000000"/>
        </w:rPr>
        <w:t>×</w:t>
      </w:r>
      <w:r w:rsidR="00BE6870">
        <w:rPr>
          <w:rFonts w:ascii="Times New Roman" w:hAnsi="Times New Roman" w:hint="eastAsia"/>
          <w:kern w:val="0"/>
          <w:sz w:val="28"/>
          <w:szCs w:val="28"/>
          <w:u w:color="000000"/>
        </w:rPr>
        <w:t>30</w:t>
      </w:r>
      <w:r w:rsidR="005B3FF1">
        <w:rPr>
          <w:rFonts w:ascii="Times New Roman" w:hAnsi="Times New Roman" w:hint="eastAsia"/>
          <w:kern w:val="0"/>
          <w:sz w:val="28"/>
          <w:szCs w:val="28"/>
          <w:u w:color="000000"/>
        </w:rPr>
        <w:t>00</w:t>
      </w:r>
      <w:r w:rsidR="005B3FF1">
        <w:rPr>
          <w:rFonts w:ascii="Times New Roman" w:hAnsi="Times New Roman"/>
          <w:kern w:val="0"/>
          <w:sz w:val="28"/>
          <w:szCs w:val="28"/>
          <w:u w:color="000000"/>
        </w:rPr>
        <w:t>×</w:t>
      </w:r>
      <w:r w:rsidR="005B3FF1">
        <w:rPr>
          <w:rFonts w:ascii="Times New Roman" w:hAnsi="Times New Roman" w:hint="eastAsia"/>
          <w:kern w:val="0"/>
          <w:sz w:val="28"/>
          <w:szCs w:val="28"/>
          <w:u w:color="000000"/>
        </w:rPr>
        <w:t>12</w:t>
      </w:r>
      <w:r w:rsidR="005B3FF1">
        <w:rPr>
          <w:rFonts w:ascii="Times New Roman" w:hAnsi="Times New Roman"/>
          <w:kern w:val="0"/>
          <w:sz w:val="28"/>
          <w:szCs w:val="28"/>
          <w:u w:color="000000"/>
        </w:rPr>
        <w:t>=</w:t>
      </w:r>
      <w:r w:rsidR="00116D8A">
        <w:rPr>
          <w:rFonts w:ascii="Times New Roman" w:hAnsi="Times New Roman" w:hint="eastAsia"/>
          <w:kern w:val="0"/>
          <w:sz w:val="28"/>
          <w:szCs w:val="28"/>
          <w:u w:color="000000"/>
        </w:rPr>
        <w:t>21.42</w:t>
      </w:r>
      <w:r w:rsidR="00116D8A">
        <w:rPr>
          <w:rFonts w:ascii="Times New Roman" w:hAnsi="Times New Roman" w:hint="eastAsia"/>
          <w:kern w:val="0"/>
          <w:sz w:val="28"/>
          <w:szCs w:val="28"/>
          <w:u w:color="000000"/>
        </w:rPr>
        <w:t>万</w:t>
      </w:r>
      <w:r w:rsidR="005B3FF1">
        <w:rPr>
          <w:rFonts w:ascii="Times New Roman" w:hAnsi="Times New Roman"/>
          <w:kern w:val="0"/>
          <w:sz w:val="28"/>
          <w:szCs w:val="28"/>
          <w:u w:color="000000"/>
        </w:rPr>
        <w:t>元。</w:t>
      </w:r>
    </w:p>
    <w:p w:rsidR="00DA6C0A" w:rsidRPr="000B60BF" w:rsidRDefault="00DA6C0A" w:rsidP="00DA6C0A">
      <w:pPr>
        <w:widowControl/>
        <w:spacing w:before="119"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该方案实施后，产生一定的经济效益，具体经济评估如下表</w:t>
      </w:r>
      <w:r w:rsidRPr="000B60BF">
        <w:rPr>
          <w:rFonts w:ascii="Times New Roman" w:hAnsi="Times New Roman"/>
          <w:kern w:val="0"/>
          <w:sz w:val="28"/>
          <w:szCs w:val="28"/>
          <w:u w:color="000000"/>
        </w:rPr>
        <w:t>6.2.4-1</w:t>
      </w:r>
      <w:r w:rsidRPr="000B60BF">
        <w:rPr>
          <w:rFonts w:ascii="Times New Roman" w:hAnsi="Times New Roman"/>
          <w:kern w:val="0"/>
          <w:sz w:val="28"/>
          <w:szCs w:val="28"/>
          <w:u w:color="000000"/>
        </w:rPr>
        <w:t>。</w:t>
      </w:r>
    </w:p>
    <w:p w:rsidR="00DA6C0A" w:rsidRPr="000B60BF" w:rsidRDefault="00DA6C0A" w:rsidP="00DA6C0A">
      <w:pPr>
        <w:widowControl/>
        <w:spacing w:before="119"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投资分析：</w:t>
      </w:r>
    </w:p>
    <w:p w:rsidR="00DA6C0A" w:rsidRPr="000B60BF" w:rsidRDefault="00DA6C0A" w:rsidP="00DA6C0A">
      <w:pPr>
        <w:ind w:firstLineChars="200" w:firstLine="560"/>
        <w:rPr>
          <w:rFonts w:ascii="Times New Roman" w:hAnsi="Times New Roman"/>
          <w:sz w:val="28"/>
          <w:szCs w:val="28"/>
        </w:rPr>
      </w:pPr>
      <w:r w:rsidRPr="000B60BF">
        <w:rPr>
          <w:rFonts w:ascii="Times New Roman" w:hAnsi="Times New Roman"/>
          <w:sz w:val="28"/>
          <w:szCs w:val="28"/>
        </w:rPr>
        <w:t>①</w:t>
      </w:r>
      <w:r w:rsidRPr="000B60BF">
        <w:rPr>
          <w:rFonts w:ascii="Times New Roman" w:hAnsi="Times New Roman"/>
          <w:sz w:val="28"/>
          <w:szCs w:val="28"/>
        </w:rPr>
        <w:t>方案总投资（</w:t>
      </w:r>
      <w:r w:rsidRPr="000B60BF">
        <w:rPr>
          <w:rFonts w:ascii="Times New Roman" w:hAnsi="Times New Roman"/>
          <w:sz w:val="28"/>
          <w:szCs w:val="28"/>
        </w:rPr>
        <w:t>I</w:t>
      </w:r>
      <w:r w:rsidRPr="000B60BF">
        <w:rPr>
          <w:rFonts w:ascii="Times New Roman" w:hAnsi="Times New Roman"/>
          <w:sz w:val="28"/>
          <w:szCs w:val="28"/>
        </w:rPr>
        <w:t>）：</w:t>
      </w:r>
      <w:r w:rsidR="008D269F">
        <w:rPr>
          <w:rFonts w:ascii="Times New Roman" w:hAnsi="Times New Roman" w:hint="eastAsia"/>
          <w:sz w:val="28"/>
          <w:szCs w:val="28"/>
        </w:rPr>
        <w:t>69</w:t>
      </w:r>
      <w:r w:rsidRPr="000B60BF">
        <w:rPr>
          <w:rFonts w:ascii="Times New Roman" w:hAnsi="Times New Roman"/>
          <w:sz w:val="28"/>
          <w:szCs w:val="28"/>
        </w:rPr>
        <w:t>万元。</w:t>
      </w:r>
    </w:p>
    <w:p w:rsidR="00DA6C0A" w:rsidRPr="000B60BF" w:rsidRDefault="00DA6C0A" w:rsidP="00DA6C0A">
      <w:pPr>
        <w:ind w:firstLineChars="200" w:firstLine="560"/>
        <w:rPr>
          <w:rFonts w:ascii="Times New Roman" w:hAnsi="Times New Roman"/>
          <w:sz w:val="28"/>
          <w:szCs w:val="28"/>
        </w:rPr>
      </w:pPr>
      <w:r w:rsidRPr="000B60BF">
        <w:rPr>
          <w:rFonts w:ascii="Times New Roman" w:hAnsi="Times New Roman"/>
          <w:sz w:val="28"/>
          <w:szCs w:val="28"/>
        </w:rPr>
        <w:t>②</w:t>
      </w:r>
      <w:r w:rsidRPr="000B60BF">
        <w:rPr>
          <w:rFonts w:ascii="Times New Roman" w:hAnsi="Times New Roman"/>
          <w:sz w:val="28"/>
          <w:szCs w:val="28"/>
        </w:rPr>
        <w:t>设备使用年限（折旧年限）（</w:t>
      </w:r>
      <w:r w:rsidRPr="000B60BF">
        <w:rPr>
          <w:rFonts w:ascii="Times New Roman" w:hAnsi="Times New Roman"/>
          <w:sz w:val="28"/>
          <w:szCs w:val="28"/>
        </w:rPr>
        <w:t>n</w:t>
      </w:r>
      <w:r w:rsidRPr="000B60BF">
        <w:rPr>
          <w:rFonts w:ascii="Times New Roman" w:hAnsi="Times New Roman"/>
          <w:sz w:val="28"/>
          <w:szCs w:val="28"/>
        </w:rPr>
        <w:t>）：</w:t>
      </w:r>
      <w:r w:rsidRPr="000B60BF">
        <w:rPr>
          <w:rFonts w:ascii="Times New Roman" w:hAnsi="Times New Roman"/>
          <w:sz w:val="28"/>
          <w:szCs w:val="28"/>
        </w:rPr>
        <w:t>10</w:t>
      </w:r>
      <w:r w:rsidRPr="000B60BF">
        <w:rPr>
          <w:rFonts w:ascii="Times New Roman" w:hAnsi="Times New Roman"/>
          <w:sz w:val="28"/>
          <w:szCs w:val="28"/>
        </w:rPr>
        <w:t>年。</w:t>
      </w:r>
    </w:p>
    <w:p w:rsidR="00DA6C0A" w:rsidRPr="000B60BF" w:rsidRDefault="00DA6C0A" w:rsidP="00DA6C0A">
      <w:pPr>
        <w:ind w:firstLineChars="200" w:firstLine="560"/>
        <w:rPr>
          <w:rFonts w:ascii="Times New Roman" w:hAnsi="Times New Roman"/>
          <w:sz w:val="28"/>
          <w:szCs w:val="28"/>
        </w:rPr>
      </w:pPr>
      <w:r w:rsidRPr="000B60BF">
        <w:rPr>
          <w:rFonts w:ascii="Times New Roman" w:hAnsi="Times New Roman"/>
          <w:sz w:val="28"/>
          <w:szCs w:val="28"/>
        </w:rPr>
        <w:t>③</w:t>
      </w:r>
      <w:r w:rsidRPr="000B60BF">
        <w:rPr>
          <w:rFonts w:ascii="Times New Roman" w:hAnsi="Times New Roman"/>
          <w:sz w:val="28"/>
          <w:szCs w:val="28"/>
        </w:rPr>
        <w:t>年折旧费（</w:t>
      </w:r>
      <w:r w:rsidRPr="000B60BF">
        <w:rPr>
          <w:rFonts w:ascii="Times New Roman" w:hAnsi="Times New Roman"/>
          <w:sz w:val="28"/>
          <w:szCs w:val="28"/>
        </w:rPr>
        <w:t>D</w:t>
      </w:r>
      <w:r w:rsidRPr="000B60BF">
        <w:rPr>
          <w:rFonts w:ascii="Times New Roman" w:hAnsi="Times New Roman"/>
          <w:sz w:val="28"/>
          <w:szCs w:val="28"/>
        </w:rPr>
        <w:t>）</w:t>
      </w:r>
      <w:r w:rsidRPr="000B60BF">
        <w:rPr>
          <w:rFonts w:ascii="Times New Roman" w:hAnsi="Times New Roman"/>
          <w:sz w:val="28"/>
          <w:szCs w:val="28"/>
        </w:rPr>
        <w:t>:</w:t>
      </w:r>
      <w:r w:rsidRPr="000B60BF">
        <w:rPr>
          <w:rFonts w:ascii="Times New Roman" w:hAnsi="Times New Roman"/>
        </w:rPr>
        <w:t xml:space="preserve"> </w:t>
      </w:r>
      <w:r w:rsidRPr="000B60BF">
        <w:rPr>
          <w:rFonts w:ascii="Times New Roman" w:hAnsi="Times New Roman"/>
          <w:position w:val="-24"/>
        </w:rPr>
        <w:object w:dxaOrig="580" w:dyaOrig="620">
          <v:shape id="_x0000_i1028" type="#_x0000_t75" style="width:29.95pt;height:31.85pt" o:ole="">
            <v:imagedata r:id="rId27" o:title=""/>
          </v:shape>
          <o:OLEObject Type="Embed" ProgID="Equation.DSMT4" ShapeID="_x0000_i1028" DrawAspect="Content" ObjectID="_1573147175" r:id="rId28"/>
        </w:object>
      </w:r>
      <w:r w:rsidRPr="000B60BF">
        <w:rPr>
          <w:rFonts w:ascii="Times New Roman" w:hAnsi="Times New Roman"/>
        </w:rPr>
        <w:t>=</w:t>
      </w:r>
      <w:r w:rsidR="008D269F">
        <w:rPr>
          <w:rFonts w:ascii="Times New Roman" w:hAnsi="Times New Roman"/>
          <w:sz w:val="28"/>
          <w:szCs w:val="28"/>
        </w:rPr>
        <w:t xml:space="preserve"> </w:t>
      </w:r>
      <w:r w:rsidR="008D269F">
        <w:rPr>
          <w:rFonts w:ascii="Times New Roman" w:hAnsi="Times New Roman" w:hint="eastAsia"/>
          <w:sz w:val="28"/>
          <w:szCs w:val="28"/>
        </w:rPr>
        <w:t>6.9</w:t>
      </w:r>
      <w:r w:rsidRPr="000B60BF">
        <w:rPr>
          <w:rFonts w:ascii="Times New Roman" w:hAnsi="Times New Roman"/>
          <w:sz w:val="28"/>
          <w:szCs w:val="28"/>
        </w:rPr>
        <w:t>万元</w:t>
      </w:r>
      <w:r w:rsidRPr="000B60BF">
        <w:rPr>
          <w:rFonts w:ascii="Times New Roman" w:hAnsi="Times New Roman"/>
          <w:sz w:val="28"/>
          <w:szCs w:val="28"/>
        </w:rPr>
        <w:t>/</w:t>
      </w:r>
      <w:r w:rsidRPr="000B60BF">
        <w:rPr>
          <w:rFonts w:ascii="Times New Roman" w:hAnsi="Times New Roman"/>
          <w:sz w:val="28"/>
          <w:szCs w:val="28"/>
        </w:rPr>
        <w:t>年</w:t>
      </w:r>
    </w:p>
    <w:p w:rsidR="00DA6C0A" w:rsidRPr="000B60BF" w:rsidRDefault="00DA6C0A" w:rsidP="00DA6C0A">
      <w:pPr>
        <w:ind w:firstLineChars="200" w:firstLine="560"/>
        <w:rPr>
          <w:rFonts w:ascii="Times New Roman" w:hAnsi="Times New Roman"/>
          <w:sz w:val="28"/>
          <w:szCs w:val="28"/>
        </w:rPr>
      </w:pPr>
      <w:r w:rsidRPr="000B60BF">
        <w:rPr>
          <w:rFonts w:ascii="Times New Roman" w:hAnsi="Times New Roman"/>
          <w:sz w:val="28"/>
          <w:szCs w:val="28"/>
        </w:rPr>
        <w:t>④</w:t>
      </w:r>
      <w:r w:rsidRPr="000B60BF">
        <w:rPr>
          <w:rFonts w:ascii="Times New Roman" w:hAnsi="Times New Roman"/>
          <w:sz w:val="28"/>
          <w:szCs w:val="28"/>
        </w:rPr>
        <w:t>年利润：</w:t>
      </w:r>
      <w:r w:rsidR="00116D8A">
        <w:rPr>
          <w:rFonts w:ascii="Times New Roman" w:hAnsi="Times New Roman" w:hint="eastAsia"/>
          <w:kern w:val="0"/>
          <w:sz w:val="28"/>
          <w:szCs w:val="28"/>
          <w:u w:color="000000"/>
        </w:rPr>
        <w:t>21.42</w:t>
      </w:r>
      <w:r w:rsidRPr="000B60BF">
        <w:rPr>
          <w:rFonts w:ascii="Times New Roman" w:hAnsi="Times New Roman"/>
          <w:sz w:val="28"/>
          <w:szCs w:val="28"/>
        </w:rPr>
        <w:t>万元</w:t>
      </w:r>
    </w:p>
    <w:p w:rsidR="00DA6C0A" w:rsidRPr="000B60BF" w:rsidRDefault="00DA6C0A" w:rsidP="00DA6C0A">
      <w:pPr>
        <w:ind w:firstLineChars="200" w:firstLine="560"/>
        <w:rPr>
          <w:rFonts w:ascii="Times New Roman" w:hAnsi="Times New Roman"/>
          <w:sz w:val="28"/>
          <w:szCs w:val="28"/>
        </w:rPr>
      </w:pPr>
      <w:r w:rsidRPr="000B60BF">
        <w:rPr>
          <w:rFonts w:ascii="Times New Roman" w:hAnsi="Times New Roman"/>
          <w:sz w:val="28"/>
          <w:szCs w:val="28"/>
        </w:rPr>
        <w:t>⑤</w:t>
      </w:r>
      <w:r w:rsidRPr="000B60BF">
        <w:rPr>
          <w:rFonts w:ascii="Times New Roman" w:hAnsi="Times New Roman"/>
          <w:sz w:val="28"/>
          <w:szCs w:val="28"/>
        </w:rPr>
        <w:t>年净现金流量（</w:t>
      </w:r>
      <w:r w:rsidRPr="000B60BF">
        <w:rPr>
          <w:rFonts w:ascii="Times New Roman" w:hAnsi="Times New Roman"/>
          <w:sz w:val="28"/>
          <w:szCs w:val="28"/>
        </w:rPr>
        <w:t>F</w:t>
      </w:r>
      <w:r w:rsidRPr="000B60BF">
        <w:rPr>
          <w:rFonts w:ascii="Times New Roman" w:hAnsi="Times New Roman"/>
          <w:sz w:val="28"/>
          <w:szCs w:val="28"/>
        </w:rPr>
        <w:t>）：</w:t>
      </w:r>
      <w:r w:rsidR="00116D8A">
        <w:rPr>
          <w:rFonts w:ascii="Times New Roman" w:hAnsi="Times New Roman" w:hint="eastAsia"/>
          <w:kern w:val="0"/>
          <w:sz w:val="28"/>
          <w:szCs w:val="28"/>
          <w:u w:color="000000"/>
        </w:rPr>
        <w:t>21.42</w:t>
      </w:r>
      <w:r w:rsidRPr="000B60BF">
        <w:rPr>
          <w:rFonts w:ascii="Times New Roman" w:hAnsi="Times New Roman"/>
          <w:sz w:val="28"/>
          <w:szCs w:val="28"/>
        </w:rPr>
        <w:t>+</w:t>
      </w:r>
      <w:r w:rsidR="008D269F">
        <w:rPr>
          <w:rFonts w:ascii="Times New Roman" w:hAnsi="Times New Roman" w:hint="eastAsia"/>
          <w:sz w:val="28"/>
          <w:szCs w:val="28"/>
        </w:rPr>
        <w:t>6.9</w:t>
      </w:r>
      <w:r w:rsidRPr="000B60BF">
        <w:rPr>
          <w:rFonts w:ascii="Times New Roman" w:hAnsi="Times New Roman"/>
          <w:sz w:val="28"/>
          <w:szCs w:val="28"/>
        </w:rPr>
        <w:t>=</w:t>
      </w:r>
      <w:r w:rsidR="00D12FA7">
        <w:rPr>
          <w:rFonts w:ascii="Times New Roman" w:hAnsi="Times New Roman" w:hint="eastAsia"/>
          <w:kern w:val="0"/>
          <w:sz w:val="28"/>
          <w:szCs w:val="28"/>
          <w:u w:color="000000"/>
        </w:rPr>
        <w:t>2</w:t>
      </w:r>
      <w:r w:rsidR="006F08EB">
        <w:rPr>
          <w:rFonts w:ascii="Times New Roman" w:hAnsi="Times New Roman" w:hint="eastAsia"/>
          <w:kern w:val="0"/>
          <w:sz w:val="28"/>
          <w:szCs w:val="28"/>
          <w:u w:color="000000"/>
        </w:rPr>
        <w:t>8.32</w:t>
      </w:r>
      <w:r w:rsidRPr="000B60BF">
        <w:rPr>
          <w:rFonts w:ascii="Times New Roman" w:hAnsi="Times New Roman"/>
          <w:sz w:val="28"/>
          <w:szCs w:val="28"/>
        </w:rPr>
        <w:t>万元</w:t>
      </w:r>
      <w:r w:rsidRPr="000B60BF">
        <w:rPr>
          <w:rFonts w:ascii="Times New Roman" w:hAnsi="Times New Roman"/>
          <w:sz w:val="28"/>
          <w:szCs w:val="28"/>
        </w:rPr>
        <w:t>/</w:t>
      </w:r>
      <w:r w:rsidRPr="000B60BF">
        <w:rPr>
          <w:rFonts w:ascii="Times New Roman" w:hAnsi="Times New Roman"/>
          <w:sz w:val="28"/>
          <w:szCs w:val="28"/>
        </w:rPr>
        <w:t>年</w:t>
      </w:r>
    </w:p>
    <w:p w:rsidR="00DA6C0A" w:rsidRPr="000B60BF" w:rsidRDefault="00DA6C0A" w:rsidP="00DA6C0A">
      <w:pPr>
        <w:ind w:firstLineChars="200" w:firstLine="560"/>
        <w:rPr>
          <w:rFonts w:ascii="Times New Roman" w:hAnsi="Times New Roman"/>
          <w:sz w:val="28"/>
          <w:szCs w:val="28"/>
        </w:rPr>
      </w:pPr>
      <w:r w:rsidRPr="000B60BF">
        <w:rPr>
          <w:rFonts w:ascii="Times New Roman" w:hAnsi="Times New Roman"/>
          <w:sz w:val="28"/>
          <w:szCs w:val="28"/>
        </w:rPr>
        <w:t>⑥</w:t>
      </w:r>
      <w:r w:rsidRPr="000B60BF">
        <w:rPr>
          <w:rFonts w:ascii="Times New Roman" w:hAnsi="Times New Roman"/>
          <w:sz w:val="28"/>
          <w:szCs w:val="28"/>
        </w:rPr>
        <w:t>投资偿还期（</w:t>
      </w:r>
      <w:r w:rsidRPr="000B60BF">
        <w:rPr>
          <w:rFonts w:ascii="Times New Roman" w:hAnsi="Times New Roman"/>
          <w:sz w:val="28"/>
          <w:szCs w:val="28"/>
        </w:rPr>
        <w:t>N</w:t>
      </w:r>
      <w:r w:rsidRPr="000B60BF">
        <w:rPr>
          <w:rFonts w:ascii="Times New Roman" w:hAnsi="Times New Roman"/>
          <w:sz w:val="28"/>
          <w:szCs w:val="28"/>
        </w:rPr>
        <w:t>）：</w:t>
      </w:r>
      <w:r w:rsidRPr="000B60BF">
        <w:rPr>
          <w:rFonts w:ascii="Times New Roman" w:hAnsi="Times New Roman"/>
          <w:position w:val="-24"/>
        </w:rPr>
        <w:object w:dxaOrig="600" w:dyaOrig="620">
          <v:shape id="_x0000_i1029" type="#_x0000_t75" style="width:29.95pt;height:31.85pt" o:ole="">
            <v:imagedata r:id="rId29" o:title=""/>
          </v:shape>
          <o:OLEObject Type="Embed" ProgID="Equation.DSMT4" ShapeID="_x0000_i1029" DrawAspect="Content" ObjectID="_1573147176" r:id="rId30"/>
        </w:object>
      </w:r>
      <w:r w:rsidRPr="000B60BF">
        <w:rPr>
          <w:rFonts w:ascii="Times New Roman" w:hAnsi="Times New Roman"/>
          <w:sz w:val="28"/>
          <w:szCs w:val="28"/>
        </w:rPr>
        <w:t>=</w:t>
      </w:r>
      <w:r w:rsidR="00116D8A">
        <w:rPr>
          <w:rFonts w:ascii="Times New Roman" w:hAnsi="Times New Roman" w:hint="eastAsia"/>
          <w:sz w:val="28"/>
          <w:szCs w:val="28"/>
        </w:rPr>
        <w:t>2.44</w:t>
      </w:r>
      <w:r w:rsidRPr="000B60BF">
        <w:rPr>
          <w:rFonts w:ascii="Times New Roman" w:hAnsi="Times New Roman"/>
          <w:sz w:val="28"/>
          <w:szCs w:val="28"/>
        </w:rPr>
        <w:t>年</w:t>
      </w:r>
    </w:p>
    <w:p w:rsidR="00DA6C0A" w:rsidRPr="000B60BF" w:rsidRDefault="00DA6C0A" w:rsidP="00DA6C0A">
      <w:pPr>
        <w:ind w:firstLineChars="200" w:firstLine="560"/>
        <w:rPr>
          <w:rFonts w:ascii="Times New Roman" w:hAnsi="Times New Roman"/>
        </w:rPr>
      </w:pPr>
      <w:r w:rsidRPr="000B60BF">
        <w:rPr>
          <w:rFonts w:ascii="Times New Roman" w:hAnsi="Times New Roman"/>
          <w:sz w:val="28"/>
          <w:szCs w:val="28"/>
        </w:rPr>
        <w:lastRenderedPageBreak/>
        <w:t>⑦</w:t>
      </w:r>
      <w:r w:rsidRPr="000B60BF">
        <w:rPr>
          <w:rFonts w:ascii="Times New Roman" w:hAnsi="Times New Roman"/>
          <w:sz w:val="28"/>
          <w:szCs w:val="28"/>
        </w:rPr>
        <w:t>净现值（</w:t>
      </w:r>
      <w:r w:rsidRPr="000B60BF">
        <w:rPr>
          <w:rFonts w:ascii="Times New Roman" w:hAnsi="Times New Roman"/>
          <w:sz w:val="28"/>
          <w:szCs w:val="28"/>
        </w:rPr>
        <w:t>NPV</w:t>
      </w:r>
      <w:r w:rsidRPr="000B60BF">
        <w:rPr>
          <w:rFonts w:ascii="Times New Roman" w:hAnsi="Times New Roman"/>
          <w:sz w:val="28"/>
          <w:szCs w:val="28"/>
        </w:rPr>
        <w:t>）：</w:t>
      </w:r>
      <w:r w:rsidRPr="000B60BF">
        <w:rPr>
          <w:rFonts w:ascii="Times New Roman" w:hAnsi="Times New Roman"/>
          <w:position w:val="-30"/>
        </w:rPr>
        <w:object w:dxaOrig="2180" w:dyaOrig="700">
          <v:shape id="_x0000_i1030" type="#_x0000_t75" style="width:108.3pt;height:35.05pt" o:ole="">
            <v:imagedata r:id="rId31" o:title=""/>
          </v:shape>
          <o:OLEObject Type="Embed" ProgID="Equation.DSMT4" ShapeID="_x0000_i1030" DrawAspect="Content" ObjectID="_1573147177" r:id="rId32"/>
        </w:object>
      </w:r>
      <w:r w:rsidR="00116D8A">
        <w:rPr>
          <w:rFonts w:ascii="Times New Roman" w:hAnsi="Times New Roman" w:hint="eastAsia"/>
          <w:sz w:val="28"/>
          <w:szCs w:val="28"/>
        </w:rPr>
        <w:t>28.32</w:t>
      </w:r>
      <w:r w:rsidRPr="000B60BF">
        <w:rPr>
          <w:rFonts w:ascii="Times New Roman" w:hAnsi="Times New Roman"/>
          <w:sz w:val="28"/>
          <w:szCs w:val="28"/>
        </w:rPr>
        <w:t>×7.</w:t>
      </w:r>
      <w:r w:rsidR="00BA5B34">
        <w:rPr>
          <w:rFonts w:ascii="Times New Roman" w:hAnsi="Times New Roman" w:hint="eastAsia"/>
          <w:sz w:val="28"/>
          <w:szCs w:val="28"/>
        </w:rPr>
        <w:t>722</w:t>
      </w:r>
      <w:r w:rsidRPr="000B60BF">
        <w:rPr>
          <w:rFonts w:ascii="Times New Roman" w:hAnsi="Times New Roman"/>
          <w:sz w:val="28"/>
          <w:szCs w:val="28"/>
        </w:rPr>
        <w:t>-</w:t>
      </w:r>
      <w:r w:rsidR="00116D8A">
        <w:rPr>
          <w:rFonts w:ascii="Times New Roman" w:hAnsi="Times New Roman" w:hint="eastAsia"/>
          <w:sz w:val="28"/>
          <w:szCs w:val="28"/>
        </w:rPr>
        <w:t>69</w:t>
      </w:r>
      <w:r w:rsidRPr="000B60BF">
        <w:rPr>
          <w:rFonts w:ascii="Times New Roman" w:hAnsi="Times New Roman"/>
          <w:sz w:val="28"/>
          <w:szCs w:val="28"/>
        </w:rPr>
        <w:t>=</w:t>
      </w:r>
      <w:r w:rsidR="00116D8A">
        <w:rPr>
          <w:rFonts w:ascii="Times New Roman" w:hAnsi="Times New Roman" w:hint="eastAsia"/>
          <w:sz w:val="28"/>
          <w:szCs w:val="28"/>
        </w:rPr>
        <w:t>1</w:t>
      </w:r>
      <w:r w:rsidR="00B7298E">
        <w:rPr>
          <w:rFonts w:ascii="Times New Roman" w:hAnsi="Times New Roman" w:hint="eastAsia"/>
          <w:sz w:val="28"/>
          <w:szCs w:val="28"/>
        </w:rPr>
        <w:t>4</w:t>
      </w:r>
      <w:r w:rsidR="00116D8A">
        <w:rPr>
          <w:rFonts w:ascii="Times New Roman" w:hAnsi="Times New Roman" w:hint="eastAsia"/>
          <w:sz w:val="28"/>
          <w:szCs w:val="28"/>
        </w:rPr>
        <w:t>9.</w:t>
      </w:r>
      <w:r w:rsidR="00B7298E">
        <w:rPr>
          <w:rFonts w:ascii="Times New Roman" w:hAnsi="Times New Roman" w:hint="eastAsia"/>
          <w:sz w:val="28"/>
          <w:szCs w:val="28"/>
        </w:rPr>
        <w:t>68</w:t>
      </w:r>
      <w:r w:rsidRPr="000B60BF">
        <w:rPr>
          <w:rFonts w:ascii="Times New Roman" w:hAnsi="Times New Roman"/>
          <w:sz w:val="28"/>
          <w:szCs w:val="28"/>
        </w:rPr>
        <w:t>万元</w:t>
      </w:r>
    </w:p>
    <w:p w:rsidR="00DA6C0A" w:rsidRPr="000B60BF" w:rsidRDefault="00DA6C0A" w:rsidP="00DA6C0A">
      <w:pPr>
        <w:ind w:firstLineChars="200" w:firstLine="560"/>
        <w:rPr>
          <w:rFonts w:ascii="Times New Roman" w:hAnsi="Times New Roman"/>
          <w:sz w:val="30"/>
          <w:szCs w:val="30"/>
        </w:rPr>
      </w:pPr>
      <w:r w:rsidRPr="000B60BF">
        <w:rPr>
          <w:rFonts w:ascii="Times New Roman" w:hAnsi="Times New Roman"/>
          <w:sz w:val="28"/>
          <w:szCs w:val="28"/>
        </w:rPr>
        <w:t>⑧</w:t>
      </w:r>
      <w:r w:rsidRPr="000B60BF">
        <w:rPr>
          <w:rFonts w:ascii="Times New Roman" w:hAnsi="Times New Roman"/>
          <w:sz w:val="28"/>
          <w:szCs w:val="28"/>
        </w:rPr>
        <w:t>净现值率（</w:t>
      </w:r>
      <w:r w:rsidRPr="000B60BF">
        <w:rPr>
          <w:rFonts w:ascii="Times New Roman" w:hAnsi="Times New Roman"/>
          <w:sz w:val="28"/>
          <w:szCs w:val="28"/>
        </w:rPr>
        <w:t>NPVR</w:t>
      </w:r>
      <w:r w:rsidRPr="000B60BF">
        <w:rPr>
          <w:rFonts w:ascii="Times New Roman" w:hAnsi="Times New Roman"/>
          <w:sz w:val="28"/>
          <w:szCs w:val="28"/>
        </w:rPr>
        <w:t>）：</w:t>
      </w:r>
      <w:r w:rsidRPr="000B60BF">
        <w:rPr>
          <w:rFonts w:ascii="Times New Roman" w:hAnsi="Times New Roman"/>
          <w:position w:val="-24"/>
        </w:rPr>
        <w:object w:dxaOrig="2340" w:dyaOrig="620">
          <v:shape id="_x0000_i1031" type="#_x0000_t75" style="width:122.35pt;height:31.85pt" o:ole="">
            <v:imagedata r:id="rId33" o:title=""/>
          </v:shape>
          <o:OLEObject Type="Embed" ProgID="Equation.DSMT4" ShapeID="_x0000_i1031" DrawAspect="Content" ObjectID="_1573147178" r:id="rId34"/>
        </w:object>
      </w:r>
      <w:r w:rsidR="00116D8A" w:rsidRPr="00116D8A">
        <w:rPr>
          <w:rFonts w:ascii="Times New Roman" w:hAnsi="Times New Roman"/>
          <w:sz w:val="30"/>
          <w:szCs w:val="30"/>
        </w:rPr>
        <w:t>1</w:t>
      </w:r>
      <w:r w:rsidR="00B7298E">
        <w:rPr>
          <w:rFonts w:ascii="Times New Roman" w:hAnsi="Times New Roman" w:hint="eastAsia"/>
          <w:sz w:val="30"/>
          <w:szCs w:val="30"/>
        </w:rPr>
        <w:t>49.68</w:t>
      </w:r>
      <w:r w:rsidRPr="000B60BF">
        <w:rPr>
          <w:rFonts w:ascii="Times New Roman" w:hAnsi="Times New Roman"/>
          <w:sz w:val="30"/>
          <w:szCs w:val="30"/>
        </w:rPr>
        <w:t>/</w:t>
      </w:r>
      <w:r w:rsidR="00116D8A">
        <w:rPr>
          <w:rFonts w:ascii="Times New Roman" w:hAnsi="Times New Roman" w:hint="eastAsia"/>
          <w:sz w:val="30"/>
          <w:szCs w:val="30"/>
        </w:rPr>
        <w:t>69</w:t>
      </w:r>
      <w:r w:rsidRPr="000B60BF">
        <w:rPr>
          <w:rFonts w:ascii="Times New Roman" w:hAnsi="Times New Roman"/>
          <w:sz w:val="30"/>
          <w:szCs w:val="30"/>
        </w:rPr>
        <w:t>×100%=</w:t>
      </w:r>
      <w:r w:rsidR="00B7298E">
        <w:rPr>
          <w:rFonts w:ascii="Times New Roman" w:hAnsi="Times New Roman" w:hint="eastAsia"/>
          <w:sz w:val="30"/>
          <w:szCs w:val="30"/>
        </w:rPr>
        <w:t>21</w:t>
      </w:r>
      <w:r w:rsidR="006F08EB">
        <w:rPr>
          <w:rFonts w:ascii="Times New Roman" w:hAnsi="Times New Roman" w:hint="eastAsia"/>
          <w:sz w:val="30"/>
          <w:szCs w:val="30"/>
        </w:rPr>
        <w:t>6.93</w:t>
      </w:r>
      <w:r w:rsidRPr="000B60BF">
        <w:rPr>
          <w:rFonts w:ascii="Times New Roman" w:hAnsi="Times New Roman"/>
          <w:sz w:val="30"/>
          <w:szCs w:val="30"/>
        </w:rPr>
        <w:t>%</w:t>
      </w:r>
    </w:p>
    <w:p w:rsidR="00DA6C0A" w:rsidRPr="000B60BF" w:rsidRDefault="00DA6C0A" w:rsidP="00DA6C0A">
      <w:pPr>
        <w:ind w:firstLineChars="200" w:firstLine="560"/>
        <w:rPr>
          <w:rFonts w:ascii="Times New Roman" w:hAnsi="Times New Roman"/>
        </w:rPr>
      </w:pPr>
      <w:r w:rsidRPr="000B60BF">
        <w:rPr>
          <w:rFonts w:ascii="Times New Roman" w:hAnsi="Times New Roman"/>
          <w:sz w:val="28"/>
          <w:szCs w:val="28"/>
        </w:rPr>
        <w:t>⑨</w:t>
      </w:r>
      <w:r w:rsidRPr="000B60BF">
        <w:rPr>
          <w:rFonts w:ascii="Times New Roman" w:hAnsi="Times New Roman"/>
          <w:sz w:val="28"/>
          <w:szCs w:val="28"/>
        </w:rPr>
        <w:t>内部收益率（</w:t>
      </w:r>
      <w:r w:rsidRPr="000B60BF">
        <w:rPr>
          <w:rFonts w:ascii="Times New Roman" w:hAnsi="Times New Roman"/>
          <w:sz w:val="28"/>
          <w:szCs w:val="28"/>
        </w:rPr>
        <w:t>IRR</w:t>
      </w:r>
      <w:r w:rsidRPr="000B60BF">
        <w:rPr>
          <w:rFonts w:ascii="Times New Roman" w:hAnsi="Times New Roman"/>
          <w:sz w:val="28"/>
          <w:szCs w:val="28"/>
        </w:rPr>
        <w:t>）：按下式计算：</w:t>
      </w:r>
      <w:r w:rsidRPr="000B60BF">
        <w:rPr>
          <w:rFonts w:ascii="Times New Roman" w:hAnsi="Times New Roman"/>
          <w:position w:val="-30"/>
        </w:rPr>
        <w:object w:dxaOrig="2659" w:dyaOrig="700">
          <v:shape id="_x0000_i1032" type="#_x0000_t75" style="width:131.9pt;height:35.05pt" o:ole="">
            <v:imagedata r:id="rId35" o:title=""/>
          </v:shape>
          <o:OLEObject Type="Embed" ProgID="Equation.DSMT4" ShapeID="_x0000_i1032" DrawAspect="Content" ObjectID="_1573147179" r:id="rId36"/>
        </w:object>
      </w:r>
    </w:p>
    <w:p w:rsidR="00DA6C0A" w:rsidRPr="000B60BF" w:rsidRDefault="00DA6C0A" w:rsidP="0037105F">
      <w:pPr>
        <w:spacing w:line="520" w:lineRule="exact"/>
        <w:ind w:firstLineChars="950" w:firstLine="2660"/>
        <w:rPr>
          <w:rFonts w:ascii="Times New Roman" w:hAnsi="Times New Roman"/>
          <w:b/>
          <w:sz w:val="24"/>
          <w:szCs w:val="24"/>
        </w:rPr>
      </w:pPr>
      <w:r w:rsidRPr="000B60BF">
        <w:rPr>
          <w:rFonts w:ascii="Times New Roman" w:hAnsi="Times New Roman"/>
          <w:sz w:val="28"/>
          <w:szCs w:val="28"/>
        </w:rPr>
        <w:t>则</w:t>
      </w:r>
      <w:r w:rsidRPr="000B60BF">
        <w:rPr>
          <w:rFonts w:ascii="Times New Roman" w:hAnsi="Times New Roman"/>
          <w:sz w:val="28"/>
          <w:szCs w:val="28"/>
        </w:rPr>
        <w:t>IRR</w:t>
      </w:r>
      <w:r w:rsidR="00B7298E">
        <w:rPr>
          <w:rFonts w:ascii="Times New Roman" w:hAnsi="Times New Roman" w:hint="eastAsia"/>
          <w:sz w:val="28"/>
          <w:szCs w:val="28"/>
        </w:rPr>
        <w:t>=</w:t>
      </w:r>
      <w:r w:rsidR="00116D8A">
        <w:rPr>
          <w:rFonts w:ascii="Times New Roman" w:hAnsi="Times New Roman" w:hint="eastAsia"/>
          <w:sz w:val="28"/>
          <w:szCs w:val="28"/>
        </w:rPr>
        <w:t>3</w:t>
      </w:r>
      <w:r w:rsidR="00B7298E">
        <w:rPr>
          <w:rFonts w:ascii="Times New Roman" w:hAnsi="Times New Roman" w:hint="eastAsia"/>
          <w:sz w:val="28"/>
          <w:szCs w:val="28"/>
        </w:rPr>
        <w:t>9.58</w:t>
      </w:r>
      <w:r w:rsidRPr="000B60BF">
        <w:rPr>
          <w:rFonts w:ascii="Times New Roman" w:hAnsi="Times New Roman"/>
          <w:sz w:val="28"/>
          <w:szCs w:val="28"/>
        </w:rPr>
        <w:t>%</w:t>
      </w:r>
    </w:p>
    <w:p w:rsidR="00DA6C0A" w:rsidRPr="000B60BF" w:rsidRDefault="00DA6C0A" w:rsidP="00DA6C0A">
      <w:pPr>
        <w:numPr>
          <w:ilvl w:val="12"/>
          <w:numId w:val="0"/>
        </w:numPr>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 xml:space="preserve">6.2.4-1  </w:t>
      </w:r>
      <w:r w:rsidRPr="000B60BF">
        <w:rPr>
          <w:rFonts w:ascii="Times New Roman" w:hAnsi="Times New Roman"/>
          <w:b/>
          <w:sz w:val="24"/>
          <w:szCs w:val="24"/>
        </w:rPr>
        <w:t>经济评估指标汇总表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054"/>
        <w:gridCol w:w="3686"/>
        <w:gridCol w:w="4616"/>
      </w:tblGrid>
      <w:tr w:rsidR="00DA6C0A" w:rsidRPr="000B60BF" w:rsidTr="00DF23C4">
        <w:trPr>
          <w:trHeight w:val="323"/>
          <w:jc w:val="center"/>
        </w:trPr>
        <w:tc>
          <w:tcPr>
            <w:tcW w:w="1054" w:type="dxa"/>
            <w:vMerge w:val="restart"/>
            <w:vAlign w:val="center"/>
          </w:tcPr>
          <w:p w:rsidR="00DA6C0A" w:rsidRPr="000B60BF" w:rsidRDefault="00DA6C0A" w:rsidP="00DF23C4">
            <w:pPr>
              <w:jc w:val="center"/>
              <w:rPr>
                <w:rFonts w:ascii="Times New Roman" w:hAnsi="Times New Roman"/>
                <w:b/>
              </w:rPr>
            </w:pPr>
            <w:r w:rsidRPr="000B60BF">
              <w:rPr>
                <w:rFonts w:ascii="Times New Roman" w:hAnsi="Times New Roman"/>
                <w:b/>
              </w:rPr>
              <w:t>序号</w:t>
            </w:r>
          </w:p>
        </w:tc>
        <w:tc>
          <w:tcPr>
            <w:tcW w:w="3686" w:type="dxa"/>
            <w:vMerge w:val="restart"/>
            <w:vAlign w:val="center"/>
          </w:tcPr>
          <w:p w:rsidR="00DA6C0A" w:rsidRPr="000B60BF" w:rsidRDefault="00DA6C0A" w:rsidP="00DF23C4">
            <w:pPr>
              <w:jc w:val="center"/>
              <w:rPr>
                <w:rFonts w:ascii="Times New Roman" w:hAnsi="Times New Roman"/>
                <w:b/>
              </w:rPr>
            </w:pPr>
            <w:r w:rsidRPr="000B60BF">
              <w:rPr>
                <w:rFonts w:ascii="Times New Roman" w:hAnsi="Times New Roman"/>
                <w:b/>
              </w:rPr>
              <w:t>经济指标</w:t>
            </w:r>
          </w:p>
        </w:tc>
        <w:tc>
          <w:tcPr>
            <w:tcW w:w="4616" w:type="dxa"/>
            <w:vAlign w:val="center"/>
          </w:tcPr>
          <w:p w:rsidR="00DA6C0A" w:rsidRPr="000B60BF" w:rsidRDefault="00DA6C0A" w:rsidP="00DF23C4">
            <w:pPr>
              <w:jc w:val="center"/>
              <w:rPr>
                <w:rFonts w:ascii="Times New Roman" w:hAnsi="Times New Roman"/>
                <w:b/>
              </w:rPr>
            </w:pPr>
            <w:r w:rsidRPr="000B60BF">
              <w:rPr>
                <w:rFonts w:ascii="Times New Roman" w:hAnsi="Times New Roman"/>
                <w:b/>
              </w:rPr>
              <w:t>清洁生产方案</w:t>
            </w:r>
          </w:p>
        </w:tc>
      </w:tr>
      <w:tr w:rsidR="00DA6C0A" w:rsidRPr="000B60BF" w:rsidTr="00DF23C4">
        <w:trPr>
          <w:trHeight w:val="321"/>
          <w:jc w:val="center"/>
        </w:trPr>
        <w:tc>
          <w:tcPr>
            <w:tcW w:w="1054" w:type="dxa"/>
            <w:vMerge/>
            <w:vAlign w:val="center"/>
          </w:tcPr>
          <w:p w:rsidR="00DA6C0A" w:rsidRPr="000B60BF" w:rsidRDefault="00DA6C0A" w:rsidP="00DF23C4">
            <w:pPr>
              <w:jc w:val="center"/>
              <w:rPr>
                <w:rFonts w:ascii="Times New Roman" w:hAnsi="Times New Roman"/>
                <w:b/>
              </w:rPr>
            </w:pPr>
          </w:p>
        </w:tc>
        <w:tc>
          <w:tcPr>
            <w:tcW w:w="3686" w:type="dxa"/>
            <w:vMerge/>
            <w:vAlign w:val="center"/>
          </w:tcPr>
          <w:p w:rsidR="00DA6C0A" w:rsidRPr="000B60BF" w:rsidRDefault="00DA6C0A" w:rsidP="00DF23C4">
            <w:pPr>
              <w:jc w:val="center"/>
              <w:rPr>
                <w:rFonts w:ascii="Times New Roman" w:hAnsi="Times New Roman"/>
                <w:b/>
              </w:rPr>
            </w:pPr>
          </w:p>
        </w:tc>
        <w:tc>
          <w:tcPr>
            <w:tcW w:w="4616" w:type="dxa"/>
            <w:vAlign w:val="center"/>
          </w:tcPr>
          <w:p w:rsidR="00DA6C0A" w:rsidRPr="00D12FA7" w:rsidRDefault="00DA6C0A" w:rsidP="00585B87">
            <w:pPr>
              <w:numPr>
                <w:ilvl w:val="12"/>
                <w:numId w:val="0"/>
              </w:numPr>
              <w:spacing w:line="280" w:lineRule="exact"/>
              <w:jc w:val="center"/>
              <w:rPr>
                <w:rFonts w:ascii="Times New Roman" w:hAnsi="Times New Roman"/>
                <w:b/>
                <w:szCs w:val="21"/>
              </w:rPr>
            </w:pPr>
            <w:r w:rsidRPr="00D12FA7">
              <w:rPr>
                <w:rFonts w:ascii="Times New Roman" w:hAnsi="Times New Roman"/>
                <w:b/>
                <w:szCs w:val="21"/>
              </w:rPr>
              <w:t>F1</w:t>
            </w:r>
            <w:r w:rsidR="00585B87">
              <w:rPr>
                <w:rFonts w:ascii="Times New Roman" w:hAnsi="Times New Roman" w:hint="eastAsia"/>
                <w:b/>
                <w:szCs w:val="21"/>
              </w:rPr>
              <w:t>5</w:t>
            </w:r>
          </w:p>
        </w:tc>
      </w:tr>
      <w:tr w:rsidR="00DA6C0A" w:rsidRPr="000B60BF" w:rsidTr="00DF23C4">
        <w:trPr>
          <w:trHeight w:val="400"/>
          <w:jc w:val="center"/>
        </w:trPr>
        <w:tc>
          <w:tcPr>
            <w:tcW w:w="1054" w:type="dxa"/>
            <w:vAlign w:val="center"/>
          </w:tcPr>
          <w:p w:rsidR="00DA6C0A" w:rsidRPr="000B60BF" w:rsidRDefault="00DA6C0A" w:rsidP="00DF23C4">
            <w:pPr>
              <w:jc w:val="center"/>
              <w:rPr>
                <w:rFonts w:ascii="Times New Roman" w:hAnsi="Times New Roman"/>
              </w:rPr>
            </w:pPr>
            <w:r w:rsidRPr="000B60BF">
              <w:rPr>
                <w:rFonts w:ascii="Times New Roman" w:hAnsi="Times New Roman"/>
              </w:rPr>
              <w:t>1</w:t>
            </w:r>
          </w:p>
        </w:tc>
        <w:tc>
          <w:tcPr>
            <w:tcW w:w="3686" w:type="dxa"/>
          </w:tcPr>
          <w:p w:rsidR="00DA6C0A" w:rsidRPr="000B60BF" w:rsidRDefault="00DA6C0A" w:rsidP="00DF23C4">
            <w:pPr>
              <w:jc w:val="center"/>
              <w:rPr>
                <w:rFonts w:ascii="Times New Roman" w:hAnsi="Times New Roman"/>
              </w:rPr>
            </w:pPr>
            <w:r w:rsidRPr="000B60BF">
              <w:rPr>
                <w:rFonts w:ascii="Times New Roman" w:hAnsi="Times New Roman"/>
              </w:rPr>
              <w:t>总投资费用</w:t>
            </w:r>
            <w:r w:rsidRPr="000B60BF">
              <w:rPr>
                <w:rFonts w:ascii="Times New Roman" w:hAnsi="Times New Roman"/>
              </w:rPr>
              <w:t>I(</w:t>
            </w:r>
            <w:r w:rsidRPr="000B60BF">
              <w:rPr>
                <w:rFonts w:ascii="Times New Roman" w:hAnsi="Times New Roman"/>
              </w:rPr>
              <w:t>万元</w:t>
            </w:r>
            <w:r w:rsidRPr="000B60BF">
              <w:rPr>
                <w:rFonts w:ascii="Times New Roman" w:hAnsi="Times New Roman"/>
              </w:rPr>
              <w:t>)</w:t>
            </w:r>
          </w:p>
        </w:tc>
        <w:tc>
          <w:tcPr>
            <w:tcW w:w="4616" w:type="dxa"/>
            <w:vAlign w:val="center"/>
          </w:tcPr>
          <w:p w:rsidR="00DA6C0A" w:rsidRPr="00D12FA7" w:rsidRDefault="00116D8A" w:rsidP="00DF23C4">
            <w:pPr>
              <w:numPr>
                <w:ilvl w:val="12"/>
                <w:numId w:val="0"/>
              </w:numPr>
              <w:spacing w:line="280" w:lineRule="exact"/>
              <w:jc w:val="center"/>
              <w:rPr>
                <w:rFonts w:ascii="Times New Roman" w:hAnsi="Times New Roman"/>
                <w:szCs w:val="21"/>
              </w:rPr>
            </w:pPr>
            <w:r w:rsidRPr="00D12FA7">
              <w:rPr>
                <w:rFonts w:ascii="Times New Roman" w:hAnsi="Times New Roman" w:hint="eastAsia"/>
                <w:szCs w:val="21"/>
              </w:rPr>
              <w:t>69</w:t>
            </w:r>
          </w:p>
        </w:tc>
      </w:tr>
      <w:tr w:rsidR="00DA6C0A" w:rsidRPr="000B60BF" w:rsidTr="00DF23C4">
        <w:trPr>
          <w:trHeight w:val="401"/>
          <w:jc w:val="center"/>
        </w:trPr>
        <w:tc>
          <w:tcPr>
            <w:tcW w:w="1054" w:type="dxa"/>
            <w:vAlign w:val="center"/>
          </w:tcPr>
          <w:p w:rsidR="00DA6C0A" w:rsidRPr="000B60BF" w:rsidRDefault="00DA6C0A" w:rsidP="00DF23C4">
            <w:pPr>
              <w:jc w:val="center"/>
              <w:rPr>
                <w:rFonts w:ascii="Times New Roman" w:hAnsi="Times New Roman"/>
              </w:rPr>
            </w:pPr>
            <w:r w:rsidRPr="000B60BF">
              <w:rPr>
                <w:rFonts w:ascii="Times New Roman" w:hAnsi="Times New Roman"/>
              </w:rPr>
              <w:t>2</w:t>
            </w:r>
          </w:p>
        </w:tc>
        <w:tc>
          <w:tcPr>
            <w:tcW w:w="3686" w:type="dxa"/>
          </w:tcPr>
          <w:p w:rsidR="00DA6C0A" w:rsidRPr="000B60BF" w:rsidRDefault="00DA6C0A" w:rsidP="00DF23C4">
            <w:pPr>
              <w:jc w:val="center"/>
              <w:rPr>
                <w:rFonts w:ascii="Times New Roman" w:hAnsi="Times New Roman"/>
              </w:rPr>
            </w:pPr>
            <w:r w:rsidRPr="000B60BF">
              <w:rPr>
                <w:rFonts w:ascii="Times New Roman" w:hAnsi="Times New Roman"/>
              </w:rPr>
              <w:t>年收益</w:t>
            </w:r>
            <w:r w:rsidRPr="000B60BF">
              <w:rPr>
                <w:rFonts w:ascii="Times New Roman" w:hAnsi="Times New Roman"/>
              </w:rPr>
              <w:t>P(</w:t>
            </w:r>
            <w:r w:rsidRPr="000B60BF">
              <w:rPr>
                <w:rFonts w:ascii="Times New Roman" w:hAnsi="Times New Roman"/>
              </w:rPr>
              <w:t>万元</w:t>
            </w:r>
            <w:r w:rsidRPr="000B60BF">
              <w:rPr>
                <w:rFonts w:ascii="Times New Roman" w:hAnsi="Times New Roman"/>
              </w:rPr>
              <w:t>)</w:t>
            </w:r>
          </w:p>
        </w:tc>
        <w:tc>
          <w:tcPr>
            <w:tcW w:w="4616" w:type="dxa"/>
            <w:vAlign w:val="center"/>
          </w:tcPr>
          <w:p w:rsidR="00DA6C0A" w:rsidRPr="00D12FA7" w:rsidRDefault="00D12FA7" w:rsidP="00DF23C4">
            <w:pPr>
              <w:numPr>
                <w:ilvl w:val="12"/>
                <w:numId w:val="0"/>
              </w:numPr>
              <w:spacing w:line="280" w:lineRule="exact"/>
              <w:jc w:val="center"/>
              <w:rPr>
                <w:rFonts w:ascii="Times New Roman" w:hAnsi="Times New Roman"/>
                <w:szCs w:val="21"/>
              </w:rPr>
            </w:pPr>
            <w:r w:rsidRPr="00D12FA7">
              <w:rPr>
                <w:rFonts w:ascii="Times New Roman" w:hAnsi="Times New Roman" w:hint="eastAsia"/>
                <w:kern w:val="0"/>
                <w:szCs w:val="21"/>
                <w:u w:color="000000"/>
              </w:rPr>
              <w:t>21.42</w:t>
            </w:r>
          </w:p>
        </w:tc>
      </w:tr>
      <w:tr w:rsidR="00DA6C0A" w:rsidRPr="000B60BF" w:rsidTr="00DF23C4">
        <w:trPr>
          <w:trHeight w:val="401"/>
          <w:jc w:val="center"/>
        </w:trPr>
        <w:tc>
          <w:tcPr>
            <w:tcW w:w="1054" w:type="dxa"/>
            <w:vAlign w:val="center"/>
          </w:tcPr>
          <w:p w:rsidR="00DA6C0A" w:rsidRPr="000B60BF" w:rsidRDefault="00DA6C0A" w:rsidP="00DF23C4">
            <w:pPr>
              <w:jc w:val="center"/>
              <w:rPr>
                <w:rFonts w:ascii="Times New Roman" w:hAnsi="Times New Roman"/>
              </w:rPr>
            </w:pPr>
            <w:r w:rsidRPr="000B60BF">
              <w:rPr>
                <w:rFonts w:ascii="Times New Roman" w:hAnsi="Times New Roman"/>
              </w:rPr>
              <w:t>3</w:t>
            </w:r>
          </w:p>
        </w:tc>
        <w:tc>
          <w:tcPr>
            <w:tcW w:w="3686" w:type="dxa"/>
          </w:tcPr>
          <w:p w:rsidR="00DA6C0A" w:rsidRPr="000B60BF" w:rsidRDefault="00DA6C0A" w:rsidP="00DF23C4">
            <w:pPr>
              <w:jc w:val="center"/>
              <w:rPr>
                <w:rFonts w:ascii="Times New Roman" w:hAnsi="Times New Roman"/>
              </w:rPr>
            </w:pPr>
            <w:r w:rsidRPr="000B60BF">
              <w:rPr>
                <w:rFonts w:ascii="Times New Roman" w:hAnsi="Times New Roman"/>
              </w:rPr>
              <w:t>年现金流量</w:t>
            </w:r>
            <w:r w:rsidRPr="000B60BF">
              <w:rPr>
                <w:rFonts w:ascii="Times New Roman" w:hAnsi="Times New Roman"/>
              </w:rPr>
              <w:t>F(</w:t>
            </w:r>
            <w:r w:rsidRPr="000B60BF">
              <w:rPr>
                <w:rFonts w:ascii="Times New Roman" w:hAnsi="Times New Roman"/>
              </w:rPr>
              <w:t>万元</w:t>
            </w:r>
            <w:r w:rsidRPr="000B60BF">
              <w:rPr>
                <w:rFonts w:ascii="Times New Roman" w:hAnsi="Times New Roman"/>
              </w:rPr>
              <w:t>)</w:t>
            </w:r>
          </w:p>
        </w:tc>
        <w:tc>
          <w:tcPr>
            <w:tcW w:w="4616" w:type="dxa"/>
          </w:tcPr>
          <w:p w:rsidR="00DA6C0A" w:rsidRPr="00D12FA7" w:rsidRDefault="006F08EB" w:rsidP="00DF23C4">
            <w:pPr>
              <w:jc w:val="center"/>
              <w:rPr>
                <w:rFonts w:ascii="Times New Roman" w:hAnsi="Times New Roman"/>
                <w:b/>
                <w:szCs w:val="21"/>
              </w:rPr>
            </w:pPr>
            <w:r>
              <w:rPr>
                <w:rFonts w:ascii="Times New Roman" w:hAnsi="Times New Roman" w:hint="eastAsia"/>
                <w:kern w:val="0"/>
                <w:szCs w:val="21"/>
                <w:u w:color="000000"/>
              </w:rPr>
              <w:t>28.32</w:t>
            </w:r>
          </w:p>
        </w:tc>
      </w:tr>
      <w:tr w:rsidR="00DA6C0A" w:rsidRPr="000B60BF" w:rsidTr="00DF23C4">
        <w:trPr>
          <w:trHeight w:val="400"/>
          <w:jc w:val="center"/>
        </w:trPr>
        <w:tc>
          <w:tcPr>
            <w:tcW w:w="1054" w:type="dxa"/>
            <w:vAlign w:val="center"/>
          </w:tcPr>
          <w:p w:rsidR="00DA6C0A" w:rsidRPr="000B60BF" w:rsidRDefault="00DA6C0A" w:rsidP="00DF23C4">
            <w:pPr>
              <w:jc w:val="center"/>
              <w:rPr>
                <w:rFonts w:ascii="Times New Roman" w:hAnsi="Times New Roman"/>
              </w:rPr>
            </w:pPr>
            <w:r w:rsidRPr="000B60BF">
              <w:rPr>
                <w:rFonts w:ascii="Times New Roman" w:hAnsi="Times New Roman"/>
              </w:rPr>
              <w:t>4</w:t>
            </w:r>
          </w:p>
        </w:tc>
        <w:tc>
          <w:tcPr>
            <w:tcW w:w="3686" w:type="dxa"/>
            <w:vAlign w:val="center"/>
          </w:tcPr>
          <w:p w:rsidR="00DA6C0A" w:rsidRPr="000B60BF" w:rsidRDefault="00DA6C0A" w:rsidP="00DF23C4">
            <w:pPr>
              <w:jc w:val="center"/>
              <w:rPr>
                <w:rFonts w:ascii="Times New Roman" w:hAnsi="Times New Roman"/>
              </w:rPr>
            </w:pPr>
            <w:r w:rsidRPr="000B60BF">
              <w:rPr>
                <w:rFonts w:ascii="Times New Roman" w:hAnsi="Times New Roman"/>
              </w:rPr>
              <w:t>投资偿还期</w:t>
            </w:r>
            <w:r w:rsidRPr="000B60BF">
              <w:rPr>
                <w:rFonts w:ascii="Times New Roman" w:hAnsi="Times New Roman"/>
              </w:rPr>
              <w:t>N (</w:t>
            </w:r>
            <w:r w:rsidRPr="000B60BF">
              <w:rPr>
                <w:rFonts w:ascii="Times New Roman" w:hAnsi="Times New Roman"/>
              </w:rPr>
              <w:t>年</w:t>
            </w:r>
            <w:r w:rsidRPr="000B60BF">
              <w:rPr>
                <w:rFonts w:ascii="Times New Roman" w:hAnsi="Times New Roman"/>
              </w:rPr>
              <w:t>)</w:t>
            </w:r>
          </w:p>
        </w:tc>
        <w:tc>
          <w:tcPr>
            <w:tcW w:w="4616" w:type="dxa"/>
            <w:vAlign w:val="center"/>
          </w:tcPr>
          <w:p w:rsidR="00DA6C0A" w:rsidRPr="00D12FA7" w:rsidRDefault="00D12FA7" w:rsidP="00DF23C4">
            <w:pPr>
              <w:jc w:val="center"/>
              <w:rPr>
                <w:rFonts w:ascii="Times New Roman" w:hAnsi="Times New Roman"/>
                <w:szCs w:val="21"/>
              </w:rPr>
            </w:pPr>
            <w:r w:rsidRPr="00D12FA7">
              <w:rPr>
                <w:rFonts w:ascii="Times New Roman" w:hAnsi="Times New Roman" w:hint="eastAsia"/>
                <w:szCs w:val="21"/>
              </w:rPr>
              <w:t>2.44</w:t>
            </w:r>
          </w:p>
        </w:tc>
      </w:tr>
      <w:tr w:rsidR="00DA6C0A" w:rsidRPr="000B60BF" w:rsidTr="00DF23C4">
        <w:trPr>
          <w:trHeight w:val="401"/>
          <w:jc w:val="center"/>
        </w:trPr>
        <w:tc>
          <w:tcPr>
            <w:tcW w:w="1054" w:type="dxa"/>
            <w:vAlign w:val="center"/>
          </w:tcPr>
          <w:p w:rsidR="00DA6C0A" w:rsidRPr="000B60BF" w:rsidRDefault="00DA6C0A" w:rsidP="00DF23C4">
            <w:pPr>
              <w:jc w:val="center"/>
              <w:rPr>
                <w:rFonts w:ascii="Times New Roman" w:hAnsi="Times New Roman"/>
              </w:rPr>
            </w:pPr>
            <w:r w:rsidRPr="000B60BF">
              <w:rPr>
                <w:rFonts w:ascii="Times New Roman" w:hAnsi="Times New Roman"/>
              </w:rPr>
              <w:t>5</w:t>
            </w:r>
          </w:p>
        </w:tc>
        <w:tc>
          <w:tcPr>
            <w:tcW w:w="3686" w:type="dxa"/>
            <w:vAlign w:val="center"/>
          </w:tcPr>
          <w:p w:rsidR="00DA6C0A" w:rsidRPr="000B60BF" w:rsidRDefault="00DA6C0A" w:rsidP="00DF23C4">
            <w:pPr>
              <w:jc w:val="center"/>
              <w:rPr>
                <w:rFonts w:ascii="Times New Roman" w:hAnsi="Times New Roman"/>
              </w:rPr>
            </w:pPr>
            <w:r w:rsidRPr="000B60BF">
              <w:rPr>
                <w:rFonts w:ascii="Times New Roman" w:hAnsi="Times New Roman"/>
              </w:rPr>
              <w:t>净现值</w:t>
            </w:r>
            <w:r w:rsidRPr="000B60BF">
              <w:rPr>
                <w:rFonts w:ascii="Times New Roman" w:hAnsi="Times New Roman"/>
              </w:rPr>
              <w:t>NPV(ic=7</w:t>
            </w:r>
            <w:r w:rsidRPr="000B60BF">
              <w:rPr>
                <w:rFonts w:ascii="Times New Roman" w:hAnsi="Times New Roman"/>
              </w:rPr>
              <w:t>，</w:t>
            </w:r>
            <w:r w:rsidRPr="000B60BF">
              <w:rPr>
                <w:rFonts w:ascii="Times New Roman" w:hAnsi="Times New Roman"/>
              </w:rPr>
              <w:t>n=10)(</w:t>
            </w:r>
            <w:r w:rsidRPr="000B60BF">
              <w:rPr>
                <w:rFonts w:ascii="Times New Roman" w:hAnsi="Times New Roman"/>
              </w:rPr>
              <w:t>万元</w:t>
            </w:r>
            <w:r w:rsidRPr="000B60BF">
              <w:rPr>
                <w:rFonts w:ascii="Times New Roman" w:hAnsi="Times New Roman"/>
              </w:rPr>
              <w:t>)</w:t>
            </w:r>
          </w:p>
        </w:tc>
        <w:tc>
          <w:tcPr>
            <w:tcW w:w="4616" w:type="dxa"/>
            <w:vAlign w:val="center"/>
          </w:tcPr>
          <w:p w:rsidR="00DA6C0A" w:rsidRPr="00D12FA7" w:rsidRDefault="00D664B7" w:rsidP="00DF23C4">
            <w:pPr>
              <w:jc w:val="center"/>
              <w:rPr>
                <w:rFonts w:ascii="Times New Roman" w:hAnsi="Times New Roman"/>
                <w:szCs w:val="21"/>
              </w:rPr>
            </w:pPr>
            <w:r>
              <w:rPr>
                <w:rFonts w:ascii="Times New Roman" w:hAnsi="Times New Roman" w:hint="eastAsia"/>
                <w:szCs w:val="21"/>
              </w:rPr>
              <w:t>149.68</w:t>
            </w:r>
          </w:p>
        </w:tc>
      </w:tr>
      <w:tr w:rsidR="00DA6C0A" w:rsidRPr="000B60BF" w:rsidTr="00DF23C4">
        <w:trPr>
          <w:trHeight w:val="401"/>
          <w:jc w:val="center"/>
        </w:trPr>
        <w:tc>
          <w:tcPr>
            <w:tcW w:w="1054" w:type="dxa"/>
            <w:vAlign w:val="center"/>
          </w:tcPr>
          <w:p w:rsidR="00DA6C0A" w:rsidRPr="000B60BF" w:rsidRDefault="00DA6C0A" w:rsidP="00DF23C4">
            <w:pPr>
              <w:jc w:val="center"/>
              <w:rPr>
                <w:rFonts w:ascii="Times New Roman" w:hAnsi="Times New Roman"/>
              </w:rPr>
            </w:pPr>
            <w:r w:rsidRPr="000B60BF">
              <w:rPr>
                <w:rFonts w:ascii="Times New Roman" w:hAnsi="Times New Roman"/>
              </w:rPr>
              <w:t>6</w:t>
            </w:r>
          </w:p>
        </w:tc>
        <w:tc>
          <w:tcPr>
            <w:tcW w:w="3686" w:type="dxa"/>
          </w:tcPr>
          <w:p w:rsidR="00DA6C0A" w:rsidRPr="000B60BF" w:rsidRDefault="00DA6C0A" w:rsidP="00DF23C4">
            <w:pPr>
              <w:jc w:val="center"/>
              <w:rPr>
                <w:rFonts w:ascii="Times New Roman" w:hAnsi="Times New Roman"/>
              </w:rPr>
            </w:pPr>
            <w:r w:rsidRPr="000B60BF">
              <w:rPr>
                <w:rFonts w:ascii="Times New Roman" w:hAnsi="Times New Roman"/>
              </w:rPr>
              <w:t>净现值率</w:t>
            </w:r>
            <w:r w:rsidRPr="000B60BF">
              <w:rPr>
                <w:rFonts w:ascii="Times New Roman" w:hAnsi="Times New Roman"/>
              </w:rPr>
              <w:t>NPVR (%)</w:t>
            </w:r>
          </w:p>
        </w:tc>
        <w:tc>
          <w:tcPr>
            <w:tcW w:w="4616" w:type="dxa"/>
          </w:tcPr>
          <w:p w:rsidR="00DA6C0A" w:rsidRPr="00D12FA7" w:rsidRDefault="00B7298E" w:rsidP="00DF23C4">
            <w:pPr>
              <w:jc w:val="center"/>
              <w:rPr>
                <w:rFonts w:ascii="Times New Roman" w:hAnsi="Times New Roman"/>
                <w:szCs w:val="21"/>
              </w:rPr>
            </w:pPr>
            <w:r>
              <w:rPr>
                <w:rFonts w:ascii="Times New Roman" w:hAnsi="Times New Roman" w:hint="eastAsia"/>
                <w:szCs w:val="21"/>
              </w:rPr>
              <w:t>216.93</w:t>
            </w:r>
          </w:p>
        </w:tc>
      </w:tr>
      <w:tr w:rsidR="00DA6C0A" w:rsidRPr="000B60BF" w:rsidTr="00DF23C4">
        <w:trPr>
          <w:trHeight w:val="70"/>
          <w:jc w:val="center"/>
        </w:trPr>
        <w:tc>
          <w:tcPr>
            <w:tcW w:w="1054" w:type="dxa"/>
            <w:vAlign w:val="center"/>
          </w:tcPr>
          <w:p w:rsidR="00DA6C0A" w:rsidRPr="000B60BF" w:rsidRDefault="00DA6C0A" w:rsidP="00DF23C4">
            <w:pPr>
              <w:jc w:val="center"/>
              <w:rPr>
                <w:rFonts w:ascii="Times New Roman" w:hAnsi="Times New Roman"/>
              </w:rPr>
            </w:pPr>
            <w:r w:rsidRPr="000B60BF">
              <w:rPr>
                <w:rFonts w:ascii="Times New Roman" w:hAnsi="Times New Roman"/>
              </w:rPr>
              <w:t>7</w:t>
            </w:r>
          </w:p>
        </w:tc>
        <w:tc>
          <w:tcPr>
            <w:tcW w:w="3686" w:type="dxa"/>
          </w:tcPr>
          <w:p w:rsidR="00DA6C0A" w:rsidRPr="000B60BF" w:rsidRDefault="00DA6C0A" w:rsidP="00DF23C4">
            <w:pPr>
              <w:jc w:val="center"/>
              <w:rPr>
                <w:rFonts w:ascii="Times New Roman" w:hAnsi="Times New Roman"/>
              </w:rPr>
            </w:pPr>
            <w:r w:rsidRPr="000B60BF">
              <w:rPr>
                <w:rFonts w:ascii="Times New Roman" w:hAnsi="Times New Roman"/>
              </w:rPr>
              <w:t>内部收益率</w:t>
            </w:r>
            <w:r w:rsidRPr="000B60BF">
              <w:rPr>
                <w:rFonts w:ascii="Times New Roman" w:hAnsi="Times New Roman"/>
              </w:rPr>
              <w:t>IRR (%)</w:t>
            </w:r>
          </w:p>
        </w:tc>
        <w:tc>
          <w:tcPr>
            <w:tcW w:w="4616" w:type="dxa"/>
          </w:tcPr>
          <w:p w:rsidR="00DA6C0A" w:rsidRPr="00D12FA7" w:rsidRDefault="00B7298E" w:rsidP="00D12FA7">
            <w:pPr>
              <w:jc w:val="center"/>
              <w:rPr>
                <w:rFonts w:ascii="Times New Roman" w:hAnsi="Times New Roman"/>
                <w:szCs w:val="21"/>
              </w:rPr>
            </w:pPr>
            <w:r w:rsidRPr="00B7298E">
              <w:rPr>
                <w:rFonts w:ascii="Times New Roman" w:hAnsi="Times New Roman"/>
                <w:szCs w:val="21"/>
              </w:rPr>
              <w:t>39.58</w:t>
            </w:r>
          </w:p>
        </w:tc>
      </w:tr>
    </w:tbl>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由表</w:t>
      </w:r>
      <w:r w:rsidRPr="000B60BF">
        <w:rPr>
          <w:rFonts w:ascii="Times New Roman" w:hAnsi="Times New Roman"/>
          <w:kern w:val="0"/>
          <w:sz w:val="28"/>
          <w:szCs w:val="20"/>
          <w:u w:color="000000"/>
        </w:rPr>
        <w:t>6.2.4-1</w:t>
      </w:r>
      <w:r w:rsidRPr="000B60BF">
        <w:rPr>
          <w:rFonts w:ascii="Times New Roman" w:hAnsi="Times New Roman"/>
          <w:kern w:val="0"/>
          <w:sz w:val="28"/>
          <w:szCs w:val="20"/>
          <w:u w:color="000000"/>
        </w:rPr>
        <w:t>中的结果分析，该方案的投资回收期</w:t>
      </w:r>
      <w:r w:rsidR="00D12FA7">
        <w:rPr>
          <w:rFonts w:ascii="Times New Roman" w:hAnsi="Times New Roman" w:hint="eastAsia"/>
          <w:kern w:val="0"/>
          <w:sz w:val="28"/>
          <w:szCs w:val="20"/>
          <w:u w:color="000000"/>
        </w:rPr>
        <w:t>小于</w:t>
      </w:r>
      <w:r w:rsidR="001A1FF9">
        <w:rPr>
          <w:rFonts w:ascii="Times New Roman" w:hAnsi="Times New Roman" w:hint="eastAsia"/>
          <w:kern w:val="0"/>
          <w:sz w:val="28"/>
          <w:szCs w:val="20"/>
          <w:u w:color="000000"/>
        </w:rPr>
        <w:t>3</w:t>
      </w:r>
      <w:r w:rsidR="00D12FA7">
        <w:rPr>
          <w:rFonts w:ascii="Times New Roman" w:hAnsi="Times New Roman" w:hint="eastAsia"/>
          <w:kern w:val="0"/>
          <w:sz w:val="28"/>
          <w:szCs w:val="20"/>
          <w:u w:color="000000"/>
        </w:rPr>
        <w:t>年</w:t>
      </w:r>
      <w:r w:rsidRPr="000B60BF">
        <w:rPr>
          <w:rFonts w:ascii="Times New Roman" w:hAnsi="Times New Roman"/>
          <w:kern w:val="0"/>
          <w:sz w:val="28"/>
          <w:szCs w:val="20"/>
          <w:u w:color="000000"/>
        </w:rPr>
        <w:t>，说明该方案在经济上具有较好的收益，节约了生产成本，是可行的。</w:t>
      </w:r>
    </w:p>
    <w:p w:rsidR="00DA6C0A" w:rsidRPr="000B60BF" w:rsidRDefault="00DA6C0A" w:rsidP="00DA6C0A">
      <w:pPr>
        <w:keepNext/>
        <w:keepLines/>
        <w:spacing w:line="520" w:lineRule="exact"/>
        <w:outlineLvl w:val="2"/>
        <w:rPr>
          <w:rFonts w:ascii="Times New Roman" w:hAnsi="Times New Roman"/>
          <w:b/>
          <w:bCs/>
          <w:sz w:val="28"/>
          <w:szCs w:val="28"/>
        </w:rPr>
      </w:pPr>
      <w:bookmarkStart w:id="476" w:name="_Toc459879010"/>
      <w:bookmarkStart w:id="477" w:name="_Toc345404160"/>
      <w:bookmarkStart w:id="478" w:name="_Toc459194023"/>
      <w:bookmarkStart w:id="479" w:name="_Toc460932100"/>
      <w:bookmarkStart w:id="480" w:name="_Toc497203548"/>
      <w:r w:rsidRPr="000B60BF">
        <w:rPr>
          <w:rFonts w:ascii="Times New Roman" w:hAnsi="Times New Roman"/>
          <w:b/>
          <w:bCs/>
          <w:sz w:val="28"/>
          <w:szCs w:val="28"/>
        </w:rPr>
        <w:t xml:space="preserve">6.2.5 </w:t>
      </w:r>
      <w:r w:rsidRPr="000B60BF">
        <w:rPr>
          <w:rFonts w:ascii="Times New Roman" w:hAnsi="Times New Roman"/>
          <w:b/>
          <w:bCs/>
          <w:sz w:val="28"/>
          <w:szCs w:val="28"/>
        </w:rPr>
        <w:t>小结</w:t>
      </w:r>
      <w:bookmarkEnd w:id="476"/>
      <w:bookmarkEnd w:id="477"/>
      <w:bookmarkEnd w:id="478"/>
      <w:bookmarkEnd w:id="479"/>
      <w:bookmarkEnd w:id="480"/>
    </w:p>
    <w:p w:rsidR="00DA6C0A" w:rsidRDefault="00DA6C0A" w:rsidP="00DA6C0A">
      <w:pPr>
        <w:widowControl/>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通过以上分析与比较，该方案具有较好的经济效益和一定的环境效益，节约了成本，减少了安全隐患。因此，该方案是可行的。</w:t>
      </w:r>
    </w:p>
    <w:p w:rsidR="001E7364" w:rsidRPr="000B60BF" w:rsidRDefault="001E7364" w:rsidP="001E7364">
      <w:pPr>
        <w:keepNext/>
        <w:keepLines/>
        <w:widowControl/>
        <w:spacing w:line="520" w:lineRule="exact"/>
        <w:textAlignment w:val="baseline"/>
        <w:outlineLvl w:val="1"/>
        <w:rPr>
          <w:rFonts w:ascii="Times New Roman" w:hAnsi="Times New Roman"/>
          <w:b/>
          <w:bCs/>
          <w:kern w:val="0"/>
          <w:sz w:val="28"/>
          <w:szCs w:val="32"/>
          <w:u w:color="000000"/>
        </w:rPr>
      </w:pPr>
      <w:bookmarkStart w:id="481" w:name="_Toc497203549"/>
      <w:r w:rsidRPr="000B60BF">
        <w:rPr>
          <w:rFonts w:ascii="Times New Roman" w:hAnsi="Times New Roman"/>
          <w:b/>
          <w:bCs/>
          <w:kern w:val="0"/>
          <w:sz w:val="28"/>
          <w:szCs w:val="32"/>
          <w:u w:color="000000"/>
        </w:rPr>
        <w:t>6.</w:t>
      </w:r>
      <w:r>
        <w:rPr>
          <w:rFonts w:ascii="Times New Roman" w:hAnsi="Times New Roman" w:hint="eastAsia"/>
          <w:b/>
          <w:bCs/>
          <w:kern w:val="0"/>
          <w:sz w:val="28"/>
          <w:szCs w:val="32"/>
          <w:u w:color="000000"/>
        </w:rPr>
        <w:t>3</w:t>
      </w:r>
      <w:r w:rsidRPr="000B60BF">
        <w:rPr>
          <w:rFonts w:ascii="Times New Roman" w:hAnsi="Times New Roman"/>
          <w:b/>
          <w:bCs/>
          <w:kern w:val="0"/>
          <w:sz w:val="28"/>
          <w:szCs w:val="32"/>
          <w:u w:color="000000"/>
        </w:rPr>
        <w:t xml:space="preserve"> </w:t>
      </w:r>
      <w:r w:rsidRPr="000B60BF">
        <w:rPr>
          <w:rFonts w:ascii="Times New Roman" w:hAnsi="Times New Roman"/>
          <w:b/>
          <w:bCs/>
          <w:kern w:val="0"/>
          <w:sz w:val="28"/>
          <w:szCs w:val="32"/>
          <w:u w:color="000000"/>
        </w:rPr>
        <w:t>方案</w:t>
      </w:r>
      <w:r>
        <w:rPr>
          <w:rFonts w:ascii="Times New Roman" w:hAnsi="Times New Roman"/>
          <w:b/>
          <w:bCs/>
          <w:kern w:val="0"/>
          <w:sz w:val="28"/>
          <w:szCs w:val="32"/>
          <w:u w:color="000000"/>
        </w:rPr>
        <w:t>1</w:t>
      </w:r>
      <w:r w:rsidR="00585B87">
        <w:rPr>
          <w:rFonts w:ascii="Times New Roman" w:hAnsi="Times New Roman" w:hint="eastAsia"/>
          <w:b/>
          <w:bCs/>
          <w:kern w:val="0"/>
          <w:sz w:val="28"/>
          <w:szCs w:val="32"/>
          <w:u w:color="000000"/>
        </w:rPr>
        <w:t>6</w:t>
      </w:r>
      <w:r w:rsidRPr="000B60BF">
        <w:rPr>
          <w:rFonts w:ascii="Times New Roman" w:hAnsi="Times New Roman"/>
          <w:b/>
          <w:bCs/>
          <w:kern w:val="0"/>
          <w:sz w:val="28"/>
          <w:szCs w:val="32"/>
          <w:u w:color="000000"/>
        </w:rPr>
        <w:t>：</w:t>
      </w:r>
      <w:r w:rsidRPr="001E7364">
        <w:rPr>
          <w:rFonts w:ascii="Times New Roman" w:hAnsi="Times New Roman" w:hint="eastAsia"/>
          <w:b/>
          <w:bCs/>
          <w:kern w:val="0"/>
          <w:sz w:val="28"/>
          <w:szCs w:val="32"/>
          <w:u w:color="000000"/>
        </w:rPr>
        <w:t>合成车间自动化改造方案</w:t>
      </w:r>
      <w:bookmarkEnd w:id="481"/>
    </w:p>
    <w:p w:rsidR="001E7364" w:rsidRPr="000B60BF" w:rsidRDefault="001E7364" w:rsidP="001E7364">
      <w:pPr>
        <w:keepNext/>
        <w:keepLines/>
        <w:spacing w:line="520" w:lineRule="exact"/>
        <w:outlineLvl w:val="2"/>
        <w:rPr>
          <w:rFonts w:ascii="Times New Roman" w:hAnsi="Times New Roman"/>
          <w:b/>
          <w:bCs/>
          <w:sz w:val="28"/>
          <w:szCs w:val="28"/>
        </w:rPr>
      </w:pPr>
      <w:bookmarkStart w:id="482" w:name="_Toc497203550"/>
      <w:r w:rsidRPr="000B60BF">
        <w:rPr>
          <w:rFonts w:ascii="Times New Roman" w:hAnsi="Times New Roman"/>
          <w:b/>
          <w:bCs/>
          <w:sz w:val="28"/>
          <w:szCs w:val="28"/>
        </w:rPr>
        <w:t>6.</w:t>
      </w:r>
      <w:r>
        <w:rPr>
          <w:rFonts w:ascii="Times New Roman" w:hAnsi="Times New Roman" w:hint="eastAsia"/>
          <w:b/>
          <w:bCs/>
          <w:sz w:val="28"/>
          <w:szCs w:val="28"/>
        </w:rPr>
        <w:t>3</w:t>
      </w:r>
      <w:r w:rsidRPr="000B60BF">
        <w:rPr>
          <w:rFonts w:ascii="Times New Roman" w:hAnsi="Times New Roman"/>
          <w:b/>
          <w:bCs/>
          <w:sz w:val="28"/>
          <w:szCs w:val="28"/>
        </w:rPr>
        <w:t xml:space="preserve">.1 </w:t>
      </w:r>
      <w:r w:rsidRPr="000B60BF">
        <w:rPr>
          <w:rFonts w:ascii="Times New Roman" w:hAnsi="Times New Roman"/>
          <w:b/>
          <w:bCs/>
          <w:sz w:val="28"/>
          <w:szCs w:val="28"/>
        </w:rPr>
        <w:t>方案内容</w:t>
      </w:r>
      <w:bookmarkEnd w:id="482"/>
    </w:p>
    <w:p w:rsidR="001E7364" w:rsidRPr="000B60BF" w:rsidRDefault="00E6560C" w:rsidP="00E6560C">
      <w:pPr>
        <w:widowControl/>
        <w:spacing w:line="520" w:lineRule="exact"/>
        <w:ind w:firstLineChars="200" w:firstLine="560"/>
        <w:textAlignment w:val="baseline"/>
        <w:rPr>
          <w:rFonts w:ascii="Times New Roman" w:hAnsi="Times New Roman"/>
          <w:kern w:val="0"/>
          <w:sz w:val="28"/>
          <w:szCs w:val="20"/>
          <w:u w:color="000000"/>
        </w:rPr>
      </w:pPr>
      <w:r w:rsidRPr="00E6560C">
        <w:rPr>
          <w:rFonts w:ascii="Times New Roman" w:hAnsi="Times New Roman" w:hint="eastAsia"/>
          <w:kern w:val="0"/>
          <w:sz w:val="28"/>
          <w:szCs w:val="28"/>
          <w:u w:color="000000"/>
        </w:rPr>
        <w:t>原合成车间的物料投放、反应釜参数控制均为人工操作，现在合成车间增加一套分布式</w:t>
      </w:r>
      <w:r w:rsidRPr="00E6560C">
        <w:rPr>
          <w:rFonts w:ascii="Times New Roman" w:hAnsi="Times New Roman" w:hint="eastAsia"/>
          <w:kern w:val="0"/>
          <w:sz w:val="28"/>
          <w:szCs w:val="28"/>
          <w:u w:color="000000"/>
        </w:rPr>
        <w:t>DCS</w:t>
      </w:r>
      <w:r w:rsidRPr="00E6560C">
        <w:rPr>
          <w:rFonts w:ascii="Times New Roman" w:hAnsi="Times New Roman" w:hint="eastAsia"/>
          <w:kern w:val="0"/>
          <w:sz w:val="28"/>
          <w:szCs w:val="28"/>
          <w:u w:color="000000"/>
        </w:rPr>
        <w:t>电脑自动化控制系统。减少因人工操作造成的物料、产品浪费，以及操作不当造成的污染风险。</w:t>
      </w:r>
    </w:p>
    <w:p w:rsidR="001E7364" w:rsidRPr="000B60BF" w:rsidRDefault="001E7364" w:rsidP="001E7364">
      <w:pPr>
        <w:keepNext/>
        <w:keepLines/>
        <w:spacing w:line="520" w:lineRule="exact"/>
        <w:outlineLvl w:val="2"/>
        <w:rPr>
          <w:rFonts w:ascii="Times New Roman" w:hAnsi="Times New Roman"/>
          <w:b/>
          <w:bCs/>
          <w:sz w:val="28"/>
          <w:szCs w:val="28"/>
        </w:rPr>
      </w:pPr>
      <w:bookmarkStart w:id="483" w:name="_Toc497203551"/>
      <w:r w:rsidRPr="000B60BF">
        <w:rPr>
          <w:rFonts w:ascii="Times New Roman" w:hAnsi="Times New Roman"/>
          <w:b/>
          <w:bCs/>
          <w:sz w:val="28"/>
          <w:szCs w:val="28"/>
        </w:rPr>
        <w:lastRenderedPageBreak/>
        <w:t>6.</w:t>
      </w:r>
      <w:r>
        <w:rPr>
          <w:rFonts w:ascii="Times New Roman" w:hAnsi="Times New Roman" w:hint="eastAsia"/>
          <w:b/>
          <w:bCs/>
          <w:sz w:val="28"/>
          <w:szCs w:val="28"/>
        </w:rPr>
        <w:t>3</w:t>
      </w:r>
      <w:r w:rsidRPr="000B60BF">
        <w:rPr>
          <w:rFonts w:ascii="Times New Roman" w:hAnsi="Times New Roman"/>
          <w:b/>
          <w:bCs/>
          <w:sz w:val="28"/>
          <w:szCs w:val="28"/>
        </w:rPr>
        <w:t xml:space="preserve">.2 </w:t>
      </w:r>
      <w:r w:rsidRPr="000B60BF">
        <w:rPr>
          <w:rFonts w:ascii="Times New Roman" w:hAnsi="Times New Roman"/>
          <w:b/>
          <w:bCs/>
          <w:sz w:val="28"/>
          <w:szCs w:val="28"/>
        </w:rPr>
        <w:t>技术评估</w:t>
      </w:r>
      <w:bookmarkEnd w:id="483"/>
      <w:r w:rsidR="00497285">
        <w:rPr>
          <w:rFonts w:ascii="Times New Roman" w:hAnsi="Times New Roman" w:hint="eastAsia"/>
          <w:b/>
          <w:bCs/>
          <w:sz w:val="28"/>
          <w:szCs w:val="28"/>
        </w:rPr>
        <w:t xml:space="preserve"> </w:t>
      </w:r>
    </w:p>
    <w:p w:rsidR="008657FB" w:rsidRPr="008657FB" w:rsidRDefault="008657FB" w:rsidP="008657FB">
      <w:pPr>
        <w:widowControl/>
        <w:spacing w:line="520" w:lineRule="exact"/>
        <w:ind w:firstLineChars="200" w:firstLine="560"/>
        <w:textAlignment w:val="baseline"/>
        <w:rPr>
          <w:rFonts w:ascii="Times New Roman" w:hAnsi="Times New Roman"/>
          <w:kern w:val="0"/>
          <w:sz w:val="28"/>
          <w:szCs w:val="20"/>
          <w:u w:color="000000"/>
        </w:rPr>
      </w:pPr>
      <w:r w:rsidRPr="008657FB">
        <w:rPr>
          <w:rFonts w:ascii="Times New Roman" w:hAnsi="Times New Roman" w:hint="eastAsia"/>
          <w:kern w:val="0"/>
          <w:sz w:val="28"/>
          <w:szCs w:val="20"/>
          <w:u w:color="000000"/>
        </w:rPr>
        <w:t>由手动操作升级为电脑智能自动化控制。采用了分布式</w:t>
      </w:r>
      <w:r w:rsidRPr="008657FB">
        <w:rPr>
          <w:rFonts w:ascii="Times New Roman" w:hAnsi="Times New Roman" w:hint="eastAsia"/>
          <w:kern w:val="0"/>
          <w:sz w:val="28"/>
          <w:szCs w:val="20"/>
          <w:u w:color="000000"/>
        </w:rPr>
        <w:t>DCS</w:t>
      </w:r>
      <w:r w:rsidRPr="008657FB">
        <w:rPr>
          <w:rFonts w:ascii="Times New Roman" w:hAnsi="Times New Roman" w:hint="eastAsia"/>
          <w:kern w:val="0"/>
          <w:sz w:val="28"/>
          <w:szCs w:val="20"/>
          <w:u w:color="000000"/>
        </w:rPr>
        <w:t>系统。分布式</w:t>
      </w:r>
      <w:r w:rsidRPr="008657FB">
        <w:rPr>
          <w:rFonts w:ascii="Times New Roman" w:hAnsi="Times New Roman" w:hint="eastAsia"/>
          <w:kern w:val="0"/>
          <w:sz w:val="28"/>
          <w:szCs w:val="20"/>
          <w:u w:color="000000"/>
        </w:rPr>
        <w:t>DCS</w:t>
      </w:r>
      <w:r w:rsidRPr="008657FB">
        <w:rPr>
          <w:rFonts w:ascii="Times New Roman" w:hAnsi="Times New Roman" w:hint="eastAsia"/>
          <w:kern w:val="0"/>
          <w:sz w:val="28"/>
          <w:szCs w:val="20"/>
          <w:u w:color="000000"/>
        </w:rPr>
        <w:t>系统具有数据采集、控制运算、控制输出、设备和状态监视、报警监视、远程通信、实时数据处理和显示、历史数据管理、日志记录、事故追忆、图形显示、控制调节、报表打印、高级计算，以及所有这些信息的组态、调试、打印、诊断等功能。同时，它支持</w:t>
      </w:r>
      <w:r w:rsidRPr="008657FB">
        <w:rPr>
          <w:rFonts w:ascii="Times New Roman" w:hAnsi="Times New Roman" w:hint="eastAsia"/>
          <w:kern w:val="0"/>
          <w:sz w:val="28"/>
          <w:szCs w:val="20"/>
          <w:u w:color="000000"/>
        </w:rPr>
        <w:t>DDE</w:t>
      </w:r>
      <w:r w:rsidRPr="008657FB">
        <w:rPr>
          <w:rFonts w:ascii="Times New Roman" w:hAnsi="Times New Roman" w:hint="eastAsia"/>
          <w:kern w:val="0"/>
          <w:sz w:val="28"/>
          <w:szCs w:val="20"/>
          <w:u w:color="000000"/>
        </w:rPr>
        <w:t>、</w:t>
      </w:r>
      <w:r w:rsidRPr="008657FB">
        <w:rPr>
          <w:rFonts w:ascii="Times New Roman" w:hAnsi="Times New Roman" w:hint="eastAsia"/>
          <w:kern w:val="0"/>
          <w:sz w:val="28"/>
          <w:szCs w:val="20"/>
          <w:u w:color="000000"/>
        </w:rPr>
        <w:t>ODBC</w:t>
      </w:r>
      <w:r w:rsidRPr="008657FB">
        <w:rPr>
          <w:rFonts w:ascii="Times New Roman" w:hAnsi="Times New Roman" w:hint="eastAsia"/>
          <w:kern w:val="0"/>
          <w:sz w:val="28"/>
          <w:szCs w:val="20"/>
          <w:u w:color="000000"/>
        </w:rPr>
        <w:t>、</w:t>
      </w:r>
      <w:r w:rsidRPr="008657FB">
        <w:rPr>
          <w:rFonts w:ascii="Times New Roman" w:hAnsi="Times New Roman" w:hint="eastAsia"/>
          <w:kern w:val="0"/>
          <w:sz w:val="28"/>
          <w:szCs w:val="20"/>
          <w:u w:color="000000"/>
        </w:rPr>
        <w:t>OPC</w:t>
      </w:r>
      <w:r w:rsidRPr="008657FB">
        <w:rPr>
          <w:rFonts w:ascii="Times New Roman" w:hAnsi="Times New Roman" w:hint="eastAsia"/>
          <w:kern w:val="0"/>
          <w:sz w:val="28"/>
          <w:szCs w:val="20"/>
          <w:u w:color="000000"/>
        </w:rPr>
        <w:t>、</w:t>
      </w:r>
      <w:r w:rsidRPr="008657FB">
        <w:rPr>
          <w:rFonts w:ascii="Times New Roman" w:hAnsi="Times New Roman" w:hint="eastAsia"/>
          <w:kern w:val="0"/>
          <w:sz w:val="28"/>
          <w:szCs w:val="20"/>
          <w:u w:color="000000"/>
        </w:rPr>
        <w:t>Ethernet</w:t>
      </w:r>
      <w:r w:rsidRPr="008657FB">
        <w:rPr>
          <w:rFonts w:ascii="Times New Roman" w:hAnsi="Times New Roman" w:hint="eastAsia"/>
          <w:kern w:val="0"/>
          <w:sz w:val="28"/>
          <w:szCs w:val="20"/>
          <w:u w:color="000000"/>
        </w:rPr>
        <w:t>等标准，支持系统全集成，通过企业的局域网，系统还可以方便地连入</w:t>
      </w:r>
      <w:r w:rsidRPr="008657FB">
        <w:rPr>
          <w:rFonts w:ascii="Times New Roman" w:hAnsi="Times New Roman" w:hint="eastAsia"/>
          <w:kern w:val="0"/>
          <w:sz w:val="28"/>
          <w:szCs w:val="20"/>
          <w:u w:color="000000"/>
        </w:rPr>
        <w:t>ERP</w:t>
      </w:r>
      <w:r w:rsidRPr="008657FB">
        <w:rPr>
          <w:rFonts w:ascii="Times New Roman" w:hAnsi="Times New Roman" w:hint="eastAsia"/>
          <w:kern w:val="0"/>
          <w:sz w:val="28"/>
          <w:szCs w:val="20"/>
          <w:u w:color="000000"/>
        </w:rPr>
        <w:t>（企业资源计划管理系统）和</w:t>
      </w:r>
      <w:r w:rsidRPr="008657FB">
        <w:rPr>
          <w:rFonts w:ascii="Times New Roman" w:hAnsi="Times New Roman" w:hint="eastAsia"/>
          <w:kern w:val="0"/>
          <w:sz w:val="28"/>
          <w:szCs w:val="20"/>
          <w:u w:color="000000"/>
        </w:rPr>
        <w:t>MIS</w:t>
      </w:r>
      <w:r w:rsidRPr="008657FB">
        <w:rPr>
          <w:rFonts w:ascii="Times New Roman" w:hAnsi="Times New Roman" w:hint="eastAsia"/>
          <w:kern w:val="0"/>
          <w:sz w:val="28"/>
          <w:szCs w:val="20"/>
          <w:u w:color="000000"/>
        </w:rPr>
        <w:t>（企业管理信息系统）系统。由手动操作升级为电脑智能自动化控制。采用了分布式</w:t>
      </w:r>
      <w:r w:rsidRPr="008657FB">
        <w:rPr>
          <w:rFonts w:ascii="Times New Roman" w:hAnsi="Times New Roman" w:hint="eastAsia"/>
          <w:kern w:val="0"/>
          <w:sz w:val="28"/>
          <w:szCs w:val="20"/>
          <w:u w:color="000000"/>
        </w:rPr>
        <w:t>DCS</w:t>
      </w:r>
      <w:r w:rsidRPr="008657FB">
        <w:rPr>
          <w:rFonts w:ascii="Times New Roman" w:hAnsi="Times New Roman" w:hint="eastAsia"/>
          <w:kern w:val="0"/>
          <w:sz w:val="28"/>
          <w:szCs w:val="20"/>
          <w:u w:color="000000"/>
        </w:rPr>
        <w:t>系统。</w:t>
      </w:r>
    </w:p>
    <w:p w:rsidR="008657FB" w:rsidRDefault="008657FB" w:rsidP="008657FB">
      <w:pPr>
        <w:widowControl/>
        <w:spacing w:line="520" w:lineRule="exact"/>
        <w:ind w:firstLineChars="200" w:firstLine="560"/>
        <w:textAlignment w:val="baseline"/>
        <w:rPr>
          <w:rFonts w:ascii="Times New Roman" w:hAnsi="Times New Roman"/>
          <w:kern w:val="0"/>
          <w:sz w:val="28"/>
          <w:szCs w:val="20"/>
          <w:u w:color="000000"/>
        </w:rPr>
      </w:pPr>
      <w:r w:rsidRPr="008657FB">
        <w:rPr>
          <w:rFonts w:ascii="Times New Roman" w:hAnsi="Times New Roman" w:hint="eastAsia"/>
          <w:kern w:val="0"/>
          <w:sz w:val="28"/>
          <w:szCs w:val="20"/>
          <w:u w:color="000000"/>
        </w:rPr>
        <w:t>分布式</w:t>
      </w:r>
      <w:r w:rsidRPr="008657FB">
        <w:rPr>
          <w:rFonts w:ascii="Times New Roman" w:hAnsi="Times New Roman" w:hint="eastAsia"/>
          <w:kern w:val="0"/>
          <w:sz w:val="28"/>
          <w:szCs w:val="20"/>
          <w:u w:color="000000"/>
        </w:rPr>
        <w:t>DCS</w:t>
      </w:r>
      <w:r w:rsidRPr="008657FB">
        <w:rPr>
          <w:rFonts w:ascii="Times New Roman" w:hAnsi="Times New Roman" w:hint="eastAsia"/>
          <w:kern w:val="0"/>
          <w:sz w:val="28"/>
          <w:szCs w:val="20"/>
          <w:u w:color="000000"/>
        </w:rPr>
        <w:t>系统具有数据采集、控制运算、控制输出、设备和状态监视、报警监视、远程通信、实时数据处理和显示、历史数据管理、日志记录、事故追忆、图形显示、控制调节、报表打印、高级计算，以及所有这些信息的组态、调试、打印、诊断等功能。同时，它支持</w:t>
      </w:r>
      <w:r w:rsidRPr="008657FB">
        <w:rPr>
          <w:rFonts w:ascii="Times New Roman" w:hAnsi="Times New Roman" w:hint="eastAsia"/>
          <w:kern w:val="0"/>
          <w:sz w:val="28"/>
          <w:szCs w:val="20"/>
          <w:u w:color="000000"/>
        </w:rPr>
        <w:t>DDE</w:t>
      </w:r>
      <w:r w:rsidRPr="008657FB">
        <w:rPr>
          <w:rFonts w:ascii="Times New Roman" w:hAnsi="Times New Roman" w:hint="eastAsia"/>
          <w:kern w:val="0"/>
          <w:sz w:val="28"/>
          <w:szCs w:val="20"/>
          <w:u w:color="000000"/>
        </w:rPr>
        <w:t>、</w:t>
      </w:r>
      <w:r w:rsidRPr="008657FB">
        <w:rPr>
          <w:rFonts w:ascii="Times New Roman" w:hAnsi="Times New Roman" w:hint="eastAsia"/>
          <w:kern w:val="0"/>
          <w:sz w:val="28"/>
          <w:szCs w:val="20"/>
          <w:u w:color="000000"/>
        </w:rPr>
        <w:t>ODBC</w:t>
      </w:r>
      <w:r w:rsidRPr="008657FB">
        <w:rPr>
          <w:rFonts w:ascii="Times New Roman" w:hAnsi="Times New Roman" w:hint="eastAsia"/>
          <w:kern w:val="0"/>
          <w:sz w:val="28"/>
          <w:szCs w:val="20"/>
          <w:u w:color="000000"/>
        </w:rPr>
        <w:t>、</w:t>
      </w:r>
      <w:r w:rsidRPr="008657FB">
        <w:rPr>
          <w:rFonts w:ascii="Times New Roman" w:hAnsi="Times New Roman" w:hint="eastAsia"/>
          <w:kern w:val="0"/>
          <w:sz w:val="28"/>
          <w:szCs w:val="20"/>
          <w:u w:color="000000"/>
        </w:rPr>
        <w:t>OPC</w:t>
      </w:r>
      <w:r w:rsidRPr="008657FB">
        <w:rPr>
          <w:rFonts w:ascii="Times New Roman" w:hAnsi="Times New Roman" w:hint="eastAsia"/>
          <w:kern w:val="0"/>
          <w:sz w:val="28"/>
          <w:szCs w:val="20"/>
          <w:u w:color="000000"/>
        </w:rPr>
        <w:t>、</w:t>
      </w:r>
      <w:r w:rsidRPr="008657FB">
        <w:rPr>
          <w:rFonts w:ascii="Times New Roman" w:hAnsi="Times New Roman" w:hint="eastAsia"/>
          <w:kern w:val="0"/>
          <w:sz w:val="28"/>
          <w:szCs w:val="20"/>
          <w:u w:color="000000"/>
        </w:rPr>
        <w:t>Ethernet</w:t>
      </w:r>
      <w:r w:rsidRPr="008657FB">
        <w:rPr>
          <w:rFonts w:ascii="Times New Roman" w:hAnsi="Times New Roman" w:hint="eastAsia"/>
          <w:kern w:val="0"/>
          <w:sz w:val="28"/>
          <w:szCs w:val="20"/>
          <w:u w:color="000000"/>
        </w:rPr>
        <w:t>等标准，支持系统全集成，通过企业的局域网，系统还可以方便地连入</w:t>
      </w:r>
      <w:r w:rsidRPr="008657FB">
        <w:rPr>
          <w:rFonts w:ascii="Times New Roman" w:hAnsi="Times New Roman" w:hint="eastAsia"/>
          <w:kern w:val="0"/>
          <w:sz w:val="28"/>
          <w:szCs w:val="20"/>
          <w:u w:color="000000"/>
        </w:rPr>
        <w:t>ERP</w:t>
      </w:r>
      <w:r w:rsidRPr="008657FB">
        <w:rPr>
          <w:rFonts w:ascii="Times New Roman" w:hAnsi="Times New Roman" w:hint="eastAsia"/>
          <w:kern w:val="0"/>
          <w:sz w:val="28"/>
          <w:szCs w:val="20"/>
          <w:u w:color="000000"/>
        </w:rPr>
        <w:t>（企业资源计划管理系统）和</w:t>
      </w:r>
      <w:r w:rsidRPr="008657FB">
        <w:rPr>
          <w:rFonts w:ascii="Times New Roman" w:hAnsi="Times New Roman" w:hint="eastAsia"/>
          <w:kern w:val="0"/>
          <w:sz w:val="28"/>
          <w:szCs w:val="20"/>
          <w:u w:color="000000"/>
        </w:rPr>
        <w:t>MIS</w:t>
      </w:r>
      <w:r w:rsidRPr="008657FB">
        <w:rPr>
          <w:rFonts w:ascii="Times New Roman" w:hAnsi="Times New Roman" w:hint="eastAsia"/>
          <w:kern w:val="0"/>
          <w:sz w:val="28"/>
          <w:szCs w:val="20"/>
          <w:u w:color="000000"/>
        </w:rPr>
        <w:t>（企业管理信息系统）系统。</w:t>
      </w:r>
    </w:p>
    <w:p w:rsidR="00C75D6A" w:rsidRPr="008657FB" w:rsidRDefault="00C75D6A" w:rsidP="008657FB">
      <w:pPr>
        <w:widowControl/>
        <w:spacing w:line="520" w:lineRule="exact"/>
        <w:ind w:firstLineChars="200" w:firstLine="560"/>
        <w:textAlignment w:val="baseline"/>
        <w:rPr>
          <w:rFonts w:ascii="Times New Roman" w:hAnsi="Times New Roman"/>
          <w:kern w:val="0"/>
          <w:sz w:val="28"/>
          <w:szCs w:val="20"/>
          <w:u w:color="000000"/>
        </w:rPr>
      </w:pPr>
      <w:r>
        <w:rPr>
          <w:rFonts w:ascii="Times New Roman" w:hAnsi="Times New Roman" w:hint="eastAsia"/>
          <w:kern w:val="0"/>
          <w:sz w:val="28"/>
          <w:szCs w:val="20"/>
          <w:u w:color="000000"/>
        </w:rPr>
        <w:t>采用</w:t>
      </w:r>
      <w:r w:rsidRPr="008657FB">
        <w:rPr>
          <w:rFonts w:ascii="Times New Roman" w:hAnsi="Times New Roman" w:hint="eastAsia"/>
          <w:kern w:val="0"/>
          <w:sz w:val="28"/>
          <w:szCs w:val="20"/>
          <w:u w:color="000000"/>
        </w:rPr>
        <w:t>分布式</w:t>
      </w:r>
      <w:r w:rsidRPr="008657FB">
        <w:rPr>
          <w:rFonts w:ascii="Times New Roman" w:hAnsi="Times New Roman" w:hint="eastAsia"/>
          <w:kern w:val="0"/>
          <w:sz w:val="28"/>
          <w:szCs w:val="20"/>
          <w:u w:color="000000"/>
        </w:rPr>
        <w:t>DCS</w:t>
      </w:r>
      <w:r>
        <w:rPr>
          <w:rFonts w:ascii="Times New Roman" w:hAnsi="Times New Roman" w:hint="eastAsia"/>
          <w:kern w:val="0"/>
          <w:sz w:val="28"/>
          <w:szCs w:val="20"/>
          <w:u w:color="000000"/>
        </w:rPr>
        <w:t>系统后，从原辅料的称量，物料投入时间，设备运行温度、压力、时间，阀门转换均连接该系统，通过计算机实现自动化控制，技术上具有</w:t>
      </w:r>
      <w:commentRangeStart w:id="484"/>
      <w:r>
        <w:rPr>
          <w:rFonts w:ascii="Times New Roman" w:hAnsi="Times New Roman" w:hint="eastAsia"/>
          <w:kern w:val="0"/>
          <w:sz w:val="28"/>
          <w:szCs w:val="20"/>
          <w:u w:color="000000"/>
        </w:rPr>
        <w:t>可行性</w:t>
      </w:r>
      <w:commentRangeEnd w:id="484"/>
      <w:r w:rsidR="007E775E">
        <w:rPr>
          <w:rStyle w:val="afe"/>
          <w:rFonts w:ascii="宋体" w:eastAsia="全真楷書" w:hAnsi="Times New Roman"/>
          <w:color w:val="000000"/>
          <w:kern w:val="0"/>
          <w:u w:color="000000"/>
        </w:rPr>
        <w:commentReference w:id="484"/>
      </w:r>
      <w:r>
        <w:rPr>
          <w:rFonts w:ascii="Times New Roman" w:hAnsi="Times New Roman" w:hint="eastAsia"/>
          <w:kern w:val="0"/>
          <w:sz w:val="28"/>
          <w:szCs w:val="20"/>
          <w:u w:color="000000"/>
        </w:rPr>
        <w:t>。</w:t>
      </w:r>
    </w:p>
    <w:p w:rsidR="0065658C" w:rsidRDefault="001E7364" w:rsidP="001E7364">
      <w:pPr>
        <w:keepNext/>
        <w:keepLines/>
        <w:spacing w:line="520" w:lineRule="exact"/>
        <w:outlineLvl w:val="2"/>
        <w:rPr>
          <w:rFonts w:ascii="Times New Roman" w:hAnsi="Times New Roman"/>
          <w:b/>
          <w:bCs/>
          <w:sz w:val="28"/>
          <w:szCs w:val="28"/>
        </w:rPr>
      </w:pPr>
      <w:bookmarkStart w:id="485" w:name="_Toc497203552"/>
      <w:r w:rsidRPr="000B60BF">
        <w:rPr>
          <w:rFonts w:ascii="Times New Roman" w:hAnsi="Times New Roman"/>
          <w:b/>
          <w:bCs/>
          <w:sz w:val="28"/>
          <w:szCs w:val="28"/>
        </w:rPr>
        <w:t>6.</w:t>
      </w:r>
      <w:r>
        <w:rPr>
          <w:rFonts w:ascii="Times New Roman" w:hAnsi="Times New Roman" w:hint="eastAsia"/>
          <w:b/>
          <w:bCs/>
          <w:sz w:val="28"/>
          <w:szCs w:val="28"/>
        </w:rPr>
        <w:t>3</w:t>
      </w:r>
      <w:r w:rsidRPr="000B60BF">
        <w:rPr>
          <w:rFonts w:ascii="Times New Roman" w:hAnsi="Times New Roman"/>
          <w:b/>
          <w:bCs/>
          <w:sz w:val="28"/>
          <w:szCs w:val="28"/>
        </w:rPr>
        <w:t xml:space="preserve">.3 </w:t>
      </w:r>
      <w:r w:rsidRPr="000B60BF">
        <w:rPr>
          <w:rFonts w:ascii="Times New Roman" w:hAnsi="Times New Roman"/>
          <w:b/>
          <w:bCs/>
          <w:sz w:val="28"/>
          <w:szCs w:val="28"/>
        </w:rPr>
        <w:t>环境评估</w:t>
      </w:r>
      <w:bookmarkEnd w:id="485"/>
    </w:p>
    <w:p w:rsidR="0065658C" w:rsidRPr="000B60BF" w:rsidRDefault="0065658C" w:rsidP="0065658C">
      <w:pPr>
        <w:pStyle w:val="affffa"/>
      </w:pPr>
      <w:r>
        <w:t>本方案实施后</w:t>
      </w:r>
      <w:r w:rsidR="00C75D6A">
        <w:rPr>
          <w:rFonts w:hint="eastAsia"/>
        </w:rPr>
        <w:t>，通过物料自动称量和投放的自动化控制，</w:t>
      </w:r>
      <w:r w:rsidR="00D74FB3">
        <w:t>可以</w:t>
      </w:r>
      <w:r w:rsidR="00C75D6A">
        <w:t>降低投料过程中</w:t>
      </w:r>
      <w:r w:rsidR="00C75D6A">
        <w:rPr>
          <w:rFonts w:hint="eastAsia"/>
        </w:rPr>
        <w:t>原辅料洒出、泄漏</w:t>
      </w:r>
      <w:r w:rsidR="00D74FB3">
        <w:t>造成的车间</w:t>
      </w:r>
      <w:r>
        <w:t>污染风险</w:t>
      </w:r>
      <w:r>
        <w:rPr>
          <w:rFonts w:hint="eastAsia"/>
        </w:rPr>
        <w:t>。</w:t>
      </w:r>
    </w:p>
    <w:p w:rsidR="001E7364" w:rsidRPr="000B60BF" w:rsidRDefault="001E7364" w:rsidP="001E7364">
      <w:pPr>
        <w:keepNext/>
        <w:keepLines/>
        <w:spacing w:line="520" w:lineRule="exact"/>
        <w:outlineLvl w:val="2"/>
        <w:rPr>
          <w:rFonts w:ascii="Times New Roman" w:hAnsi="Times New Roman"/>
          <w:b/>
          <w:bCs/>
          <w:sz w:val="28"/>
          <w:szCs w:val="28"/>
        </w:rPr>
      </w:pPr>
      <w:bookmarkStart w:id="486" w:name="_Toc497203553"/>
      <w:r w:rsidRPr="000B60BF">
        <w:rPr>
          <w:rFonts w:ascii="Times New Roman" w:hAnsi="Times New Roman"/>
          <w:b/>
          <w:bCs/>
          <w:sz w:val="28"/>
          <w:szCs w:val="28"/>
        </w:rPr>
        <w:t>6.</w:t>
      </w:r>
      <w:r>
        <w:rPr>
          <w:rFonts w:ascii="Times New Roman" w:hAnsi="Times New Roman" w:hint="eastAsia"/>
          <w:b/>
          <w:bCs/>
          <w:sz w:val="28"/>
          <w:szCs w:val="28"/>
        </w:rPr>
        <w:t>3</w:t>
      </w:r>
      <w:r w:rsidRPr="000B60BF">
        <w:rPr>
          <w:rFonts w:ascii="Times New Roman" w:hAnsi="Times New Roman"/>
          <w:b/>
          <w:bCs/>
          <w:sz w:val="28"/>
          <w:szCs w:val="28"/>
        </w:rPr>
        <w:t xml:space="preserve">.4 </w:t>
      </w:r>
      <w:r w:rsidRPr="000B60BF">
        <w:rPr>
          <w:rFonts w:ascii="Times New Roman" w:hAnsi="Times New Roman"/>
          <w:b/>
          <w:bCs/>
          <w:sz w:val="28"/>
          <w:szCs w:val="28"/>
        </w:rPr>
        <w:t>经济评估</w:t>
      </w:r>
      <w:bookmarkEnd w:id="486"/>
    </w:p>
    <w:p w:rsidR="001E7364" w:rsidRPr="000B60BF" w:rsidRDefault="001E7364" w:rsidP="001E7364">
      <w:pPr>
        <w:widowControl/>
        <w:spacing w:before="119"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本方案投入资金约</w:t>
      </w:r>
      <w:r w:rsidR="00D74FB3">
        <w:rPr>
          <w:rFonts w:ascii="Times New Roman" w:hAnsi="Times New Roman" w:hint="eastAsia"/>
          <w:kern w:val="0"/>
          <w:sz w:val="28"/>
          <w:szCs w:val="28"/>
          <w:u w:color="000000"/>
        </w:rPr>
        <w:t>25</w:t>
      </w:r>
      <w:r w:rsidRPr="000B60BF">
        <w:rPr>
          <w:rFonts w:ascii="Times New Roman" w:hAnsi="Times New Roman"/>
          <w:kern w:val="0"/>
          <w:sz w:val="28"/>
          <w:szCs w:val="28"/>
          <w:u w:color="000000"/>
        </w:rPr>
        <w:t>万元，主要为</w:t>
      </w:r>
      <w:r w:rsidR="00C66238" w:rsidRPr="00C66238">
        <w:rPr>
          <w:rFonts w:ascii="Times New Roman" w:hAnsi="Times New Roman" w:hint="eastAsia"/>
          <w:kern w:val="0"/>
          <w:sz w:val="28"/>
          <w:szCs w:val="28"/>
          <w:u w:color="000000"/>
        </w:rPr>
        <w:t>一套分布式</w:t>
      </w:r>
      <w:r w:rsidR="00C66238" w:rsidRPr="00C66238">
        <w:rPr>
          <w:rFonts w:ascii="Times New Roman" w:hAnsi="Times New Roman" w:hint="eastAsia"/>
          <w:kern w:val="0"/>
          <w:sz w:val="28"/>
          <w:szCs w:val="28"/>
          <w:u w:color="000000"/>
        </w:rPr>
        <w:t>DCS</w:t>
      </w:r>
      <w:r w:rsidR="00C66238" w:rsidRPr="00C66238">
        <w:rPr>
          <w:rFonts w:ascii="Times New Roman" w:hAnsi="Times New Roman" w:hint="eastAsia"/>
          <w:kern w:val="0"/>
          <w:sz w:val="28"/>
          <w:szCs w:val="28"/>
          <w:u w:color="000000"/>
        </w:rPr>
        <w:t>电脑自动化控制系统</w:t>
      </w:r>
      <w:r>
        <w:rPr>
          <w:rFonts w:ascii="Times New Roman" w:hAnsi="Times New Roman"/>
          <w:kern w:val="0"/>
          <w:sz w:val="28"/>
          <w:szCs w:val="28"/>
          <w:u w:color="000000"/>
        </w:rPr>
        <w:t>及安装费用</w:t>
      </w:r>
      <w:r w:rsidRPr="000B60BF">
        <w:rPr>
          <w:rFonts w:ascii="Times New Roman" w:hAnsi="Times New Roman"/>
          <w:kern w:val="0"/>
          <w:sz w:val="28"/>
          <w:szCs w:val="28"/>
          <w:u w:color="000000"/>
        </w:rPr>
        <w:t>；</w:t>
      </w:r>
    </w:p>
    <w:p w:rsidR="001E7364" w:rsidRPr="00DF1AAC" w:rsidRDefault="001E7364" w:rsidP="001E7364">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lastRenderedPageBreak/>
        <w:t>按制定目标计算，</w:t>
      </w:r>
      <w:r>
        <w:rPr>
          <w:rFonts w:ascii="Times New Roman" w:hAnsi="Times New Roman"/>
          <w:kern w:val="0"/>
          <w:sz w:val="28"/>
          <w:szCs w:val="28"/>
          <w:u w:color="000000"/>
        </w:rPr>
        <w:t>设备及安装费用</w:t>
      </w:r>
      <w:r w:rsidR="00D74FB3">
        <w:rPr>
          <w:rFonts w:ascii="Times New Roman" w:hAnsi="Times New Roman" w:hint="eastAsia"/>
          <w:kern w:val="0"/>
          <w:sz w:val="28"/>
          <w:szCs w:val="28"/>
          <w:u w:color="000000"/>
        </w:rPr>
        <w:t>25</w:t>
      </w:r>
      <w:r>
        <w:rPr>
          <w:rFonts w:ascii="Times New Roman" w:hAnsi="Times New Roman" w:hint="eastAsia"/>
          <w:kern w:val="0"/>
          <w:sz w:val="28"/>
          <w:szCs w:val="28"/>
          <w:u w:color="000000"/>
        </w:rPr>
        <w:t>万元，</w:t>
      </w:r>
      <w:r w:rsidR="00C66238" w:rsidRPr="007E775E">
        <w:rPr>
          <w:rFonts w:ascii="Times New Roman" w:hAnsi="Times New Roman" w:hint="eastAsia"/>
          <w:kern w:val="0"/>
          <w:sz w:val="28"/>
          <w:szCs w:val="28"/>
          <w:highlight w:val="yellow"/>
          <w:u w:color="000000"/>
          <w:rPrChange w:id="487" w:author="user" w:date="2017-11-25T20:24:00Z">
            <w:rPr>
              <w:rFonts w:ascii="Times New Roman" w:hAnsi="Times New Roman" w:hint="eastAsia"/>
              <w:kern w:val="0"/>
              <w:sz w:val="28"/>
              <w:szCs w:val="28"/>
              <w:u w:color="000000"/>
            </w:rPr>
          </w:rPrChange>
        </w:rPr>
        <w:t>可减少</w:t>
      </w:r>
      <w:r w:rsidR="00C75D6A" w:rsidRPr="007E775E">
        <w:rPr>
          <w:rFonts w:ascii="Times New Roman" w:hAnsi="Times New Roman" w:hint="eastAsia"/>
          <w:kern w:val="0"/>
          <w:sz w:val="28"/>
          <w:szCs w:val="28"/>
          <w:highlight w:val="yellow"/>
          <w:u w:color="000000"/>
          <w:rPrChange w:id="488" w:author="user" w:date="2017-11-25T20:24:00Z">
            <w:rPr>
              <w:rFonts w:ascii="Times New Roman" w:hAnsi="Times New Roman" w:hint="eastAsia"/>
              <w:kern w:val="0"/>
              <w:sz w:val="28"/>
              <w:szCs w:val="28"/>
              <w:u w:color="000000"/>
            </w:rPr>
          </w:rPrChange>
        </w:rPr>
        <w:t>原辅料</w:t>
      </w:r>
      <w:r w:rsidR="00B4069D" w:rsidRPr="007E775E">
        <w:rPr>
          <w:rFonts w:ascii="Times New Roman" w:hAnsi="Times New Roman" w:hint="eastAsia"/>
          <w:kern w:val="0"/>
          <w:sz w:val="28"/>
          <w:szCs w:val="28"/>
          <w:highlight w:val="yellow"/>
          <w:u w:color="000000"/>
          <w:rPrChange w:id="489" w:author="user" w:date="2017-11-25T20:24:00Z">
            <w:rPr>
              <w:rFonts w:ascii="Times New Roman" w:hAnsi="Times New Roman" w:hint="eastAsia"/>
              <w:kern w:val="0"/>
              <w:sz w:val="28"/>
              <w:szCs w:val="28"/>
              <w:u w:color="000000"/>
            </w:rPr>
          </w:rPrChange>
        </w:rPr>
        <w:t>损失</w:t>
      </w:r>
      <w:r w:rsidR="00B4069D" w:rsidRPr="007E775E">
        <w:rPr>
          <w:rFonts w:ascii="Times New Roman" w:hAnsi="Times New Roman" w:hint="eastAsia"/>
          <w:kern w:val="0"/>
          <w:sz w:val="28"/>
          <w:szCs w:val="28"/>
          <w:highlight w:val="yellow"/>
          <w:u w:color="000000"/>
          <w:rPrChange w:id="490" w:author="user" w:date="2017-11-25T20:24:00Z">
            <w:rPr>
              <w:rFonts w:ascii="Times New Roman" w:hAnsi="Times New Roman" w:hint="eastAsia"/>
              <w:kern w:val="0"/>
              <w:sz w:val="28"/>
              <w:szCs w:val="28"/>
              <w:u w:color="000000"/>
            </w:rPr>
          </w:rPrChange>
        </w:rPr>
        <w:t>2t/a</w:t>
      </w:r>
      <w:r>
        <w:rPr>
          <w:rFonts w:ascii="Times New Roman" w:hAnsi="Times New Roman" w:hint="eastAsia"/>
          <w:kern w:val="0"/>
          <w:sz w:val="28"/>
          <w:szCs w:val="28"/>
          <w:u w:color="000000"/>
        </w:rPr>
        <w:t>，</w:t>
      </w:r>
      <w:r w:rsidR="00C75D6A">
        <w:rPr>
          <w:rFonts w:ascii="Times New Roman" w:hAnsi="Times New Roman" w:hint="eastAsia"/>
          <w:kern w:val="0"/>
          <w:sz w:val="28"/>
          <w:szCs w:val="28"/>
          <w:u w:color="000000"/>
        </w:rPr>
        <w:t>原辅料平均</w:t>
      </w:r>
      <w:r w:rsidR="00B4069D">
        <w:rPr>
          <w:rFonts w:ascii="Times New Roman" w:hAnsi="Times New Roman" w:hint="eastAsia"/>
          <w:kern w:val="0"/>
          <w:sz w:val="28"/>
          <w:szCs w:val="28"/>
          <w:u w:color="000000"/>
        </w:rPr>
        <w:t>价格</w:t>
      </w:r>
      <w:r w:rsidR="00876E72">
        <w:rPr>
          <w:rFonts w:ascii="Times New Roman" w:hAnsi="Times New Roman" w:hint="eastAsia"/>
          <w:kern w:val="0"/>
          <w:sz w:val="28"/>
          <w:szCs w:val="28"/>
          <w:u w:color="000000"/>
        </w:rPr>
        <w:t>6500</w:t>
      </w:r>
      <w:r w:rsidR="00876E72">
        <w:rPr>
          <w:rFonts w:ascii="Times New Roman" w:hAnsi="Times New Roman" w:hint="eastAsia"/>
          <w:kern w:val="0"/>
          <w:sz w:val="28"/>
          <w:szCs w:val="28"/>
          <w:u w:color="000000"/>
        </w:rPr>
        <w:t>元</w:t>
      </w:r>
      <w:r w:rsidR="00876E72">
        <w:rPr>
          <w:rFonts w:ascii="Times New Roman" w:hAnsi="Times New Roman" w:hint="eastAsia"/>
          <w:kern w:val="0"/>
          <w:sz w:val="28"/>
          <w:szCs w:val="28"/>
          <w:u w:color="000000"/>
        </w:rPr>
        <w:t>/t</w:t>
      </w:r>
      <w:r w:rsidR="00876E72">
        <w:rPr>
          <w:rFonts w:ascii="Times New Roman" w:hAnsi="Times New Roman" w:hint="eastAsia"/>
          <w:kern w:val="0"/>
          <w:sz w:val="28"/>
          <w:szCs w:val="28"/>
          <w:u w:color="000000"/>
        </w:rPr>
        <w:t>，</w:t>
      </w:r>
      <w:r w:rsidR="00C75D6A">
        <w:rPr>
          <w:rFonts w:ascii="Times New Roman" w:hAnsi="Times New Roman" w:hint="eastAsia"/>
          <w:kern w:val="0"/>
          <w:sz w:val="28"/>
          <w:szCs w:val="28"/>
          <w:u w:color="000000"/>
        </w:rPr>
        <w:t>同时可</w:t>
      </w:r>
      <w:r w:rsidR="00052B3C">
        <w:rPr>
          <w:rFonts w:ascii="Times New Roman" w:hAnsi="Times New Roman" w:hint="eastAsia"/>
          <w:kern w:val="0"/>
          <w:sz w:val="28"/>
          <w:szCs w:val="28"/>
          <w:u w:color="000000"/>
        </w:rPr>
        <w:t>减少</w:t>
      </w:r>
      <w:r>
        <w:rPr>
          <w:rFonts w:ascii="Times New Roman" w:hAnsi="Times New Roman" w:hint="eastAsia"/>
          <w:kern w:val="0"/>
          <w:sz w:val="28"/>
          <w:szCs w:val="28"/>
          <w:u w:color="000000"/>
        </w:rPr>
        <w:t>两名</w:t>
      </w:r>
      <w:r w:rsidR="00C75D6A">
        <w:rPr>
          <w:rFonts w:ascii="Times New Roman" w:hAnsi="Times New Roman" w:hint="eastAsia"/>
          <w:kern w:val="0"/>
          <w:sz w:val="28"/>
          <w:szCs w:val="28"/>
          <w:u w:color="000000"/>
        </w:rPr>
        <w:t>工人人工操作</w:t>
      </w:r>
      <w:r>
        <w:rPr>
          <w:rFonts w:ascii="Times New Roman" w:hAnsi="Times New Roman" w:hint="eastAsia"/>
          <w:kern w:val="0"/>
          <w:sz w:val="28"/>
          <w:szCs w:val="28"/>
          <w:u w:color="000000"/>
        </w:rPr>
        <w:t>，工人每月工资</w:t>
      </w:r>
      <w:r w:rsidR="00D12FA7">
        <w:rPr>
          <w:rFonts w:ascii="Times New Roman" w:hAnsi="Times New Roman" w:hint="eastAsia"/>
          <w:kern w:val="0"/>
          <w:sz w:val="28"/>
          <w:szCs w:val="28"/>
          <w:u w:color="000000"/>
        </w:rPr>
        <w:t>3000</w:t>
      </w:r>
      <w:r>
        <w:rPr>
          <w:rFonts w:ascii="Times New Roman" w:hAnsi="Times New Roman" w:hint="eastAsia"/>
          <w:kern w:val="0"/>
          <w:sz w:val="28"/>
          <w:szCs w:val="28"/>
          <w:u w:color="000000"/>
        </w:rPr>
        <w:t>元</w:t>
      </w:r>
      <w:r>
        <w:rPr>
          <w:rFonts w:ascii="Times New Roman" w:hAnsi="Times New Roman"/>
          <w:kern w:val="0"/>
          <w:sz w:val="28"/>
          <w:szCs w:val="28"/>
          <w:u w:color="000000"/>
        </w:rPr>
        <w:t>，故每年预计可节约成本</w:t>
      </w:r>
      <w:r w:rsidR="00D12FA7">
        <w:rPr>
          <w:rFonts w:ascii="Times New Roman" w:hAnsi="Times New Roman" w:hint="eastAsia"/>
          <w:kern w:val="0"/>
          <w:sz w:val="28"/>
          <w:szCs w:val="28"/>
          <w:u w:color="000000"/>
        </w:rPr>
        <w:t>2</w:t>
      </w:r>
      <w:r w:rsidR="00D12FA7">
        <w:rPr>
          <w:rFonts w:ascii="Times New Roman" w:hAnsi="Times New Roman"/>
          <w:kern w:val="0"/>
          <w:sz w:val="28"/>
          <w:szCs w:val="28"/>
          <w:u w:color="000000"/>
        </w:rPr>
        <w:t>×</w:t>
      </w:r>
      <w:r w:rsidR="00D12FA7">
        <w:rPr>
          <w:rFonts w:ascii="Times New Roman" w:hAnsi="Times New Roman" w:hint="eastAsia"/>
          <w:kern w:val="0"/>
          <w:sz w:val="28"/>
          <w:szCs w:val="28"/>
          <w:u w:color="000000"/>
        </w:rPr>
        <w:t>6500+</w:t>
      </w:r>
      <w:r>
        <w:rPr>
          <w:rFonts w:ascii="Times New Roman" w:hAnsi="Times New Roman" w:hint="eastAsia"/>
          <w:kern w:val="0"/>
          <w:sz w:val="28"/>
          <w:szCs w:val="28"/>
          <w:u w:color="000000"/>
        </w:rPr>
        <w:t>2</w:t>
      </w:r>
      <w:r>
        <w:rPr>
          <w:rFonts w:ascii="Times New Roman" w:hAnsi="Times New Roman"/>
          <w:kern w:val="0"/>
          <w:sz w:val="28"/>
          <w:szCs w:val="28"/>
          <w:u w:color="000000"/>
        </w:rPr>
        <w:t>×</w:t>
      </w:r>
      <w:r w:rsidR="00D12FA7">
        <w:rPr>
          <w:rFonts w:ascii="Times New Roman" w:hAnsi="Times New Roman" w:hint="eastAsia"/>
          <w:kern w:val="0"/>
          <w:sz w:val="28"/>
          <w:szCs w:val="28"/>
          <w:u w:color="000000"/>
        </w:rPr>
        <w:t>30</w:t>
      </w:r>
      <w:r>
        <w:rPr>
          <w:rFonts w:ascii="Times New Roman" w:hAnsi="Times New Roman" w:hint="eastAsia"/>
          <w:kern w:val="0"/>
          <w:sz w:val="28"/>
          <w:szCs w:val="28"/>
          <w:u w:color="000000"/>
        </w:rPr>
        <w:t>00</w:t>
      </w:r>
      <w:r>
        <w:rPr>
          <w:rFonts w:ascii="Times New Roman" w:hAnsi="Times New Roman"/>
          <w:kern w:val="0"/>
          <w:sz w:val="28"/>
          <w:szCs w:val="28"/>
          <w:u w:color="000000"/>
        </w:rPr>
        <w:t>×</w:t>
      </w:r>
      <w:r>
        <w:rPr>
          <w:rFonts w:ascii="Times New Roman" w:hAnsi="Times New Roman" w:hint="eastAsia"/>
          <w:kern w:val="0"/>
          <w:sz w:val="28"/>
          <w:szCs w:val="28"/>
          <w:u w:color="000000"/>
        </w:rPr>
        <w:t>12</w:t>
      </w:r>
      <w:r>
        <w:rPr>
          <w:rFonts w:ascii="Times New Roman" w:hAnsi="Times New Roman"/>
          <w:kern w:val="0"/>
          <w:sz w:val="28"/>
          <w:szCs w:val="28"/>
          <w:u w:color="000000"/>
        </w:rPr>
        <w:t>=</w:t>
      </w:r>
      <w:r w:rsidR="00A34285">
        <w:rPr>
          <w:rFonts w:ascii="Times New Roman" w:hAnsi="Times New Roman" w:hint="eastAsia"/>
          <w:kern w:val="0"/>
          <w:sz w:val="28"/>
          <w:szCs w:val="28"/>
          <w:u w:color="000000"/>
        </w:rPr>
        <w:t>8.5</w:t>
      </w:r>
      <w:r w:rsidR="00A34285">
        <w:rPr>
          <w:rFonts w:ascii="Times New Roman" w:hAnsi="Times New Roman" w:hint="eastAsia"/>
          <w:kern w:val="0"/>
          <w:sz w:val="28"/>
          <w:szCs w:val="28"/>
          <w:u w:color="000000"/>
        </w:rPr>
        <w:t>万</w:t>
      </w:r>
      <w:r>
        <w:rPr>
          <w:rFonts w:ascii="Times New Roman" w:hAnsi="Times New Roman"/>
          <w:kern w:val="0"/>
          <w:sz w:val="28"/>
          <w:szCs w:val="28"/>
          <w:u w:color="000000"/>
        </w:rPr>
        <w:t>元。</w:t>
      </w:r>
    </w:p>
    <w:p w:rsidR="001E7364" w:rsidRPr="000B60BF" w:rsidRDefault="001E7364" w:rsidP="001E7364">
      <w:pPr>
        <w:widowControl/>
        <w:spacing w:before="119"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该方案实施后，产生一定的经济效益，具体经济评估如下表</w:t>
      </w:r>
      <w:r w:rsidRPr="000B60BF">
        <w:rPr>
          <w:rFonts w:ascii="Times New Roman" w:hAnsi="Times New Roman"/>
          <w:kern w:val="0"/>
          <w:sz w:val="28"/>
          <w:szCs w:val="28"/>
          <w:u w:color="000000"/>
        </w:rPr>
        <w:t>6.</w:t>
      </w:r>
      <w:r w:rsidR="00052B3C">
        <w:rPr>
          <w:rFonts w:ascii="Times New Roman" w:hAnsi="Times New Roman" w:hint="eastAsia"/>
          <w:kern w:val="0"/>
          <w:sz w:val="28"/>
          <w:szCs w:val="28"/>
          <w:u w:color="000000"/>
        </w:rPr>
        <w:t>3.</w:t>
      </w:r>
      <w:r w:rsidRPr="000B60BF">
        <w:rPr>
          <w:rFonts w:ascii="Times New Roman" w:hAnsi="Times New Roman"/>
          <w:kern w:val="0"/>
          <w:sz w:val="28"/>
          <w:szCs w:val="28"/>
          <w:u w:color="000000"/>
        </w:rPr>
        <w:t>4-1</w:t>
      </w:r>
      <w:r w:rsidRPr="000B60BF">
        <w:rPr>
          <w:rFonts w:ascii="Times New Roman" w:hAnsi="Times New Roman"/>
          <w:kern w:val="0"/>
          <w:sz w:val="28"/>
          <w:szCs w:val="28"/>
          <w:u w:color="000000"/>
        </w:rPr>
        <w:t>。</w:t>
      </w:r>
    </w:p>
    <w:p w:rsidR="001E7364" w:rsidRPr="000B60BF" w:rsidRDefault="001E7364" w:rsidP="001E7364">
      <w:pPr>
        <w:widowControl/>
        <w:spacing w:before="119"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投资分析：</w:t>
      </w:r>
    </w:p>
    <w:p w:rsidR="001E7364" w:rsidRPr="000B60BF" w:rsidRDefault="001E7364" w:rsidP="001E7364">
      <w:pPr>
        <w:ind w:firstLineChars="200" w:firstLine="560"/>
        <w:rPr>
          <w:rFonts w:ascii="Times New Roman" w:hAnsi="Times New Roman"/>
          <w:sz w:val="28"/>
          <w:szCs w:val="28"/>
        </w:rPr>
      </w:pPr>
      <w:r w:rsidRPr="000B60BF">
        <w:rPr>
          <w:rFonts w:ascii="宋体" w:hAnsi="宋体" w:cs="宋体" w:hint="eastAsia"/>
          <w:sz w:val="28"/>
          <w:szCs w:val="28"/>
        </w:rPr>
        <w:t>①</w:t>
      </w:r>
      <w:r w:rsidRPr="000B60BF">
        <w:rPr>
          <w:rFonts w:ascii="Times New Roman" w:hAnsi="Times New Roman"/>
          <w:sz w:val="28"/>
          <w:szCs w:val="28"/>
        </w:rPr>
        <w:t>方案总投资（</w:t>
      </w:r>
      <w:r w:rsidRPr="000B60BF">
        <w:rPr>
          <w:rFonts w:ascii="Times New Roman" w:hAnsi="Times New Roman"/>
          <w:sz w:val="28"/>
          <w:szCs w:val="28"/>
        </w:rPr>
        <w:t>I</w:t>
      </w:r>
      <w:r w:rsidRPr="000B60BF">
        <w:rPr>
          <w:rFonts w:ascii="Times New Roman" w:hAnsi="Times New Roman"/>
          <w:sz w:val="28"/>
          <w:szCs w:val="28"/>
        </w:rPr>
        <w:t>）：</w:t>
      </w:r>
      <w:r w:rsidR="00A34285">
        <w:rPr>
          <w:rFonts w:ascii="Times New Roman" w:hAnsi="Times New Roman" w:hint="eastAsia"/>
          <w:sz w:val="28"/>
          <w:szCs w:val="28"/>
        </w:rPr>
        <w:t>25</w:t>
      </w:r>
      <w:r w:rsidRPr="000B60BF">
        <w:rPr>
          <w:rFonts w:ascii="Times New Roman" w:hAnsi="Times New Roman"/>
          <w:sz w:val="28"/>
          <w:szCs w:val="28"/>
        </w:rPr>
        <w:t>万元。</w:t>
      </w:r>
    </w:p>
    <w:p w:rsidR="001E7364" w:rsidRPr="000B60BF" w:rsidRDefault="001E7364" w:rsidP="001E7364">
      <w:pPr>
        <w:ind w:firstLineChars="200" w:firstLine="560"/>
        <w:rPr>
          <w:rFonts w:ascii="Times New Roman" w:hAnsi="Times New Roman"/>
          <w:sz w:val="28"/>
          <w:szCs w:val="28"/>
        </w:rPr>
      </w:pPr>
      <w:r w:rsidRPr="000B60BF">
        <w:rPr>
          <w:rFonts w:ascii="宋体" w:hAnsi="宋体" w:cs="宋体" w:hint="eastAsia"/>
          <w:sz w:val="28"/>
          <w:szCs w:val="28"/>
        </w:rPr>
        <w:t>②</w:t>
      </w:r>
      <w:r w:rsidRPr="000B60BF">
        <w:rPr>
          <w:rFonts w:ascii="Times New Roman" w:hAnsi="Times New Roman"/>
          <w:sz w:val="28"/>
          <w:szCs w:val="28"/>
        </w:rPr>
        <w:t>设备使用年限（折旧年限）（</w:t>
      </w:r>
      <w:r w:rsidRPr="000B60BF">
        <w:rPr>
          <w:rFonts w:ascii="Times New Roman" w:hAnsi="Times New Roman"/>
          <w:sz w:val="28"/>
          <w:szCs w:val="28"/>
        </w:rPr>
        <w:t>n</w:t>
      </w:r>
      <w:r w:rsidRPr="000B60BF">
        <w:rPr>
          <w:rFonts w:ascii="Times New Roman" w:hAnsi="Times New Roman"/>
          <w:sz w:val="28"/>
          <w:szCs w:val="28"/>
        </w:rPr>
        <w:t>）：</w:t>
      </w:r>
      <w:r w:rsidRPr="000B60BF">
        <w:rPr>
          <w:rFonts w:ascii="Times New Roman" w:hAnsi="Times New Roman"/>
          <w:sz w:val="28"/>
          <w:szCs w:val="28"/>
        </w:rPr>
        <w:t>10</w:t>
      </w:r>
      <w:r w:rsidRPr="000B60BF">
        <w:rPr>
          <w:rFonts w:ascii="Times New Roman" w:hAnsi="Times New Roman"/>
          <w:sz w:val="28"/>
          <w:szCs w:val="28"/>
        </w:rPr>
        <w:t>年。</w:t>
      </w:r>
    </w:p>
    <w:p w:rsidR="001E7364" w:rsidRPr="000B60BF" w:rsidRDefault="001E7364" w:rsidP="001E7364">
      <w:pPr>
        <w:ind w:firstLineChars="200" w:firstLine="560"/>
        <w:rPr>
          <w:rFonts w:ascii="Times New Roman" w:hAnsi="Times New Roman"/>
          <w:sz w:val="28"/>
          <w:szCs w:val="28"/>
        </w:rPr>
      </w:pPr>
      <w:r w:rsidRPr="000B60BF">
        <w:rPr>
          <w:rFonts w:ascii="宋体" w:hAnsi="宋体" w:cs="宋体" w:hint="eastAsia"/>
          <w:sz w:val="28"/>
          <w:szCs w:val="28"/>
        </w:rPr>
        <w:t>③</w:t>
      </w:r>
      <w:r w:rsidRPr="000B60BF">
        <w:rPr>
          <w:rFonts w:ascii="Times New Roman" w:hAnsi="Times New Roman"/>
          <w:sz w:val="28"/>
          <w:szCs w:val="28"/>
        </w:rPr>
        <w:t>年折旧费（</w:t>
      </w:r>
      <w:r w:rsidRPr="000B60BF">
        <w:rPr>
          <w:rFonts w:ascii="Times New Roman" w:hAnsi="Times New Roman"/>
          <w:sz w:val="28"/>
          <w:szCs w:val="28"/>
        </w:rPr>
        <w:t>D</w:t>
      </w:r>
      <w:r w:rsidRPr="000B60BF">
        <w:rPr>
          <w:rFonts w:ascii="Times New Roman" w:hAnsi="Times New Roman"/>
          <w:sz w:val="28"/>
          <w:szCs w:val="28"/>
        </w:rPr>
        <w:t>）</w:t>
      </w:r>
      <w:r w:rsidRPr="000B60BF">
        <w:rPr>
          <w:rFonts w:ascii="Times New Roman" w:hAnsi="Times New Roman"/>
          <w:sz w:val="28"/>
          <w:szCs w:val="28"/>
        </w:rPr>
        <w:t>:</w:t>
      </w:r>
      <w:r w:rsidRPr="000B60BF">
        <w:rPr>
          <w:rFonts w:ascii="Times New Roman" w:hAnsi="Times New Roman"/>
        </w:rPr>
        <w:t xml:space="preserve"> </w:t>
      </w:r>
      <w:r w:rsidRPr="000B60BF">
        <w:rPr>
          <w:rFonts w:ascii="Times New Roman" w:hAnsi="Times New Roman"/>
          <w:position w:val="-24"/>
        </w:rPr>
        <w:object w:dxaOrig="580" w:dyaOrig="620">
          <v:shape id="_x0000_i1033" type="#_x0000_t75" style="width:29.95pt;height:31.85pt" o:ole="">
            <v:imagedata r:id="rId27" o:title=""/>
          </v:shape>
          <o:OLEObject Type="Embed" ProgID="Equation.DSMT4" ShapeID="_x0000_i1033" DrawAspect="Content" ObjectID="_1573147180" r:id="rId37"/>
        </w:object>
      </w:r>
      <w:r w:rsidRPr="000B60BF">
        <w:rPr>
          <w:rFonts w:ascii="Times New Roman" w:hAnsi="Times New Roman"/>
        </w:rPr>
        <w:t>=</w:t>
      </w:r>
      <w:r w:rsidR="00A34285">
        <w:rPr>
          <w:rFonts w:ascii="Times New Roman" w:hAnsi="Times New Roman" w:hint="eastAsia"/>
          <w:sz w:val="28"/>
          <w:szCs w:val="28"/>
        </w:rPr>
        <w:t>2.5</w:t>
      </w:r>
      <w:r w:rsidRPr="000B60BF">
        <w:rPr>
          <w:rFonts w:ascii="Times New Roman" w:hAnsi="Times New Roman"/>
          <w:sz w:val="28"/>
          <w:szCs w:val="28"/>
        </w:rPr>
        <w:t>万元</w:t>
      </w:r>
      <w:r w:rsidRPr="000B60BF">
        <w:rPr>
          <w:rFonts w:ascii="Times New Roman" w:hAnsi="Times New Roman"/>
          <w:sz w:val="28"/>
          <w:szCs w:val="28"/>
        </w:rPr>
        <w:t>/</w:t>
      </w:r>
      <w:r w:rsidRPr="000B60BF">
        <w:rPr>
          <w:rFonts w:ascii="Times New Roman" w:hAnsi="Times New Roman"/>
          <w:sz w:val="28"/>
          <w:szCs w:val="28"/>
        </w:rPr>
        <w:t>年</w:t>
      </w:r>
    </w:p>
    <w:p w:rsidR="001E7364" w:rsidRPr="000B60BF" w:rsidRDefault="001E7364" w:rsidP="001E7364">
      <w:pPr>
        <w:ind w:firstLineChars="200" w:firstLine="560"/>
        <w:rPr>
          <w:rFonts w:ascii="Times New Roman" w:hAnsi="Times New Roman"/>
          <w:sz w:val="28"/>
          <w:szCs w:val="28"/>
        </w:rPr>
      </w:pPr>
      <w:r w:rsidRPr="000B60BF">
        <w:rPr>
          <w:rFonts w:ascii="宋体" w:hAnsi="宋体" w:cs="宋体" w:hint="eastAsia"/>
          <w:sz w:val="28"/>
          <w:szCs w:val="28"/>
        </w:rPr>
        <w:t>④</w:t>
      </w:r>
      <w:r w:rsidRPr="000B60BF">
        <w:rPr>
          <w:rFonts w:ascii="Times New Roman" w:hAnsi="Times New Roman"/>
          <w:sz w:val="28"/>
          <w:szCs w:val="28"/>
        </w:rPr>
        <w:t>年利润：</w:t>
      </w:r>
      <w:r w:rsidR="00A34285">
        <w:rPr>
          <w:rFonts w:ascii="Times New Roman" w:hAnsi="Times New Roman" w:hint="eastAsia"/>
          <w:sz w:val="28"/>
          <w:szCs w:val="28"/>
        </w:rPr>
        <w:t>8.5</w:t>
      </w:r>
      <w:r w:rsidRPr="000B60BF">
        <w:rPr>
          <w:rFonts w:ascii="Times New Roman" w:hAnsi="Times New Roman"/>
          <w:sz w:val="28"/>
          <w:szCs w:val="28"/>
        </w:rPr>
        <w:t>万元</w:t>
      </w:r>
    </w:p>
    <w:p w:rsidR="001E7364" w:rsidRPr="000B60BF" w:rsidRDefault="001E7364" w:rsidP="001E7364">
      <w:pPr>
        <w:ind w:firstLineChars="200" w:firstLine="560"/>
        <w:rPr>
          <w:rFonts w:ascii="Times New Roman" w:hAnsi="Times New Roman"/>
          <w:sz w:val="28"/>
          <w:szCs w:val="28"/>
        </w:rPr>
      </w:pPr>
      <w:r w:rsidRPr="000B60BF">
        <w:rPr>
          <w:rFonts w:ascii="宋体" w:hAnsi="宋体" w:cs="宋体" w:hint="eastAsia"/>
          <w:sz w:val="28"/>
          <w:szCs w:val="28"/>
        </w:rPr>
        <w:t>⑤</w:t>
      </w:r>
      <w:r w:rsidRPr="000B60BF">
        <w:rPr>
          <w:rFonts w:ascii="Times New Roman" w:hAnsi="Times New Roman"/>
          <w:sz w:val="28"/>
          <w:szCs w:val="28"/>
        </w:rPr>
        <w:t>年净现金流量（</w:t>
      </w:r>
      <w:r w:rsidRPr="000B60BF">
        <w:rPr>
          <w:rFonts w:ascii="Times New Roman" w:hAnsi="Times New Roman"/>
          <w:sz w:val="28"/>
          <w:szCs w:val="28"/>
        </w:rPr>
        <w:t>F</w:t>
      </w:r>
      <w:r w:rsidRPr="000B60BF">
        <w:rPr>
          <w:rFonts w:ascii="Times New Roman" w:hAnsi="Times New Roman"/>
          <w:sz w:val="28"/>
          <w:szCs w:val="28"/>
        </w:rPr>
        <w:t>）：</w:t>
      </w:r>
      <w:r w:rsidR="00A34285">
        <w:rPr>
          <w:rFonts w:ascii="Times New Roman" w:hAnsi="Times New Roman" w:hint="eastAsia"/>
          <w:sz w:val="28"/>
          <w:szCs w:val="28"/>
        </w:rPr>
        <w:t>8.5</w:t>
      </w:r>
      <w:r w:rsidRPr="000B60BF">
        <w:rPr>
          <w:rFonts w:ascii="Times New Roman" w:hAnsi="Times New Roman"/>
          <w:sz w:val="28"/>
          <w:szCs w:val="28"/>
        </w:rPr>
        <w:t>+</w:t>
      </w:r>
      <w:r w:rsidR="00A34285">
        <w:rPr>
          <w:rFonts w:ascii="Times New Roman" w:hAnsi="Times New Roman" w:hint="eastAsia"/>
          <w:sz w:val="28"/>
          <w:szCs w:val="28"/>
        </w:rPr>
        <w:t>2</w:t>
      </w:r>
      <w:r w:rsidR="00C50F1C">
        <w:rPr>
          <w:rFonts w:ascii="Times New Roman" w:hAnsi="Times New Roman" w:hint="eastAsia"/>
          <w:sz w:val="28"/>
          <w:szCs w:val="28"/>
        </w:rPr>
        <w:t>.</w:t>
      </w:r>
      <w:r w:rsidR="00A34285">
        <w:rPr>
          <w:rFonts w:ascii="Times New Roman" w:hAnsi="Times New Roman" w:hint="eastAsia"/>
          <w:sz w:val="28"/>
          <w:szCs w:val="28"/>
        </w:rPr>
        <w:t>5</w:t>
      </w:r>
      <w:r w:rsidRPr="000B60BF">
        <w:rPr>
          <w:rFonts w:ascii="Times New Roman" w:hAnsi="Times New Roman"/>
          <w:sz w:val="28"/>
          <w:szCs w:val="28"/>
        </w:rPr>
        <w:t>=</w:t>
      </w:r>
      <w:r w:rsidR="00C50F1C">
        <w:rPr>
          <w:rFonts w:ascii="Times New Roman" w:hAnsi="Times New Roman" w:hint="eastAsia"/>
          <w:sz w:val="28"/>
          <w:szCs w:val="28"/>
        </w:rPr>
        <w:t>11</w:t>
      </w:r>
      <w:r w:rsidRPr="000B60BF">
        <w:rPr>
          <w:rFonts w:ascii="Times New Roman" w:hAnsi="Times New Roman"/>
          <w:sz w:val="28"/>
          <w:szCs w:val="28"/>
        </w:rPr>
        <w:t>万元</w:t>
      </w:r>
      <w:r w:rsidRPr="000B60BF">
        <w:rPr>
          <w:rFonts w:ascii="Times New Roman" w:hAnsi="Times New Roman"/>
          <w:sz w:val="28"/>
          <w:szCs w:val="28"/>
        </w:rPr>
        <w:t>/</w:t>
      </w:r>
      <w:r w:rsidRPr="000B60BF">
        <w:rPr>
          <w:rFonts w:ascii="Times New Roman" w:hAnsi="Times New Roman"/>
          <w:sz w:val="28"/>
          <w:szCs w:val="28"/>
        </w:rPr>
        <w:t>年</w:t>
      </w:r>
    </w:p>
    <w:p w:rsidR="001E7364" w:rsidRPr="000B60BF" w:rsidRDefault="001E7364" w:rsidP="001E7364">
      <w:pPr>
        <w:ind w:firstLineChars="200" w:firstLine="560"/>
        <w:rPr>
          <w:rFonts w:ascii="Times New Roman" w:hAnsi="Times New Roman"/>
          <w:sz w:val="28"/>
          <w:szCs w:val="28"/>
        </w:rPr>
      </w:pPr>
      <w:r w:rsidRPr="000B60BF">
        <w:rPr>
          <w:rFonts w:ascii="宋体" w:hAnsi="宋体" w:cs="宋体" w:hint="eastAsia"/>
          <w:sz w:val="28"/>
          <w:szCs w:val="28"/>
        </w:rPr>
        <w:t>⑥</w:t>
      </w:r>
      <w:r w:rsidRPr="000B60BF">
        <w:rPr>
          <w:rFonts w:ascii="Times New Roman" w:hAnsi="Times New Roman"/>
          <w:sz w:val="28"/>
          <w:szCs w:val="28"/>
        </w:rPr>
        <w:t>投资偿还期（</w:t>
      </w:r>
      <w:r w:rsidRPr="000B60BF">
        <w:rPr>
          <w:rFonts w:ascii="Times New Roman" w:hAnsi="Times New Roman"/>
          <w:sz w:val="28"/>
          <w:szCs w:val="28"/>
        </w:rPr>
        <w:t>N</w:t>
      </w:r>
      <w:r w:rsidRPr="000B60BF">
        <w:rPr>
          <w:rFonts w:ascii="Times New Roman" w:hAnsi="Times New Roman"/>
          <w:sz w:val="28"/>
          <w:szCs w:val="28"/>
        </w:rPr>
        <w:t>）：</w:t>
      </w:r>
      <w:r w:rsidRPr="000B60BF">
        <w:rPr>
          <w:rFonts w:ascii="Times New Roman" w:hAnsi="Times New Roman"/>
          <w:position w:val="-24"/>
        </w:rPr>
        <w:object w:dxaOrig="600" w:dyaOrig="620">
          <v:shape id="_x0000_i1034" type="#_x0000_t75" style="width:29.95pt;height:31.85pt" o:ole="">
            <v:imagedata r:id="rId29" o:title=""/>
          </v:shape>
          <o:OLEObject Type="Embed" ProgID="Equation.DSMT4" ShapeID="_x0000_i1034" DrawAspect="Content" ObjectID="_1573147181" r:id="rId38"/>
        </w:object>
      </w:r>
      <w:r w:rsidRPr="000B60BF">
        <w:rPr>
          <w:rFonts w:ascii="Times New Roman" w:hAnsi="Times New Roman"/>
          <w:sz w:val="28"/>
          <w:szCs w:val="28"/>
        </w:rPr>
        <w:t>=</w:t>
      </w:r>
      <w:r w:rsidR="00C50F1C">
        <w:rPr>
          <w:rFonts w:ascii="Times New Roman" w:hAnsi="Times New Roman" w:hint="eastAsia"/>
          <w:sz w:val="28"/>
          <w:szCs w:val="28"/>
        </w:rPr>
        <w:t>2.27</w:t>
      </w:r>
      <w:r w:rsidRPr="000B60BF">
        <w:rPr>
          <w:rFonts w:ascii="Times New Roman" w:hAnsi="Times New Roman"/>
          <w:sz w:val="28"/>
          <w:szCs w:val="28"/>
        </w:rPr>
        <w:t>年</w:t>
      </w:r>
    </w:p>
    <w:p w:rsidR="001E7364" w:rsidRPr="000B60BF" w:rsidRDefault="001E7364" w:rsidP="001E7364">
      <w:pPr>
        <w:ind w:firstLineChars="200" w:firstLine="560"/>
        <w:rPr>
          <w:rFonts w:ascii="Times New Roman" w:hAnsi="Times New Roman"/>
        </w:rPr>
      </w:pPr>
      <w:r w:rsidRPr="000B60BF">
        <w:rPr>
          <w:rFonts w:ascii="宋体" w:hAnsi="宋体" w:cs="宋体" w:hint="eastAsia"/>
          <w:sz w:val="28"/>
          <w:szCs w:val="28"/>
        </w:rPr>
        <w:t>⑦</w:t>
      </w:r>
      <w:r w:rsidRPr="000B60BF">
        <w:rPr>
          <w:rFonts w:ascii="Times New Roman" w:hAnsi="Times New Roman"/>
          <w:sz w:val="28"/>
          <w:szCs w:val="28"/>
        </w:rPr>
        <w:t>净现值（</w:t>
      </w:r>
      <w:r w:rsidRPr="000B60BF">
        <w:rPr>
          <w:rFonts w:ascii="Times New Roman" w:hAnsi="Times New Roman"/>
          <w:sz w:val="28"/>
          <w:szCs w:val="28"/>
        </w:rPr>
        <w:t>NPV</w:t>
      </w:r>
      <w:r w:rsidRPr="000B60BF">
        <w:rPr>
          <w:rFonts w:ascii="Times New Roman" w:hAnsi="Times New Roman"/>
          <w:sz w:val="28"/>
          <w:szCs w:val="28"/>
        </w:rPr>
        <w:t>）：</w:t>
      </w:r>
      <w:r w:rsidRPr="000B60BF">
        <w:rPr>
          <w:rFonts w:ascii="Times New Roman" w:hAnsi="Times New Roman"/>
          <w:position w:val="-30"/>
        </w:rPr>
        <w:object w:dxaOrig="2180" w:dyaOrig="700">
          <v:shape id="_x0000_i1035" type="#_x0000_t75" style="width:108.3pt;height:35.05pt" o:ole="">
            <v:imagedata r:id="rId31" o:title=""/>
          </v:shape>
          <o:OLEObject Type="Embed" ProgID="Equation.DSMT4" ShapeID="_x0000_i1035" DrawAspect="Content" ObjectID="_1573147182" r:id="rId39"/>
        </w:object>
      </w:r>
      <w:r w:rsidR="00C50F1C">
        <w:rPr>
          <w:rFonts w:ascii="Times New Roman" w:hAnsi="Times New Roman" w:hint="eastAsia"/>
          <w:sz w:val="28"/>
          <w:szCs w:val="28"/>
        </w:rPr>
        <w:t>11</w:t>
      </w:r>
      <w:r w:rsidRPr="000B60BF">
        <w:rPr>
          <w:rFonts w:ascii="Times New Roman" w:hAnsi="Times New Roman"/>
          <w:sz w:val="28"/>
          <w:szCs w:val="28"/>
        </w:rPr>
        <w:t>×7.</w:t>
      </w:r>
      <w:r w:rsidR="00BA5B34">
        <w:rPr>
          <w:rFonts w:ascii="Times New Roman" w:hAnsi="Times New Roman" w:hint="eastAsia"/>
          <w:sz w:val="28"/>
          <w:szCs w:val="28"/>
        </w:rPr>
        <w:t>722</w:t>
      </w:r>
      <w:r w:rsidRPr="000B60BF">
        <w:rPr>
          <w:rFonts w:ascii="Times New Roman" w:hAnsi="Times New Roman"/>
          <w:sz w:val="28"/>
          <w:szCs w:val="28"/>
        </w:rPr>
        <w:t>-</w:t>
      </w:r>
      <w:r w:rsidR="00C50F1C">
        <w:rPr>
          <w:rFonts w:ascii="Times New Roman" w:hAnsi="Times New Roman" w:hint="eastAsia"/>
          <w:sz w:val="28"/>
          <w:szCs w:val="28"/>
        </w:rPr>
        <w:t>25</w:t>
      </w:r>
      <w:r w:rsidRPr="000B60BF">
        <w:rPr>
          <w:rFonts w:ascii="Times New Roman" w:hAnsi="Times New Roman"/>
          <w:sz w:val="28"/>
          <w:szCs w:val="28"/>
        </w:rPr>
        <w:t>=</w:t>
      </w:r>
      <w:r w:rsidR="00C50F1C">
        <w:rPr>
          <w:rFonts w:ascii="Times New Roman" w:hAnsi="Times New Roman" w:hint="eastAsia"/>
          <w:sz w:val="28"/>
          <w:szCs w:val="28"/>
        </w:rPr>
        <w:t>5</w:t>
      </w:r>
      <w:r w:rsidR="00BA5B34">
        <w:rPr>
          <w:rFonts w:ascii="Times New Roman" w:hAnsi="Times New Roman" w:hint="eastAsia"/>
          <w:sz w:val="28"/>
          <w:szCs w:val="28"/>
        </w:rPr>
        <w:t>9.94</w:t>
      </w:r>
      <w:r w:rsidRPr="000B60BF">
        <w:rPr>
          <w:rFonts w:ascii="Times New Roman" w:hAnsi="Times New Roman"/>
          <w:sz w:val="28"/>
          <w:szCs w:val="28"/>
        </w:rPr>
        <w:t>万元</w:t>
      </w:r>
    </w:p>
    <w:p w:rsidR="001E7364" w:rsidRPr="000B60BF" w:rsidRDefault="001E7364" w:rsidP="001E7364">
      <w:pPr>
        <w:ind w:firstLineChars="200" w:firstLine="560"/>
        <w:rPr>
          <w:rFonts w:ascii="Times New Roman" w:hAnsi="Times New Roman"/>
          <w:sz w:val="30"/>
          <w:szCs w:val="30"/>
        </w:rPr>
      </w:pPr>
      <w:r w:rsidRPr="000B60BF">
        <w:rPr>
          <w:rFonts w:ascii="宋体" w:hAnsi="宋体" w:cs="宋体" w:hint="eastAsia"/>
          <w:sz w:val="28"/>
          <w:szCs w:val="28"/>
        </w:rPr>
        <w:t>⑧</w:t>
      </w:r>
      <w:r w:rsidRPr="000B60BF">
        <w:rPr>
          <w:rFonts w:ascii="Times New Roman" w:hAnsi="Times New Roman"/>
          <w:sz w:val="28"/>
          <w:szCs w:val="28"/>
        </w:rPr>
        <w:t>净现值率（</w:t>
      </w:r>
      <w:r w:rsidRPr="000B60BF">
        <w:rPr>
          <w:rFonts w:ascii="Times New Roman" w:hAnsi="Times New Roman"/>
          <w:sz w:val="28"/>
          <w:szCs w:val="28"/>
        </w:rPr>
        <w:t>NPVR</w:t>
      </w:r>
      <w:r w:rsidRPr="000B60BF">
        <w:rPr>
          <w:rFonts w:ascii="Times New Roman" w:hAnsi="Times New Roman"/>
          <w:sz w:val="28"/>
          <w:szCs w:val="28"/>
        </w:rPr>
        <w:t>）：</w:t>
      </w:r>
      <w:r w:rsidRPr="000B60BF">
        <w:rPr>
          <w:rFonts w:ascii="Times New Roman" w:hAnsi="Times New Roman"/>
          <w:position w:val="-24"/>
        </w:rPr>
        <w:object w:dxaOrig="2340" w:dyaOrig="620">
          <v:shape id="_x0000_i1036" type="#_x0000_t75" style="width:122.35pt;height:31.85pt" o:ole="">
            <v:imagedata r:id="rId33" o:title=""/>
          </v:shape>
          <o:OLEObject Type="Embed" ProgID="Equation.DSMT4" ShapeID="_x0000_i1036" DrawAspect="Content" ObjectID="_1573147183" r:id="rId40"/>
        </w:object>
      </w:r>
      <w:r w:rsidR="00C50F1C">
        <w:rPr>
          <w:rFonts w:ascii="Times New Roman" w:hAnsi="Times New Roman" w:hint="eastAsia"/>
          <w:sz w:val="28"/>
          <w:szCs w:val="28"/>
        </w:rPr>
        <w:t>52.26</w:t>
      </w:r>
      <w:r w:rsidRPr="000B60BF">
        <w:rPr>
          <w:rFonts w:ascii="Times New Roman" w:hAnsi="Times New Roman"/>
          <w:sz w:val="30"/>
          <w:szCs w:val="30"/>
        </w:rPr>
        <w:t>/</w:t>
      </w:r>
      <w:r w:rsidR="00C50F1C">
        <w:rPr>
          <w:rFonts w:ascii="Times New Roman" w:hAnsi="Times New Roman" w:hint="eastAsia"/>
          <w:sz w:val="30"/>
          <w:szCs w:val="30"/>
        </w:rPr>
        <w:t>25</w:t>
      </w:r>
      <w:r w:rsidRPr="000B60BF">
        <w:rPr>
          <w:rFonts w:ascii="Times New Roman" w:hAnsi="Times New Roman"/>
          <w:sz w:val="30"/>
          <w:szCs w:val="30"/>
        </w:rPr>
        <w:t>×100%=</w:t>
      </w:r>
      <w:r w:rsidR="00C50F1C">
        <w:rPr>
          <w:rFonts w:ascii="Times New Roman" w:hAnsi="Times New Roman" w:hint="eastAsia"/>
          <w:sz w:val="30"/>
          <w:szCs w:val="30"/>
        </w:rPr>
        <w:t>2</w:t>
      </w:r>
      <w:r w:rsidR="00BA5B34">
        <w:rPr>
          <w:rFonts w:ascii="Times New Roman" w:hAnsi="Times New Roman" w:hint="eastAsia"/>
          <w:sz w:val="30"/>
          <w:szCs w:val="30"/>
        </w:rPr>
        <w:t>3</w:t>
      </w:r>
      <w:r w:rsidR="00C50F1C">
        <w:rPr>
          <w:rFonts w:ascii="Times New Roman" w:hAnsi="Times New Roman" w:hint="eastAsia"/>
          <w:sz w:val="30"/>
          <w:szCs w:val="30"/>
        </w:rPr>
        <w:t>9</w:t>
      </w:r>
      <w:r w:rsidR="00BA5B34">
        <w:rPr>
          <w:rFonts w:ascii="Times New Roman" w:hAnsi="Times New Roman" w:hint="eastAsia"/>
          <w:sz w:val="30"/>
          <w:szCs w:val="30"/>
        </w:rPr>
        <w:t>.76</w:t>
      </w:r>
      <w:r w:rsidRPr="000B60BF">
        <w:rPr>
          <w:rFonts w:ascii="Times New Roman" w:hAnsi="Times New Roman"/>
          <w:sz w:val="30"/>
          <w:szCs w:val="30"/>
        </w:rPr>
        <w:t>%</w:t>
      </w:r>
    </w:p>
    <w:p w:rsidR="001E7364" w:rsidRPr="000B60BF" w:rsidRDefault="001E7364" w:rsidP="001E7364">
      <w:pPr>
        <w:ind w:firstLineChars="200" w:firstLine="560"/>
        <w:rPr>
          <w:rFonts w:ascii="Times New Roman" w:hAnsi="Times New Roman"/>
        </w:rPr>
      </w:pPr>
      <w:r w:rsidRPr="000B60BF">
        <w:rPr>
          <w:rFonts w:ascii="宋体" w:hAnsi="宋体" w:cs="宋体" w:hint="eastAsia"/>
          <w:sz w:val="28"/>
          <w:szCs w:val="28"/>
        </w:rPr>
        <w:t>⑨</w:t>
      </w:r>
      <w:r w:rsidRPr="000B60BF">
        <w:rPr>
          <w:rFonts w:ascii="Times New Roman" w:hAnsi="Times New Roman"/>
          <w:sz w:val="28"/>
          <w:szCs w:val="28"/>
        </w:rPr>
        <w:t>内部收益率（</w:t>
      </w:r>
      <w:r w:rsidRPr="000B60BF">
        <w:rPr>
          <w:rFonts w:ascii="Times New Roman" w:hAnsi="Times New Roman"/>
          <w:sz w:val="28"/>
          <w:szCs w:val="28"/>
        </w:rPr>
        <w:t>IRR</w:t>
      </w:r>
      <w:r w:rsidRPr="000B60BF">
        <w:rPr>
          <w:rFonts w:ascii="Times New Roman" w:hAnsi="Times New Roman"/>
          <w:sz w:val="28"/>
          <w:szCs w:val="28"/>
        </w:rPr>
        <w:t>）：按下式计算：</w:t>
      </w:r>
      <w:r w:rsidRPr="000B60BF">
        <w:rPr>
          <w:rFonts w:ascii="Times New Roman" w:hAnsi="Times New Roman"/>
          <w:position w:val="-30"/>
        </w:rPr>
        <w:object w:dxaOrig="2659" w:dyaOrig="700">
          <v:shape id="_x0000_i1037" type="#_x0000_t75" style="width:131.9pt;height:35.05pt" o:ole="">
            <v:imagedata r:id="rId35" o:title=""/>
          </v:shape>
          <o:OLEObject Type="Embed" ProgID="Equation.DSMT4" ShapeID="_x0000_i1037" DrawAspect="Content" ObjectID="_1573147184" r:id="rId41"/>
        </w:object>
      </w:r>
    </w:p>
    <w:p w:rsidR="001E7364" w:rsidRPr="00941334" w:rsidRDefault="001E7364" w:rsidP="00941334">
      <w:pPr>
        <w:spacing w:line="520" w:lineRule="exact"/>
        <w:ind w:firstLineChars="950" w:firstLine="2660"/>
        <w:rPr>
          <w:rFonts w:ascii="Times New Roman" w:hAnsi="Times New Roman"/>
          <w:sz w:val="28"/>
          <w:szCs w:val="28"/>
        </w:rPr>
      </w:pPr>
      <w:r w:rsidRPr="000B60BF">
        <w:rPr>
          <w:rFonts w:ascii="Times New Roman" w:hAnsi="Times New Roman"/>
          <w:sz w:val="28"/>
          <w:szCs w:val="28"/>
        </w:rPr>
        <w:t>则</w:t>
      </w:r>
      <w:r w:rsidRPr="000B60BF">
        <w:rPr>
          <w:rFonts w:ascii="Times New Roman" w:hAnsi="Times New Roman"/>
          <w:sz w:val="28"/>
          <w:szCs w:val="28"/>
        </w:rPr>
        <w:t>IRR</w:t>
      </w:r>
      <w:r w:rsidR="00BA5B34">
        <w:rPr>
          <w:rFonts w:ascii="Times New Roman" w:hAnsi="Times New Roman" w:hint="eastAsia"/>
          <w:sz w:val="28"/>
          <w:szCs w:val="28"/>
        </w:rPr>
        <w:t>=42.75</w:t>
      </w:r>
      <w:r w:rsidR="00941334">
        <w:rPr>
          <w:rFonts w:ascii="Times New Roman" w:hAnsi="Times New Roman"/>
          <w:sz w:val="28"/>
          <w:szCs w:val="28"/>
        </w:rPr>
        <w:t>%</w:t>
      </w:r>
    </w:p>
    <w:p w:rsidR="001E7364" w:rsidRPr="000B60BF" w:rsidRDefault="001E7364" w:rsidP="001E7364">
      <w:pPr>
        <w:numPr>
          <w:ilvl w:val="12"/>
          <w:numId w:val="0"/>
        </w:numPr>
        <w:spacing w:line="520" w:lineRule="exact"/>
        <w:jc w:val="center"/>
        <w:rPr>
          <w:rFonts w:ascii="Times New Roman" w:hAnsi="Times New Roman"/>
          <w:b/>
          <w:sz w:val="24"/>
          <w:szCs w:val="24"/>
        </w:rPr>
      </w:pPr>
      <w:r w:rsidRPr="000B60BF">
        <w:rPr>
          <w:rFonts w:ascii="Times New Roman" w:hAnsi="Times New Roman"/>
          <w:b/>
          <w:sz w:val="24"/>
          <w:szCs w:val="24"/>
        </w:rPr>
        <w:t>表</w:t>
      </w:r>
      <w:r w:rsidRPr="000B60BF">
        <w:rPr>
          <w:rFonts w:ascii="Times New Roman" w:hAnsi="Times New Roman"/>
          <w:b/>
          <w:sz w:val="24"/>
          <w:szCs w:val="24"/>
        </w:rPr>
        <w:t>6.</w:t>
      </w:r>
      <w:r w:rsidR="00052B3C">
        <w:rPr>
          <w:rFonts w:ascii="Times New Roman" w:hAnsi="Times New Roman" w:hint="eastAsia"/>
          <w:b/>
          <w:sz w:val="24"/>
          <w:szCs w:val="24"/>
        </w:rPr>
        <w:t>3</w:t>
      </w:r>
      <w:r w:rsidRPr="000B60BF">
        <w:rPr>
          <w:rFonts w:ascii="Times New Roman" w:hAnsi="Times New Roman"/>
          <w:b/>
          <w:sz w:val="24"/>
          <w:szCs w:val="24"/>
        </w:rPr>
        <w:t xml:space="preserve">.4-1  </w:t>
      </w:r>
      <w:r w:rsidRPr="000B60BF">
        <w:rPr>
          <w:rFonts w:ascii="Times New Roman" w:hAnsi="Times New Roman"/>
          <w:b/>
          <w:sz w:val="24"/>
          <w:szCs w:val="24"/>
        </w:rPr>
        <w:t>经济评估指标汇总表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054"/>
        <w:gridCol w:w="3686"/>
        <w:gridCol w:w="4616"/>
      </w:tblGrid>
      <w:tr w:rsidR="001E7364" w:rsidRPr="000B60BF" w:rsidTr="001E7364">
        <w:trPr>
          <w:trHeight w:val="323"/>
          <w:jc w:val="center"/>
        </w:trPr>
        <w:tc>
          <w:tcPr>
            <w:tcW w:w="1054" w:type="dxa"/>
            <w:vMerge w:val="restart"/>
            <w:vAlign w:val="center"/>
          </w:tcPr>
          <w:p w:rsidR="001E7364" w:rsidRPr="000B60BF" w:rsidRDefault="001E7364" w:rsidP="001E7364">
            <w:pPr>
              <w:jc w:val="center"/>
              <w:rPr>
                <w:rFonts w:ascii="Times New Roman" w:hAnsi="Times New Roman"/>
                <w:b/>
              </w:rPr>
            </w:pPr>
            <w:r w:rsidRPr="000B60BF">
              <w:rPr>
                <w:rFonts w:ascii="Times New Roman" w:hAnsi="Times New Roman"/>
                <w:b/>
              </w:rPr>
              <w:t>序号</w:t>
            </w:r>
          </w:p>
        </w:tc>
        <w:tc>
          <w:tcPr>
            <w:tcW w:w="3686" w:type="dxa"/>
            <w:vMerge w:val="restart"/>
            <w:vAlign w:val="center"/>
          </w:tcPr>
          <w:p w:rsidR="001E7364" w:rsidRPr="000B60BF" w:rsidRDefault="001E7364" w:rsidP="001E7364">
            <w:pPr>
              <w:jc w:val="center"/>
              <w:rPr>
                <w:rFonts w:ascii="Times New Roman" w:hAnsi="Times New Roman"/>
                <w:b/>
              </w:rPr>
            </w:pPr>
            <w:r w:rsidRPr="000B60BF">
              <w:rPr>
                <w:rFonts w:ascii="Times New Roman" w:hAnsi="Times New Roman"/>
                <w:b/>
              </w:rPr>
              <w:t>经济指标</w:t>
            </w:r>
          </w:p>
        </w:tc>
        <w:tc>
          <w:tcPr>
            <w:tcW w:w="4616" w:type="dxa"/>
            <w:vAlign w:val="center"/>
          </w:tcPr>
          <w:p w:rsidR="001E7364" w:rsidRPr="000B60BF" w:rsidRDefault="001E7364" w:rsidP="001E7364">
            <w:pPr>
              <w:jc w:val="center"/>
              <w:rPr>
                <w:rFonts w:ascii="Times New Roman" w:hAnsi="Times New Roman"/>
                <w:b/>
              </w:rPr>
            </w:pPr>
            <w:r w:rsidRPr="000B60BF">
              <w:rPr>
                <w:rFonts w:ascii="Times New Roman" w:hAnsi="Times New Roman"/>
                <w:b/>
              </w:rPr>
              <w:t>清洁生产方案</w:t>
            </w:r>
          </w:p>
        </w:tc>
      </w:tr>
      <w:tr w:rsidR="001E7364" w:rsidRPr="000B60BF" w:rsidTr="001E7364">
        <w:trPr>
          <w:trHeight w:val="321"/>
          <w:jc w:val="center"/>
        </w:trPr>
        <w:tc>
          <w:tcPr>
            <w:tcW w:w="1054" w:type="dxa"/>
            <w:vMerge/>
            <w:vAlign w:val="center"/>
          </w:tcPr>
          <w:p w:rsidR="001E7364" w:rsidRPr="000B60BF" w:rsidRDefault="001E7364" w:rsidP="001E7364">
            <w:pPr>
              <w:jc w:val="center"/>
              <w:rPr>
                <w:rFonts w:ascii="Times New Roman" w:hAnsi="Times New Roman"/>
                <w:b/>
              </w:rPr>
            </w:pPr>
          </w:p>
        </w:tc>
        <w:tc>
          <w:tcPr>
            <w:tcW w:w="3686" w:type="dxa"/>
            <w:vMerge/>
            <w:vAlign w:val="center"/>
          </w:tcPr>
          <w:p w:rsidR="001E7364" w:rsidRPr="000B60BF" w:rsidRDefault="001E7364" w:rsidP="001E7364">
            <w:pPr>
              <w:jc w:val="center"/>
              <w:rPr>
                <w:rFonts w:ascii="Times New Roman" w:hAnsi="Times New Roman"/>
                <w:b/>
              </w:rPr>
            </w:pPr>
          </w:p>
        </w:tc>
        <w:tc>
          <w:tcPr>
            <w:tcW w:w="4616" w:type="dxa"/>
            <w:vAlign w:val="center"/>
          </w:tcPr>
          <w:p w:rsidR="001E7364" w:rsidRPr="000B60BF" w:rsidRDefault="00C50F1C" w:rsidP="00585B87">
            <w:pPr>
              <w:numPr>
                <w:ilvl w:val="12"/>
                <w:numId w:val="0"/>
              </w:numPr>
              <w:spacing w:line="280" w:lineRule="exact"/>
              <w:jc w:val="center"/>
              <w:rPr>
                <w:rFonts w:ascii="Times New Roman" w:hAnsi="Times New Roman"/>
                <w:b/>
              </w:rPr>
            </w:pPr>
            <w:r>
              <w:rPr>
                <w:rFonts w:ascii="Times New Roman" w:hAnsi="Times New Roman"/>
                <w:b/>
              </w:rPr>
              <w:t>F1</w:t>
            </w:r>
            <w:r w:rsidR="00585B87">
              <w:rPr>
                <w:rFonts w:ascii="Times New Roman" w:hAnsi="Times New Roman" w:hint="eastAsia"/>
                <w:b/>
              </w:rPr>
              <w:t>6</w:t>
            </w:r>
          </w:p>
        </w:tc>
      </w:tr>
      <w:tr w:rsidR="001E7364" w:rsidRPr="000B60BF" w:rsidTr="001E7364">
        <w:trPr>
          <w:trHeight w:val="400"/>
          <w:jc w:val="center"/>
        </w:trPr>
        <w:tc>
          <w:tcPr>
            <w:tcW w:w="1054" w:type="dxa"/>
            <w:vAlign w:val="center"/>
          </w:tcPr>
          <w:p w:rsidR="001E7364" w:rsidRPr="000B60BF" w:rsidRDefault="001E7364" w:rsidP="001E7364">
            <w:pPr>
              <w:jc w:val="center"/>
              <w:rPr>
                <w:rFonts w:ascii="Times New Roman" w:hAnsi="Times New Roman"/>
              </w:rPr>
            </w:pPr>
            <w:r w:rsidRPr="000B60BF">
              <w:rPr>
                <w:rFonts w:ascii="Times New Roman" w:hAnsi="Times New Roman"/>
              </w:rPr>
              <w:t>1</w:t>
            </w:r>
          </w:p>
        </w:tc>
        <w:tc>
          <w:tcPr>
            <w:tcW w:w="3686" w:type="dxa"/>
          </w:tcPr>
          <w:p w:rsidR="001E7364" w:rsidRPr="000B60BF" w:rsidRDefault="001E7364" w:rsidP="001E7364">
            <w:pPr>
              <w:jc w:val="center"/>
              <w:rPr>
                <w:rFonts w:ascii="Times New Roman" w:hAnsi="Times New Roman"/>
              </w:rPr>
            </w:pPr>
            <w:r w:rsidRPr="000B60BF">
              <w:rPr>
                <w:rFonts w:ascii="Times New Roman" w:hAnsi="Times New Roman"/>
              </w:rPr>
              <w:t>总投资费用</w:t>
            </w:r>
            <w:r w:rsidRPr="000B60BF">
              <w:rPr>
                <w:rFonts w:ascii="Times New Roman" w:hAnsi="Times New Roman"/>
              </w:rPr>
              <w:t>I(</w:t>
            </w:r>
            <w:r w:rsidRPr="000B60BF">
              <w:rPr>
                <w:rFonts w:ascii="Times New Roman" w:hAnsi="Times New Roman"/>
              </w:rPr>
              <w:t>万元</w:t>
            </w:r>
            <w:r w:rsidRPr="000B60BF">
              <w:rPr>
                <w:rFonts w:ascii="Times New Roman" w:hAnsi="Times New Roman"/>
              </w:rPr>
              <w:t>)</w:t>
            </w:r>
          </w:p>
        </w:tc>
        <w:tc>
          <w:tcPr>
            <w:tcW w:w="4616" w:type="dxa"/>
            <w:vAlign w:val="center"/>
          </w:tcPr>
          <w:p w:rsidR="001E7364" w:rsidRPr="004935B4" w:rsidRDefault="00C50F1C" w:rsidP="001E7364">
            <w:pPr>
              <w:numPr>
                <w:ilvl w:val="12"/>
                <w:numId w:val="0"/>
              </w:numPr>
              <w:spacing w:line="280" w:lineRule="exact"/>
              <w:jc w:val="center"/>
              <w:rPr>
                <w:rFonts w:ascii="Times New Roman" w:hAnsi="Times New Roman"/>
                <w:szCs w:val="21"/>
              </w:rPr>
            </w:pPr>
            <w:r w:rsidRPr="004935B4">
              <w:rPr>
                <w:rFonts w:ascii="Times New Roman" w:hAnsi="Times New Roman" w:hint="eastAsia"/>
                <w:szCs w:val="21"/>
              </w:rPr>
              <w:t>25</w:t>
            </w:r>
          </w:p>
        </w:tc>
      </w:tr>
      <w:tr w:rsidR="001E7364" w:rsidRPr="000B60BF" w:rsidTr="001E7364">
        <w:trPr>
          <w:trHeight w:val="401"/>
          <w:jc w:val="center"/>
        </w:trPr>
        <w:tc>
          <w:tcPr>
            <w:tcW w:w="1054" w:type="dxa"/>
            <w:vAlign w:val="center"/>
          </w:tcPr>
          <w:p w:rsidR="001E7364" w:rsidRPr="000B60BF" w:rsidRDefault="001E7364" w:rsidP="001E7364">
            <w:pPr>
              <w:jc w:val="center"/>
              <w:rPr>
                <w:rFonts w:ascii="Times New Roman" w:hAnsi="Times New Roman"/>
              </w:rPr>
            </w:pPr>
            <w:r w:rsidRPr="000B60BF">
              <w:rPr>
                <w:rFonts w:ascii="Times New Roman" w:hAnsi="Times New Roman"/>
              </w:rPr>
              <w:lastRenderedPageBreak/>
              <w:t>2</w:t>
            </w:r>
          </w:p>
        </w:tc>
        <w:tc>
          <w:tcPr>
            <w:tcW w:w="3686" w:type="dxa"/>
          </w:tcPr>
          <w:p w:rsidR="001E7364" w:rsidRPr="000B60BF" w:rsidRDefault="001E7364" w:rsidP="001E7364">
            <w:pPr>
              <w:jc w:val="center"/>
              <w:rPr>
                <w:rFonts w:ascii="Times New Roman" w:hAnsi="Times New Roman"/>
              </w:rPr>
            </w:pPr>
            <w:r w:rsidRPr="000B60BF">
              <w:rPr>
                <w:rFonts w:ascii="Times New Roman" w:hAnsi="Times New Roman"/>
              </w:rPr>
              <w:t>年收益</w:t>
            </w:r>
            <w:r w:rsidRPr="000B60BF">
              <w:rPr>
                <w:rFonts w:ascii="Times New Roman" w:hAnsi="Times New Roman"/>
              </w:rPr>
              <w:t>P(</w:t>
            </w:r>
            <w:r w:rsidRPr="000B60BF">
              <w:rPr>
                <w:rFonts w:ascii="Times New Roman" w:hAnsi="Times New Roman"/>
              </w:rPr>
              <w:t>万元</w:t>
            </w:r>
            <w:r w:rsidRPr="000B60BF">
              <w:rPr>
                <w:rFonts w:ascii="Times New Roman" w:hAnsi="Times New Roman"/>
              </w:rPr>
              <w:t>)</w:t>
            </w:r>
          </w:p>
        </w:tc>
        <w:tc>
          <w:tcPr>
            <w:tcW w:w="4616" w:type="dxa"/>
            <w:vAlign w:val="center"/>
          </w:tcPr>
          <w:p w:rsidR="001E7364" w:rsidRPr="004935B4" w:rsidRDefault="00C50F1C" w:rsidP="001E7364">
            <w:pPr>
              <w:numPr>
                <w:ilvl w:val="12"/>
                <w:numId w:val="0"/>
              </w:numPr>
              <w:spacing w:line="280" w:lineRule="exact"/>
              <w:jc w:val="center"/>
              <w:rPr>
                <w:rFonts w:ascii="Times New Roman" w:hAnsi="Times New Roman"/>
                <w:szCs w:val="21"/>
              </w:rPr>
            </w:pPr>
            <w:r w:rsidRPr="004935B4">
              <w:rPr>
                <w:rFonts w:ascii="Times New Roman" w:hAnsi="Times New Roman" w:hint="eastAsia"/>
                <w:szCs w:val="21"/>
              </w:rPr>
              <w:t>8.5</w:t>
            </w:r>
          </w:p>
        </w:tc>
      </w:tr>
      <w:tr w:rsidR="001E7364" w:rsidRPr="000B60BF" w:rsidTr="001E7364">
        <w:trPr>
          <w:trHeight w:val="401"/>
          <w:jc w:val="center"/>
        </w:trPr>
        <w:tc>
          <w:tcPr>
            <w:tcW w:w="1054" w:type="dxa"/>
            <w:vAlign w:val="center"/>
          </w:tcPr>
          <w:p w:rsidR="001E7364" w:rsidRPr="000B60BF" w:rsidRDefault="001E7364" w:rsidP="001E7364">
            <w:pPr>
              <w:jc w:val="center"/>
              <w:rPr>
                <w:rFonts w:ascii="Times New Roman" w:hAnsi="Times New Roman"/>
              </w:rPr>
            </w:pPr>
            <w:r w:rsidRPr="000B60BF">
              <w:rPr>
                <w:rFonts w:ascii="Times New Roman" w:hAnsi="Times New Roman"/>
              </w:rPr>
              <w:t>3</w:t>
            </w:r>
          </w:p>
        </w:tc>
        <w:tc>
          <w:tcPr>
            <w:tcW w:w="3686" w:type="dxa"/>
          </w:tcPr>
          <w:p w:rsidR="001E7364" w:rsidRPr="000B60BF" w:rsidRDefault="001E7364" w:rsidP="001E7364">
            <w:pPr>
              <w:jc w:val="center"/>
              <w:rPr>
                <w:rFonts w:ascii="Times New Roman" w:hAnsi="Times New Roman"/>
              </w:rPr>
            </w:pPr>
            <w:r w:rsidRPr="000B60BF">
              <w:rPr>
                <w:rFonts w:ascii="Times New Roman" w:hAnsi="Times New Roman"/>
              </w:rPr>
              <w:t>年现金流量</w:t>
            </w:r>
            <w:r w:rsidRPr="000B60BF">
              <w:rPr>
                <w:rFonts w:ascii="Times New Roman" w:hAnsi="Times New Roman"/>
              </w:rPr>
              <w:t>F(</w:t>
            </w:r>
            <w:r w:rsidRPr="000B60BF">
              <w:rPr>
                <w:rFonts w:ascii="Times New Roman" w:hAnsi="Times New Roman"/>
              </w:rPr>
              <w:t>万元</w:t>
            </w:r>
            <w:r w:rsidRPr="000B60BF">
              <w:rPr>
                <w:rFonts w:ascii="Times New Roman" w:hAnsi="Times New Roman"/>
              </w:rPr>
              <w:t>)</w:t>
            </w:r>
          </w:p>
        </w:tc>
        <w:tc>
          <w:tcPr>
            <w:tcW w:w="4616" w:type="dxa"/>
          </w:tcPr>
          <w:p w:rsidR="001E7364" w:rsidRPr="004935B4" w:rsidRDefault="00575513" w:rsidP="001E7364">
            <w:pPr>
              <w:jc w:val="center"/>
              <w:rPr>
                <w:rFonts w:ascii="Times New Roman" w:hAnsi="Times New Roman"/>
                <w:szCs w:val="21"/>
              </w:rPr>
            </w:pPr>
            <w:r w:rsidRPr="004935B4">
              <w:rPr>
                <w:rFonts w:ascii="Times New Roman" w:hAnsi="Times New Roman" w:hint="eastAsia"/>
                <w:szCs w:val="21"/>
              </w:rPr>
              <w:t>11</w:t>
            </w:r>
          </w:p>
        </w:tc>
      </w:tr>
      <w:tr w:rsidR="001E7364" w:rsidRPr="000B60BF" w:rsidTr="001E7364">
        <w:trPr>
          <w:trHeight w:val="400"/>
          <w:jc w:val="center"/>
        </w:trPr>
        <w:tc>
          <w:tcPr>
            <w:tcW w:w="1054" w:type="dxa"/>
            <w:vAlign w:val="center"/>
          </w:tcPr>
          <w:p w:rsidR="001E7364" w:rsidRPr="000B60BF" w:rsidRDefault="001E7364" w:rsidP="001E7364">
            <w:pPr>
              <w:jc w:val="center"/>
              <w:rPr>
                <w:rFonts w:ascii="Times New Roman" w:hAnsi="Times New Roman"/>
              </w:rPr>
            </w:pPr>
            <w:r w:rsidRPr="000B60BF">
              <w:rPr>
                <w:rFonts w:ascii="Times New Roman" w:hAnsi="Times New Roman"/>
              </w:rPr>
              <w:t>4</w:t>
            </w:r>
          </w:p>
        </w:tc>
        <w:tc>
          <w:tcPr>
            <w:tcW w:w="3686" w:type="dxa"/>
            <w:vAlign w:val="center"/>
          </w:tcPr>
          <w:p w:rsidR="001E7364" w:rsidRPr="000B60BF" w:rsidRDefault="001E7364" w:rsidP="001E7364">
            <w:pPr>
              <w:jc w:val="center"/>
              <w:rPr>
                <w:rFonts w:ascii="Times New Roman" w:hAnsi="Times New Roman"/>
              </w:rPr>
            </w:pPr>
            <w:r w:rsidRPr="000B60BF">
              <w:rPr>
                <w:rFonts w:ascii="Times New Roman" w:hAnsi="Times New Roman"/>
              </w:rPr>
              <w:t>投资偿还期</w:t>
            </w:r>
            <w:r w:rsidRPr="000B60BF">
              <w:rPr>
                <w:rFonts w:ascii="Times New Roman" w:hAnsi="Times New Roman"/>
              </w:rPr>
              <w:t>N (</w:t>
            </w:r>
            <w:r w:rsidRPr="000B60BF">
              <w:rPr>
                <w:rFonts w:ascii="Times New Roman" w:hAnsi="Times New Roman"/>
              </w:rPr>
              <w:t>年</w:t>
            </w:r>
            <w:r w:rsidRPr="000B60BF">
              <w:rPr>
                <w:rFonts w:ascii="Times New Roman" w:hAnsi="Times New Roman"/>
              </w:rPr>
              <w:t>)</w:t>
            </w:r>
          </w:p>
        </w:tc>
        <w:tc>
          <w:tcPr>
            <w:tcW w:w="4616" w:type="dxa"/>
            <w:vAlign w:val="center"/>
          </w:tcPr>
          <w:p w:rsidR="001E7364" w:rsidRPr="004935B4" w:rsidRDefault="00575513" w:rsidP="001E7364">
            <w:pPr>
              <w:jc w:val="center"/>
              <w:rPr>
                <w:rFonts w:ascii="Times New Roman" w:hAnsi="Times New Roman"/>
                <w:szCs w:val="21"/>
              </w:rPr>
            </w:pPr>
            <w:r w:rsidRPr="004935B4">
              <w:rPr>
                <w:rFonts w:ascii="Times New Roman" w:hAnsi="Times New Roman" w:hint="eastAsia"/>
                <w:szCs w:val="21"/>
              </w:rPr>
              <w:t>2.27</w:t>
            </w:r>
          </w:p>
        </w:tc>
      </w:tr>
      <w:tr w:rsidR="001E7364" w:rsidRPr="000B60BF" w:rsidTr="001E7364">
        <w:trPr>
          <w:trHeight w:val="401"/>
          <w:jc w:val="center"/>
        </w:trPr>
        <w:tc>
          <w:tcPr>
            <w:tcW w:w="1054" w:type="dxa"/>
            <w:vAlign w:val="center"/>
          </w:tcPr>
          <w:p w:rsidR="001E7364" w:rsidRPr="000B60BF" w:rsidRDefault="001E7364" w:rsidP="001E7364">
            <w:pPr>
              <w:jc w:val="center"/>
              <w:rPr>
                <w:rFonts w:ascii="Times New Roman" w:hAnsi="Times New Roman"/>
              </w:rPr>
            </w:pPr>
            <w:r w:rsidRPr="000B60BF">
              <w:rPr>
                <w:rFonts w:ascii="Times New Roman" w:hAnsi="Times New Roman"/>
              </w:rPr>
              <w:t>5</w:t>
            </w:r>
          </w:p>
        </w:tc>
        <w:tc>
          <w:tcPr>
            <w:tcW w:w="3686" w:type="dxa"/>
            <w:vAlign w:val="center"/>
          </w:tcPr>
          <w:p w:rsidR="001E7364" w:rsidRPr="000B60BF" w:rsidRDefault="001E7364" w:rsidP="001E7364">
            <w:pPr>
              <w:jc w:val="center"/>
              <w:rPr>
                <w:rFonts w:ascii="Times New Roman" w:hAnsi="Times New Roman"/>
              </w:rPr>
            </w:pPr>
            <w:r w:rsidRPr="000B60BF">
              <w:rPr>
                <w:rFonts w:ascii="Times New Roman" w:hAnsi="Times New Roman"/>
              </w:rPr>
              <w:t>净现值</w:t>
            </w:r>
            <w:r w:rsidRPr="000B60BF">
              <w:rPr>
                <w:rFonts w:ascii="Times New Roman" w:hAnsi="Times New Roman"/>
              </w:rPr>
              <w:t>NPV(ic=7</w:t>
            </w:r>
            <w:r w:rsidRPr="000B60BF">
              <w:rPr>
                <w:rFonts w:ascii="Times New Roman" w:hAnsi="Times New Roman"/>
              </w:rPr>
              <w:t>，</w:t>
            </w:r>
            <w:r w:rsidRPr="000B60BF">
              <w:rPr>
                <w:rFonts w:ascii="Times New Roman" w:hAnsi="Times New Roman"/>
              </w:rPr>
              <w:t>n=10)(</w:t>
            </w:r>
            <w:r w:rsidRPr="000B60BF">
              <w:rPr>
                <w:rFonts w:ascii="Times New Roman" w:hAnsi="Times New Roman"/>
              </w:rPr>
              <w:t>万元</w:t>
            </w:r>
            <w:r w:rsidRPr="000B60BF">
              <w:rPr>
                <w:rFonts w:ascii="Times New Roman" w:hAnsi="Times New Roman"/>
              </w:rPr>
              <w:t>)</w:t>
            </w:r>
          </w:p>
        </w:tc>
        <w:tc>
          <w:tcPr>
            <w:tcW w:w="4616" w:type="dxa"/>
            <w:vAlign w:val="center"/>
          </w:tcPr>
          <w:p w:rsidR="001E7364" w:rsidRPr="004935B4" w:rsidRDefault="00575513" w:rsidP="00BA5B34">
            <w:pPr>
              <w:jc w:val="center"/>
              <w:rPr>
                <w:rFonts w:ascii="Times New Roman" w:hAnsi="Times New Roman"/>
                <w:szCs w:val="21"/>
              </w:rPr>
            </w:pPr>
            <w:r w:rsidRPr="004935B4">
              <w:rPr>
                <w:rFonts w:ascii="Times New Roman" w:hAnsi="Times New Roman"/>
                <w:szCs w:val="21"/>
              </w:rPr>
              <w:t>5</w:t>
            </w:r>
            <w:r w:rsidR="00BA5B34">
              <w:rPr>
                <w:rFonts w:ascii="Times New Roman" w:hAnsi="Times New Roman" w:hint="eastAsia"/>
                <w:szCs w:val="21"/>
              </w:rPr>
              <w:t>9.94</w:t>
            </w:r>
          </w:p>
        </w:tc>
      </w:tr>
      <w:tr w:rsidR="001E7364" w:rsidRPr="000B60BF" w:rsidTr="001E7364">
        <w:trPr>
          <w:trHeight w:val="401"/>
          <w:jc w:val="center"/>
        </w:trPr>
        <w:tc>
          <w:tcPr>
            <w:tcW w:w="1054" w:type="dxa"/>
            <w:vAlign w:val="center"/>
          </w:tcPr>
          <w:p w:rsidR="001E7364" w:rsidRPr="000B60BF" w:rsidRDefault="001E7364" w:rsidP="001E7364">
            <w:pPr>
              <w:jc w:val="center"/>
              <w:rPr>
                <w:rFonts w:ascii="Times New Roman" w:hAnsi="Times New Roman"/>
              </w:rPr>
            </w:pPr>
            <w:r w:rsidRPr="000B60BF">
              <w:rPr>
                <w:rFonts w:ascii="Times New Roman" w:hAnsi="Times New Roman"/>
              </w:rPr>
              <w:t>6</w:t>
            </w:r>
          </w:p>
        </w:tc>
        <w:tc>
          <w:tcPr>
            <w:tcW w:w="3686" w:type="dxa"/>
          </w:tcPr>
          <w:p w:rsidR="001E7364" w:rsidRPr="000B60BF" w:rsidRDefault="001E7364" w:rsidP="001E7364">
            <w:pPr>
              <w:jc w:val="center"/>
              <w:rPr>
                <w:rFonts w:ascii="Times New Roman" w:hAnsi="Times New Roman"/>
              </w:rPr>
            </w:pPr>
            <w:r w:rsidRPr="000B60BF">
              <w:rPr>
                <w:rFonts w:ascii="Times New Roman" w:hAnsi="Times New Roman"/>
              </w:rPr>
              <w:t>净现值率</w:t>
            </w:r>
            <w:r w:rsidRPr="000B60BF">
              <w:rPr>
                <w:rFonts w:ascii="Times New Roman" w:hAnsi="Times New Roman"/>
              </w:rPr>
              <w:t>NPVR (%)</w:t>
            </w:r>
          </w:p>
        </w:tc>
        <w:tc>
          <w:tcPr>
            <w:tcW w:w="4616" w:type="dxa"/>
          </w:tcPr>
          <w:p w:rsidR="001E7364" w:rsidRPr="004935B4" w:rsidRDefault="00BA5B34" w:rsidP="001E7364">
            <w:pPr>
              <w:jc w:val="center"/>
              <w:rPr>
                <w:rFonts w:ascii="Times New Roman" w:hAnsi="Times New Roman"/>
                <w:szCs w:val="21"/>
              </w:rPr>
            </w:pPr>
            <w:r>
              <w:rPr>
                <w:rFonts w:ascii="Times New Roman" w:hAnsi="Times New Roman" w:hint="eastAsia"/>
                <w:szCs w:val="21"/>
              </w:rPr>
              <w:t>239.76</w:t>
            </w:r>
          </w:p>
        </w:tc>
      </w:tr>
      <w:tr w:rsidR="001E7364" w:rsidRPr="000B60BF" w:rsidTr="001E7364">
        <w:trPr>
          <w:trHeight w:val="70"/>
          <w:jc w:val="center"/>
        </w:trPr>
        <w:tc>
          <w:tcPr>
            <w:tcW w:w="1054" w:type="dxa"/>
            <w:vAlign w:val="center"/>
          </w:tcPr>
          <w:p w:rsidR="001E7364" w:rsidRPr="000B60BF" w:rsidRDefault="001E7364" w:rsidP="001E7364">
            <w:pPr>
              <w:jc w:val="center"/>
              <w:rPr>
                <w:rFonts w:ascii="Times New Roman" w:hAnsi="Times New Roman"/>
              </w:rPr>
            </w:pPr>
            <w:r w:rsidRPr="000B60BF">
              <w:rPr>
                <w:rFonts w:ascii="Times New Roman" w:hAnsi="Times New Roman"/>
              </w:rPr>
              <w:t>7</w:t>
            </w:r>
          </w:p>
        </w:tc>
        <w:tc>
          <w:tcPr>
            <w:tcW w:w="3686" w:type="dxa"/>
          </w:tcPr>
          <w:p w:rsidR="001E7364" w:rsidRPr="000B60BF" w:rsidRDefault="001E7364" w:rsidP="001E7364">
            <w:pPr>
              <w:jc w:val="center"/>
              <w:rPr>
                <w:rFonts w:ascii="Times New Roman" w:hAnsi="Times New Roman"/>
              </w:rPr>
            </w:pPr>
            <w:r w:rsidRPr="000B60BF">
              <w:rPr>
                <w:rFonts w:ascii="Times New Roman" w:hAnsi="Times New Roman"/>
              </w:rPr>
              <w:t>内部收益率</w:t>
            </w:r>
            <w:r w:rsidRPr="000B60BF">
              <w:rPr>
                <w:rFonts w:ascii="Times New Roman" w:hAnsi="Times New Roman"/>
              </w:rPr>
              <w:t>IRR (%)</w:t>
            </w:r>
          </w:p>
        </w:tc>
        <w:tc>
          <w:tcPr>
            <w:tcW w:w="4616" w:type="dxa"/>
          </w:tcPr>
          <w:p w:rsidR="001E7364" w:rsidRPr="004935B4" w:rsidRDefault="00BA5B34" w:rsidP="001E7364">
            <w:pPr>
              <w:jc w:val="center"/>
              <w:rPr>
                <w:rFonts w:ascii="Times New Roman" w:hAnsi="Times New Roman"/>
                <w:szCs w:val="21"/>
              </w:rPr>
            </w:pPr>
            <w:r>
              <w:rPr>
                <w:rFonts w:ascii="Times New Roman" w:hAnsi="Times New Roman" w:hint="eastAsia"/>
                <w:szCs w:val="21"/>
              </w:rPr>
              <w:t>42.75</w:t>
            </w:r>
          </w:p>
        </w:tc>
      </w:tr>
    </w:tbl>
    <w:p w:rsidR="001E7364" w:rsidRPr="000B60BF" w:rsidRDefault="001E7364" w:rsidP="001E7364">
      <w:pPr>
        <w:widowControl/>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由表</w:t>
      </w:r>
      <w:r w:rsidRPr="000B60BF">
        <w:rPr>
          <w:rFonts w:ascii="Times New Roman" w:hAnsi="Times New Roman"/>
          <w:kern w:val="0"/>
          <w:sz w:val="28"/>
          <w:szCs w:val="20"/>
          <w:u w:color="000000"/>
        </w:rPr>
        <w:t>6.</w:t>
      </w:r>
      <w:r w:rsidR="00052B3C">
        <w:rPr>
          <w:rFonts w:ascii="Times New Roman" w:hAnsi="Times New Roman" w:hint="eastAsia"/>
          <w:kern w:val="0"/>
          <w:sz w:val="28"/>
          <w:szCs w:val="20"/>
          <w:u w:color="000000"/>
        </w:rPr>
        <w:t>3</w:t>
      </w:r>
      <w:r w:rsidRPr="000B60BF">
        <w:rPr>
          <w:rFonts w:ascii="Times New Roman" w:hAnsi="Times New Roman"/>
          <w:kern w:val="0"/>
          <w:sz w:val="28"/>
          <w:szCs w:val="20"/>
          <w:u w:color="000000"/>
        </w:rPr>
        <w:t>.4-1</w:t>
      </w:r>
      <w:r w:rsidRPr="000B60BF">
        <w:rPr>
          <w:rFonts w:ascii="Times New Roman" w:hAnsi="Times New Roman"/>
          <w:kern w:val="0"/>
          <w:sz w:val="28"/>
          <w:szCs w:val="20"/>
          <w:u w:color="000000"/>
        </w:rPr>
        <w:t>中的结果分析，该方案的投资回收期小于</w:t>
      </w:r>
      <w:r w:rsidR="00575513">
        <w:rPr>
          <w:rFonts w:ascii="Times New Roman" w:hAnsi="Times New Roman" w:hint="eastAsia"/>
          <w:kern w:val="0"/>
          <w:sz w:val="28"/>
          <w:szCs w:val="20"/>
          <w:u w:color="000000"/>
        </w:rPr>
        <w:t>3</w:t>
      </w:r>
      <w:r w:rsidRPr="000B60BF">
        <w:rPr>
          <w:rFonts w:ascii="Times New Roman" w:hAnsi="Times New Roman"/>
          <w:kern w:val="0"/>
          <w:sz w:val="28"/>
          <w:szCs w:val="20"/>
          <w:u w:color="000000"/>
        </w:rPr>
        <w:t>年，说明该方案在经济上具有较好的收益，节约了生产成本，是可行的。</w:t>
      </w:r>
    </w:p>
    <w:p w:rsidR="001E7364" w:rsidRPr="000B60BF" w:rsidRDefault="001E7364" w:rsidP="001E7364">
      <w:pPr>
        <w:keepNext/>
        <w:keepLines/>
        <w:spacing w:line="520" w:lineRule="exact"/>
        <w:outlineLvl w:val="2"/>
        <w:rPr>
          <w:rFonts w:ascii="Times New Roman" w:hAnsi="Times New Roman"/>
          <w:b/>
          <w:bCs/>
          <w:sz w:val="28"/>
          <w:szCs w:val="28"/>
        </w:rPr>
      </w:pPr>
      <w:bookmarkStart w:id="491" w:name="_Toc497203554"/>
      <w:r w:rsidRPr="000B60BF">
        <w:rPr>
          <w:rFonts w:ascii="Times New Roman" w:hAnsi="Times New Roman"/>
          <w:b/>
          <w:bCs/>
          <w:sz w:val="28"/>
          <w:szCs w:val="28"/>
        </w:rPr>
        <w:t>6.</w:t>
      </w:r>
      <w:r w:rsidR="00C133F3">
        <w:rPr>
          <w:rFonts w:ascii="Times New Roman" w:hAnsi="Times New Roman" w:hint="eastAsia"/>
          <w:b/>
          <w:bCs/>
          <w:sz w:val="28"/>
          <w:szCs w:val="28"/>
        </w:rPr>
        <w:t>3</w:t>
      </w:r>
      <w:r w:rsidRPr="000B60BF">
        <w:rPr>
          <w:rFonts w:ascii="Times New Roman" w:hAnsi="Times New Roman"/>
          <w:b/>
          <w:bCs/>
          <w:sz w:val="28"/>
          <w:szCs w:val="28"/>
        </w:rPr>
        <w:t xml:space="preserve">.5 </w:t>
      </w:r>
      <w:r w:rsidRPr="000B60BF">
        <w:rPr>
          <w:rFonts w:ascii="Times New Roman" w:hAnsi="Times New Roman"/>
          <w:b/>
          <w:bCs/>
          <w:sz w:val="28"/>
          <w:szCs w:val="28"/>
        </w:rPr>
        <w:t>小结</w:t>
      </w:r>
      <w:bookmarkEnd w:id="491"/>
    </w:p>
    <w:p w:rsidR="001E7364" w:rsidRPr="001E7364" w:rsidRDefault="001E7364" w:rsidP="00585B87">
      <w:pPr>
        <w:widowControl/>
        <w:spacing w:line="520" w:lineRule="exact"/>
        <w:ind w:firstLineChars="200" w:firstLine="560"/>
        <w:textAlignment w:val="baseline"/>
        <w:rPr>
          <w:rFonts w:ascii="Times New Roman" w:hAnsi="Times New Roman"/>
          <w:kern w:val="0"/>
          <w:sz w:val="28"/>
          <w:szCs w:val="20"/>
          <w:u w:color="000000"/>
        </w:rPr>
      </w:pPr>
      <w:r w:rsidRPr="000B60BF">
        <w:rPr>
          <w:rFonts w:ascii="Times New Roman" w:hAnsi="Times New Roman"/>
          <w:kern w:val="0"/>
          <w:sz w:val="28"/>
          <w:szCs w:val="20"/>
          <w:u w:color="000000"/>
        </w:rPr>
        <w:t>通过以上分析与比较，该方案具有较好的经济效益和一定的环境效益，节约了成本，减少了安全隐患。因此，该方案是可行的。</w:t>
      </w:r>
    </w:p>
    <w:p w:rsidR="00DA6C0A" w:rsidRPr="000B60BF" w:rsidRDefault="00DA6C0A" w:rsidP="00DA6C0A">
      <w:pPr>
        <w:keepNext/>
        <w:keepLines/>
        <w:widowControl/>
        <w:spacing w:line="520" w:lineRule="exact"/>
        <w:textAlignment w:val="baseline"/>
        <w:outlineLvl w:val="1"/>
        <w:rPr>
          <w:rFonts w:ascii="Times New Roman" w:hAnsi="Times New Roman"/>
          <w:b/>
          <w:bCs/>
          <w:kern w:val="0"/>
          <w:sz w:val="28"/>
          <w:szCs w:val="32"/>
          <w:u w:color="000000"/>
        </w:rPr>
      </w:pPr>
      <w:bookmarkStart w:id="492" w:name="_Toc345404185"/>
      <w:bookmarkStart w:id="493" w:name="_Toc460932101"/>
      <w:bookmarkStart w:id="494" w:name="_Toc497203555"/>
      <w:r w:rsidRPr="000B60BF">
        <w:rPr>
          <w:rFonts w:ascii="Times New Roman" w:hAnsi="Times New Roman"/>
          <w:b/>
          <w:bCs/>
          <w:kern w:val="0"/>
          <w:sz w:val="28"/>
          <w:szCs w:val="32"/>
          <w:u w:color="000000"/>
        </w:rPr>
        <w:t>6.</w:t>
      </w:r>
      <w:r w:rsidR="001E7364">
        <w:rPr>
          <w:rFonts w:ascii="Times New Roman" w:hAnsi="Times New Roman" w:hint="eastAsia"/>
          <w:b/>
          <w:bCs/>
          <w:kern w:val="0"/>
          <w:sz w:val="28"/>
          <w:szCs w:val="32"/>
          <w:u w:color="000000"/>
        </w:rPr>
        <w:t>4</w:t>
      </w:r>
      <w:r w:rsidRPr="000B60BF">
        <w:rPr>
          <w:rFonts w:ascii="Times New Roman" w:hAnsi="Times New Roman"/>
          <w:b/>
          <w:bCs/>
          <w:kern w:val="0"/>
          <w:sz w:val="28"/>
          <w:szCs w:val="32"/>
          <w:u w:color="000000"/>
        </w:rPr>
        <w:t xml:space="preserve"> </w:t>
      </w:r>
      <w:r w:rsidRPr="000B60BF">
        <w:rPr>
          <w:rFonts w:ascii="Times New Roman" w:hAnsi="Times New Roman"/>
          <w:b/>
          <w:bCs/>
          <w:kern w:val="0"/>
          <w:sz w:val="28"/>
          <w:szCs w:val="32"/>
          <w:u w:color="000000"/>
        </w:rPr>
        <w:t>推荐可实施方案（综合评估）</w:t>
      </w:r>
      <w:bookmarkEnd w:id="492"/>
      <w:bookmarkEnd w:id="493"/>
      <w:bookmarkEnd w:id="494"/>
    </w:p>
    <w:p w:rsidR="00DA6C0A" w:rsidRPr="00941334" w:rsidRDefault="00DA6C0A" w:rsidP="00941334">
      <w:pPr>
        <w:widowControl/>
        <w:spacing w:before="119" w:line="520" w:lineRule="exact"/>
        <w:ind w:firstLine="480"/>
        <w:jc w:val="left"/>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汇总列表</w:t>
      </w:r>
      <w:r w:rsidR="00575513">
        <w:rPr>
          <w:rFonts w:ascii="Times New Roman" w:hAnsi="Times New Roman" w:hint="eastAsia"/>
          <w:kern w:val="0"/>
          <w:sz w:val="28"/>
          <w:szCs w:val="28"/>
          <w:u w:color="000000"/>
        </w:rPr>
        <w:t>3</w:t>
      </w:r>
      <w:r w:rsidRPr="000B60BF">
        <w:rPr>
          <w:rFonts w:ascii="Times New Roman" w:hAnsi="Times New Roman"/>
          <w:kern w:val="0"/>
          <w:sz w:val="28"/>
          <w:szCs w:val="28"/>
          <w:u w:color="000000"/>
        </w:rPr>
        <w:t>个可行的备选方案的技术评估、环境评估以及经济评估结果汇总于表</w:t>
      </w:r>
      <w:r w:rsidRPr="000B60BF">
        <w:rPr>
          <w:rFonts w:ascii="Times New Roman" w:hAnsi="Times New Roman"/>
          <w:kern w:val="0"/>
          <w:sz w:val="28"/>
          <w:szCs w:val="28"/>
          <w:u w:color="000000"/>
        </w:rPr>
        <w:t>6.</w:t>
      </w:r>
      <w:r w:rsidR="0041085B">
        <w:rPr>
          <w:rFonts w:ascii="Times New Roman" w:hAnsi="Times New Roman" w:hint="eastAsia"/>
          <w:kern w:val="0"/>
          <w:sz w:val="28"/>
          <w:szCs w:val="28"/>
          <w:u w:color="000000"/>
        </w:rPr>
        <w:t>4</w:t>
      </w:r>
      <w:r w:rsidRPr="000B60BF">
        <w:rPr>
          <w:rFonts w:ascii="Times New Roman" w:hAnsi="Times New Roman"/>
          <w:kern w:val="0"/>
          <w:sz w:val="28"/>
          <w:szCs w:val="28"/>
          <w:u w:color="000000"/>
        </w:rPr>
        <w:t>-1</w:t>
      </w:r>
      <w:r w:rsidRPr="000B60BF">
        <w:rPr>
          <w:rFonts w:ascii="Times New Roman" w:hAnsi="Times New Roman"/>
          <w:kern w:val="0"/>
          <w:sz w:val="28"/>
          <w:szCs w:val="28"/>
          <w:u w:color="000000"/>
        </w:rPr>
        <w:t>。</w:t>
      </w:r>
    </w:p>
    <w:p w:rsidR="00822604" w:rsidRDefault="00822604">
      <w:pPr>
        <w:widowControl/>
        <w:jc w:val="left"/>
        <w:rPr>
          <w:rFonts w:ascii="Times New Roman" w:hAnsi="Times New Roman"/>
          <w:b/>
          <w:bCs/>
          <w:sz w:val="24"/>
        </w:rPr>
      </w:pPr>
      <w:r>
        <w:rPr>
          <w:rFonts w:ascii="Times New Roman" w:hAnsi="Times New Roman"/>
          <w:b/>
          <w:bCs/>
          <w:sz w:val="24"/>
        </w:rPr>
        <w:br w:type="page"/>
      </w:r>
    </w:p>
    <w:p w:rsidR="00DA6C0A" w:rsidRPr="000B60BF" w:rsidRDefault="00DA6C0A" w:rsidP="00DA6C0A">
      <w:pPr>
        <w:spacing w:line="520" w:lineRule="exact"/>
        <w:ind w:firstLineChars="75" w:firstLine="181"/>
        <w:jc w:val="center"/>
        <w:rPr>
          <w:rFonts w:ascii="Times New Roman" w:hAnsi="Times New Roman"/>
          <w:b/>
          <w:bCs/>
          <w:sz w:val="24"/>
        </w:rPr>
      </w:pPr>
      <w:r w:rsidRPr="000B60BF">
        <w:rPr>
          <w:rFonts w:ascii="Times New Roman" w:hAnsi="Times New Roman"/>
          <w:b/>
          <w:bCs/>
          <w:sz w:val="24"/>
        </w:rPr>
        <w:lastRenderedPageBreak/>
        <w:t>表</w:t>
      </w:r>
      <w:r w:rsidRPr="000B60BF">
        <w:rPr>
          <w:rFonts w:ascii="Times New Roman" w:hAnsi="Times New Roman"/>
          <w:b/>
          <w:bCs/>
          <w:sz w:val="24"/>
        </w:rPr>
        <w:t>6.</w:t>
      </w:r>
      <w:r w:rsidR="0041085B">
        <w:rPr>
          <w:rFonts w:ascii="Times New Roman" w:hAnsi="Times New Roman" w:hint="eastAsia"/>
          <w:b/>
          <w:bCs/>
          <w:sz w:val="24"/>
        </w:rPr>
        <w:t>4</w:t>
      </w:r>
      <w:r w:rsidRPr="000B60BF">
        <w:rPr>
          <w:rFonts w:ascii="Times New Roman" w:hAnsi="Times New Roman"/>
          <w:b/>
          <w:bCs/>
          <w:sz w:val="24"/>
        </w:rPr>
        <w:t xml:space="preserve">-1 </w:t>
      </w:r>
      <w:r w:rsidRPr="000B60BF">
        <w:rPr>
          <w:rFonts w:ascii="Times New Roman" w:hAnsi="Times New Roman"/>
          <w:b/>
          <w:bCs/>
          <w:sz w:val="24"/>
        </w:rPr>
        <w:t>可行的备选方案评估结果汇总表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802"/>
        <w:gridCol w:w="3741"/>
        <w:gridCol w:w="1667"/>
        <w:gridCol w:w="1573"/>
        <w:gridCol w:w="1573"/>
      </w:tblGrid>
      <w:tr w:rsidR="00575513" w:rsidRPr="000B60BF" w:rsidTr="0037105F">
        <w:trPr>
          <w:trHeight w:val="50"/>
          <w:jc w:val="center"/>
        </w:trPr>
        <w:tc>
          <w:tcPr>
            <w:tcW w:w="802" w:type="dxa"/>
            <w:vAlign w:val="center"/>
          </w:tcPr>
          <w:p w:rsidR="00575513" w:rsidRPr="000B60BF" w:rsidRDefault="00575513" w:rsidP="00DF23C4">
            <w:pPr>
              <w:pStyle w:val="af1"/>
              <w:autoSpaceDE w:val="0"/>
              <w:spacing w:line="280" w:lineRule="exact"/>
              <w:ind w:firstLine="0"/>
              <w:rPr>
                <w:rFonts w:ascii="Times New Roman" w:eastAsia="宋体"/>
                <w:sz w:val="21"/>
                <w:szCs w:val="21"/>
              </w:rPr>
            </w:pPr>
            <w:bookmarkStart w:id="495" w:name="OLE_LINK1"/>
            <w:r w:rsidRPr="000B60BF">
              <w:rPr>
                <w:rFonts w:ascii="Times New Roman" w:eastAsia="宋体"/>
                <w:sz w:val="21"/>
                <w:szCs w:val="21"/>
              </w:rPr>
              <w:t>类别</w:t>
            </w:r>
            <w:bookmarkEnd w:id="495"/>
          </w:p>
        </w:tc>
        <w:tc>
          <w:tcPr>
            <w:tcW w:w="3741" w:type="dxa"/>
            <w:vAlign w:val="center"/>
          </w:tcPr>
          <w:p w:rsidR="00575513" w:rsidRPr="000B60BF" w:rsidRDefault="00575513"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主要评估项目</w:t>
            </w:r>
          </w:p>
        </w:tc>
        <w:tc>
          <w:tcPr>
            <w:tcW w:w="1667" w:type="dxa"/>
            <w:vAlign w:val="center"/>
          </w:tcPr>
          <w:p w:rsidR="00575513" w:rsidRPr="000B60BF" w:rsidRDefault="00575513" w:rsidP="00585B87">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F</w:t>
            </w:r>
            <w:r w:rsidR="00585B87">
              <w:rPr>
                <w:rFonts w:ascii="Times New Roman" w:hAnsi="Times New Roman" w:hint="eastAsia"/>
              </w:rPr>
              <w:t>14</w:t>
            </w:r>
          </w:p>
        </w:tc>
        <w:tc>
          <w:tcPr>
            <w:tcW w:w="1573" w:type="dxa"/>
            <w:vAlign w:val="center"/>
          </w:tcPr>
          <w:p w:rsidR="00575513" w:rsidRPr="000B60BF" w:rsidRDefault="00575513" w:rsidP="00585B87">
            <w:pPr>
              <w:autoSpaceDE w:val="0"/>
              <w:spacing w:line="280" w:lineRule="exact"/>
              <w:jc w:val="center"/>
              <w:textAlignment w:val="baseline"/>
              <w:rPr>
                <w:rFonts w:ascii="Times New Roman" w:hAnsi="Times New Roman"/>
              </w:rPr>
            </w:pPr>
            <w:r w:rsidRPr="000B60BF">
              <w:rPr>
                <w:rFonts w:ascii="Times New Roman" w:hAnsi="Times New Roman"/>
              </w:rPr>
              <w:t>F1</w:t>
            </w:r>
            <w:r w:rsidR="00585B87">
              <w:rPr>
                <w:rFonts w:ascii="Times New Roman" w:hAnsi="Times New Roman" w:hint="eastAsia"/>
              </w:rPr>
              <w:t>5</w:t>
            </w:r>
          </w:p>
        </w:tc>
        <w:tc>
          <w:tcPr>
            <w:tcW w:w="1573" w:type="dxa"/>
            <w:vAlign w:val="center"/>
          </w:tcPr>
          <w:p w:rsidR="00575513" w:rsidRPr="000B60BF" w:rsidRDefault="00575513" w:rsidP="00585B87">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F1</w:t>
            </w:r>
            <w:r w:rsidR="00585B87">
              <w:rPr>
                <w:rFonts w:ascii="Times New Roman" w:hAnsi="Times New Roman" w:hint="eastAsia"/>
              </w:rPr>
              <w:t>6</w:t>
            </w:r>
          </w:p>
        </w:tc>
      </w:tr>
      <w:tr w:rsidR="004935B4" w:rsidRPr="000B60BF" w:rsidTr="0037105F">
        <w:trPr>
          <w:trHeight w:val="245"/>
          <w:jc w:val="center"/>
        </w:trPr>
        <w:tc>
          <w:tcPr>
            <w:tcW w:w="802" w:type="dxa"/>
            <w:vMerge w:val="restart"/>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技术评估</w:t>
            </w:r>
          </w:p>
        </w:tc>
        <w:tc>
          <w:tcPr>
            <w:tcW w:w="3741"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技术先进及实用性</w:t>
            </w:r>
          </w:p>
        </w:tc>
        <w:tc>
          <w:tcPr>
            <w:tcW w:w="1667"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行业先进</w:t>
            </w:r>
          </w:p>
        </w:tc>
        <w:tc>
          <w:tcPr>
            <w:tcW w:w="1573" w:type="dxa"/>
            <w:vAlign w:val="center"/>
          </w:tcPr>
          <w:p w:rsidR="004935B4" w:rsidRPr="000B60BF" w:rsidRDefault="004935B4" w:rsidP="007132C7">
            <w:pPr>
              <w:pStyle w:val="af1"/>
              <w:autoSpaceDE w:val="0"/>
              <w:spacing w:line="280" w:lineRule="exact"/>
              <w:ind w:firstLine="0"/>
              <w:rPr>
                <w:rFonts w:ascii="Times New Roman" w:eastAsia="宋体"/>
                <w:sz w:val="21"/>
                <w:szCs w:val="21"/>
              </w:rPr>
            </w:pPr>
            <w:r w:rsidRPr="000B60BF">
              <w:rPr>
                <w:rFonts w:ascii="Times New Roman" w:eastAsia="宋体"/>
                <w:sz w:val="21"/>
                <w:szCs w:val="21"/>
              </w:rPr>
              <w:t>行业先进</w:t>
            </w:r>
          </w:p>
        </w:tc>
        <w:tc>
          <w:tcPr>
            <w:tcW w:w="1573"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行业先进</w:t>
            </w:r>
          </w:p>
        </w:tc>
      </w:tr>
      <w:tr w:rsidR="004935B4" w:rsidRPr="000B60BF" w:rsidTr="0037105F">
        <w:trPr>
          <w:trHeight w:val="263"/>
          <w:jc w:val="center"/>
        </w:trPr>
        <w:tc>
          <w:tcPr>
            <w:tcW w:w="802" w:type="dxa"/>
            <w:vMerge/>
            <w:vAlign w:val="center"/>
          </w:tcPr>
          <w:p w:rsidR="004935B4" w:rsidRPr="000B60BF" w:rsidRDefault="004935B4" w:rsidP="00DF23C4">
            <w:pPr>
              <w:jc w:val="left"/>
              <w:rPr>
                <w:rFonts w:ascii="Times New Roman" w:hAnsi="Times New Roman"/>
                <w:color w:val="000000"/>
                <w:szCs w:val="21"/>
                <w:u w:color="000000"/>
              </w:rPr>
            </w:pPr>
          </w:p>
        </w:tc>
        <w:tc>
          <w:tcPr>
            <w:tcW w:w="3741"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实施难易程度</w:t>
            </w:r>
          </w:p>
        </w:tc>
        <w:tc>
          <w:tcPr>
            <w:tcW w:w="1667"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简单</w:t>
            </w:r>
          </w:p>
        </w:tc>
        <w:tc>
          <w:tcPr>
            <w:tcW w:w="1573" w:type="dxa"/>
            <w:vAlign w:val="center"/>
          </w:tcPr>
          <w:p w:rsidR="004935B4" w:rsidRPr="000B60BF" w:rsidRDefault="004935B4" w:rsidP="007132C7">
            <w:pPr>
              <w:pStyle w:val="af1"/>
              <w:autoSpaceDE w:val="0"/>
              <w:spacing w:line="280" w:lineRule="exact"/>
              <w:ind w:firstLine="0"/>
              <w:rPr>
                <w:rFonts w:ascii="Times New Roman" w:eastAsia="宋体"/>
                <w:sz w:val="21"/>
                <w:szCs w:val="21"/>
              </w:rPr>
            </w:pPr>
            <w:r w:rsidRPr="000B60BF">
              <w:rPr>
                <w:rFonts w:ascii="Times New Roman" w:eastAsia="宋体"/>
                <w:sz w:val="21"/>
                <w:szCs w:val="21"/>
              </w:rPr>
              <w:t>简单</w:t>
            </w:r>
          </w:p>
        </w:tc>
        <w:tc>
          <w:tcPr>
            <w:tcW w:w="1573"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Pr>
                <w:rFonts w:ascii="Times New Roman" w:eastAsia="宋体" w:hint="eastAsia"/>
                <w:sz w:val="21"/>
                <w:szCs w:val="21"/>
              </w:rPr>
              <w:t>一般</w:t>
            </w:r>
          </w:p>
        </w:tc>
      </w:tr>
      <w:tr w:rsidR="004935B4" w:rsidRPr="000B60BF" w:rsidTr="0037105F">
        <w:trPr>
          <w:trHeight w:val="97"/>
          <w:jc w:val="center"/>
        </w:trPr>
        <w:tc>
          <w:tcPr>
            <w:tcW w:w="802" w:type="dxa"/>
            <w:vMerge/>
            <w:vAlign w:val="center"/>
          </w:tcPr>
          <w:p w:rsidR="004935B4" w:rsidRPr="000B60BF" w:rsidRDefault="004935B4" w:rsidP="00DF23C4">
            <w:pPr>
              <w:jc w:val="left"/>
              <w:rPr>
                <w:rFonts w:ascii="Times New Roman" w:hAnsi="Times New Roman"/>
                <w:color w:val="000000"/>
                <w:szCs w:val="21"/>
                <w:u w:color="000000"/>
              </w:rPr>
            </w:pPr>
          </w:p>
        </w:tc>
        <w:tc>
          <w:tcPr>
            <w:tcW w:w="3741"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技术可行性</w:t>
            </w:r>
          </w:p>
        </w:tc>
        <w:tc>
          <w:tcPr>
            <w:tcW w:w="1667"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可行</w:t>
            </w:r>
          </w:p>
        </w:tc>
        <w:tc>
          <w:tcPr>
            <w:tcW w:w="1573" w:type="dxa"/>
            <w:vAlign w:val="center"/>
          </w:tcPr>
          <w:p w:rsidR="004935B4" w:rsidRPr="000B60BF" w:rsidRDefault="004935B4" w:rsidP="007132C7">
            <w:pPr>
              <w:pStyle w:val="af1"/>
              <w:autoSpaceDE w:val="0"/>
              <w:spacing w:line="280" w:lineRule="exact"/>
              <w:ind w:firstLine="0"/>
              <w:rPr>
                <w:rFonts w:ascii="Times New Roman" w:eastAsia="宋体"/>
                <w:sz w:val="21"/>
                <w:szCs w:val="21"/>
              </w:rPr>
            </w:pPr>
            <w:r w:rsidRPr="000B60BF">
              <w:rPr>
                <w:rFonts w:ascii="Times New Roman" w:eastAsia="宋体"/>
                <w:sz w:val="21"/>
                <w:szCs w:val="21"/>
              </w:rPr>
              <w:t>可行</w:t>
            </w:r>
          </w:p>
        </w:tc>
        <w:tc>
          <w:tcPr>
            <w:tcW w:w="1573" w:type="dxa"/>
            <w:vAlign w:val="center"/>
          </w:tcPr>
          <w:p w:rsidR="004935B4" w:rsidRPr="000B60BF" w:rsidRDefault="004935B4"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可行</w:t>
            </w:r>
          </w:p>
        </w:tc>
      </w:tr>
      <w:tr w:rsidR="006F08EB" w:rsidRPr="000B60BF" w:rsidTr="0037105F">
        <w:trPr>
          <w:trHeight w:val="257"/>
          <w:jc w:val="center"/>
        </w:trPr>
        <w:tc>
          <w:tcPr>
            <w:tcW w:w="802" w:type="dxa"/>
            <w:vMerge w:val="restart"/>
            <w:vAlign w:val="center"/>
          </w:tcPr>
          <w:p w:rsidR="006F08EB" w:rsidRPr="000B60BF" w:rsidRDefault="006F08EB"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经济评估</w:t>
            </w:r>
          </w:p>
        </w:tc>
        <w:tc>
          <w:tcPr>
            <w:tcW w:w="3741" w:type="dxa"/>
            <w:vAlign w:val="center"/>
          </w:tcPr>
          <w:p w:rsidR="006F08EB" w:rsidRPr="000B60BF" w:rsidRDefault="006F08EB"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总投资费用</w:t>
            </w:r>
            <w:r w:rsidRPr="000B60BF">
              <w:rPr>
                <w:rFonts w:ascii="Times New Roman" w:hAnsi="Times New Roman"/>
              </w:rPr>
              <w:t>I(</w:t>
            </w:r>
            <w:r w:rsidRPr="000B60BF">
              <w:rPr>
                <w:rFonts w:ascii="Times New Roman" w:hAnsi="Times New Roman"/>
              </w:rPr>
              <w:t>万元</w:t>
            </w:r>
            <w:r w:rsidRPr="000B60BF">
              <w:rPr>
                <w:rFonts w:ascii="Times New Roman" w:hAnsi="Times New Roman"/>
              </w:rPr>
              <w:t>)</w:t>
            </w:r>
          </w:p>
        </w:tc>
        <w:tc>
          <w:tcPr>
            <w:tcW w:w="1667" w:type="dxa"/>
            <w:vAlign w:val="center"/>
          </w:tcPr>
          <w:p w:rsidR="006F08EB" w:rsidRPr="00941334" w:rsidRDefault="006F08EB" w:rsidP="005B568D">
            <w:pPr>
              <w:numPr>
                <w:ilvl w:val="12"/>
                <w:numId w:val="0"/>
              </w:numPr>
              <w:spacing w:line="280" w:lineRule="exact"/>
              <w:jc w:val="center"/>
              <w:rPr>
                <w:rFonts w:ascii="Times New Roman" w:hAnsi="Times New Roman"/>
                <w:szCs w:val="21"/>
              </w:rPr>
            </w:pPr>
            <w:r w:rsidRPr="00941334">
              <w:rPr>
                <w:rFonts w:ascii="Times New Roman" w:hAnsi="Times New Roman" w:hint="eastAsia"/>
                <w:szCs w:val="21"/>
              </w:rPr>
              <w:t>45</w:t>
            </w:r>
          </w:p>
        </w:tc>
        <w:tc>
          <w:tcPr>
            <w:tcW w:w="1573" w:type="dxa"/>
            <w:vAlign w:val="center"/>
          </w:tcPr>
          <w:p w:rsidR="006F08EB" w:rsidRPr="00D12FA7" w:rsidRDefault="006F08EB" w:rsidP="005B568D">
            <w:pPr>
              <w:numPr>
                <w:ilvl w:val="12"/>
                <w:numId w:val="0"/>
              </w:numPr>
              <w:spacing w:line="280" w:lineRule="exact"/>
              <w:jc w:val="center"/>
              <w:rPr>
                <w:rFonts w:ascii="Times New Roman" w:hAnsi="Times New Roman"/>
                <w:szCs w:val="21"/>
              </w:rPr>
            </w:pPr>
            <w:r w:rsidRPr="00D12FA7">
              <w:rPr>
                <w:rFonts w:ascii="Times New Roman" w:hAnsi="Times New Roman" w:hint="eastAsia"/>
                <w:szCs w:val="21"/>
              </w:rPr>
              <w:t>69</w:t>
            </w:r>
          </w:p>
        </w:tc>
        <w:tc>
          <w:tcPr>
            <w:tcW w:w="1573" w:type="dxa"/>
            <w:vAlign w:val="center"/>
          </w:tcPr>
          <w:p w:rsidR="006F08EB" w:rsidRPr="004935B4" w:rsidRDefault="006F08EB" w:rsidP="00690C4A">
            <w:pPr>
              <w:numPr>
                <w:ilvl w:val="12"/>
                <w:numId w:val="0"/>
              </w:numPr>
              <w:spacing w:line="280" w:lineRule="exact"/>
              <w:jc w:val="center"/>
              <w:rPr>
                <w:rFonts w:ascii="Times New Roman" w:hAnsi="Times New Roman"/>
                <w:szCs w:val="21"/>
              </w:rPr>
            </w:pPr>
            <w:r w:rsidRPr="004935B4">
              <w:rPr>
                <w:rFonts w:ascii="Times New Roman" w:hAnsi="Times New Roman" w:hint="eastAsia"/>
                <w:szCs w:val="21"/>
              </w:rPr>
              <w:t>25</w:t>
            </w:r>
          </w:p>
        </w:tc>
      </w:tr>
      <w:tr w:rsidR="004959D4" w:rsidRPr="000B60BF" w:rsidTr="000F1D54">
        <w:trPr>
          <w:trHeight w:val="90"/>
          <w:jc w:val="center"/>
        </w:trPr>
        <w:tc>
          <w:tcPr>
            <w:tcW w:w="802" w:type="dxa"/>
            <w:vMerge/>
            <w:vAlign w:val="center"/>
          </w:tcPr>
          <w:p w:rsidR="004959D4" w:rsidRPr="000B60BF" w:rsidRDefault="004959D4" w:rsidP="00DF23C4">
            <w:pPr>
              <w:jc w:val="left"/>
              <w:rPr>
                <w:rFonts w:ascii="Times New Roman" w:hAnsi="Times New Roman"/>
                <w:color w:val="000000"/>
                <w:szCs w:val="21"/>
                <w:u w:color="000000"/>
              </w:rPr>
            </w:pPr>
          </w:p>
        </w:tc>
        <w:tc>
          <w:tcPr>
            <w:tcW w:w="3741" w:type="dxa"/>
            <w:vAlign w:val="center"/>
          </w:tcPr>
          <w:p w:rsidR="004959D4" w:rsidRPr="000B60BF" w:rsidRDefault="004959D4"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年收益</w:t>
            </w:r>
            <w:r w:rsidRPr="000B60BF">
              <w:rPr>
                <w:rFonts w:ascii="Times New Roman" w:hAnsi="Times New Roman"/>
              </w:rPr>
              <w:t>P(</w:t>
            </w:r>
            <w:r w:rsidRPr="000B60BF">
              <w:rPr>
                <w:rFonts w:ascii="Times New Roman" w:hAnsi="Times New Roman"/>
              </w:rPr>
              <w:t>万元</w:t>
            </w:r>
            <w:r w:rsidRPr="000B60BF">
              <w:rPr>
                <w:rFonts w:ascii="Times New Roman" w:hAnsi="Times New Roman"/>
              </w:rPr>
              <w:t>)</w:t>
            </w:r>
          </w:p>
        </w:tc>
        <w:tc>
          <w:tcPr>
            <w:tcW w:w="1667" w:type="dxa"/>
          </w:tcPr>
          <w:p w:rsidR="004959D4" w:rsidRDefault="004959D4" w:rsidP="004959D4">
            <w:pPr>
              <w:jc w:val="center"/>
            </w:pPr>
            <w:r w:rsidRPr="00081E0C">
              <w:rPr>
                <w:rFonts w:ascii="Times New Roman" w:hAnsi="Times New Roman" w:hint="eastAsia"/>
              </w:rPr>
              <w:t>—</w:t>
            </w:r>
          </w:p>
        </w:tc>
        <w:tc>
          <w:tcPr>
            <w:tcW w:w="1573" w:type="dxa"/>
            <w:vAlign w:val="center"/>
          </w:tcPr>
          <w:p w:rsidR="004959D4" w:rsidRPr="00D12FA7" w:rsidRDefault="004959D4" w:rsidP="005B568D">
            <w:pPr>
              <w:numPr>
                <w:ilvl w:val="12"/>
                <w:numId w:val="0"/>
              </w:numPr>
              <w:spacing w:line="280" w:lineRule="exact"/>
              <w:jc w:val="center"/>
              <w:rPr>
                <w:rFonts w:ascii="Times New Roman" w:hAnsi="Times New Roman"/>
                <w:szCs w:val="21"/>
              </w:rPr>
            </w:pPr>
            <w:r w:rsidRPr="00D12FA7">
              <w:rPr>
                <w:rFonts w:ascii="Times New Roman" w:hAnsi="Times New Roman" w:hint="eastAsia"/>
                <w:kern w:val="0"/>
                <w:szCs w:val="21"/>
                <w:u w:color="000000"/>
              </w:rPr>
              <w:t>21.42</w:t>
            </w:r>
          </w:p>
        </w:tc>
        <w:tc>
          <w:tcPr>
            <w:tcW w:w="1573" w:type="dxa"/>
            <w:vAlign w:val="center"/>
          </w:tcPr>
          <w:p w:rsidR="004959D4" w:rsidRPr="004935B4" w:rsidRDefault="004959D4" w:rsidP="00690C4A">
            <w:pPr>
              <w:numPr>
                <w:ilvl w:val="12"/>
                <w:numId w:val="0"/>
              </w:numPr>
              <w:spacing w:line="280" w:lineRule="exact"/>
              <w:jc w:val="center"/>
              <w:rPr>
                <w:rFonts w:ascii="Times New Roman" w:hAnsi="Times New Roman"/>
                <w:szCs w:val="21"/>
              </w:rPr>
            </w:pPr>
            <w:r w:rsidRPr="004935B4">
              <w:rPr>
                <w:rFonts w:ascii="Times New Roman" w:hAnsi="Times New Roman" w:hint="eastAsia"/>
                <w:szCs w:val="21"/>
              </w:rPr>
              <w:t>8.5</w:t>
            </w:r>
          </w:p>
        </w:tc>
      </w:tr>
      <w:tr w:rsidR="004959D4" w:rsidRPr="000B60BF" w:rsidTr="00690C4A">
        <w:trPr>
          <w:trHeight w:val="70"/>
          <w:jc w:val="center"/>
        </w:trPr>
        <w:tc>
          <w:tcPr>
            <w:tcW w:w="802" w:type="dxa"/>
            <w:vMerge/>
            <w:vAlign w:val="center"/>
          </w:tcPr>
          <w:p w:rsidR="004959D4" w:rsidRPr="000B60BF" w:rsidRDefault="004959D4" w:rsidP="00DF23C4">
            <w:pPr>
              <w:jc w:val="left"/>
              <w:rPr>
                <w:rFonts w:ascii="Times New Roman" w:hAnsi="Times New Roman"/>
                <w:color w:val="000000"/>
                <w:szCs w:val="21"/>
                <w:u w:color="000000"/>
              </w:rPr>
            </w:pPr>
          </w:p>
        </w:tc>
        <w:tc>
          <w:tcPr>
            <w:tcW w:w="3741" w:type="dxa"/>
            <w:vAlign w:val="center"/>
          </w:tcPr>
          <w:p w:rsidR="004959D4" w:rsidRPr="000B60BF" w:rsidRDefault="004959D4"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年现金流量</w:t>
            </w:r>
            <w:r w:rsidRPr="000B60BF">
              <w:rPr>
                <w:rFonts w:ascii="Times New Roman" w:hAnsi="Times New Roman"/>
              </w:rPr>
              <w:t>F(</w:t>
            </w:r>
            <w:r w:rsidRPr="000B60BF">
              <w:rPr>
                <w:rFonts w:ascii="Times New Roman" w:hAnsi="Times New Roman"/>
              </w:rPr>
              <w:t>万元</w:t>
            </w:r>
            <w:r w:rsidRPr="000B60BF">
              <w:rPr>
                <w:rFonts w:ascii="Times New Roman" w:hAnsi="Times New Roman"/>
              </w:rPr>
              <w:t>)</w:t>
            </w:r>
          </w:p>
        </w:tc>
        <w:tc>
          <w:tcPr>
            <w:tcW w:w="1667" w:type="dxa"/>
          </w:tcPr>
          <w:p w:rsidR="004959D4" w:rsidRDefault="004959D4" w:rsidP="004959D4">
            <w:pPr>
              <w:jc w:val="center"/>
            </w:pPr>
            <w:r w:rsidRPr="00081E0C">
              <w:rPr>
                <w:rFonts w:ascii="Times New Roman" w:hAnsi="Times New Roman" w:hint="eastAsia"/>
              </w:rPr>
              <w:t>—</w:t>
            </w:r>
          </w:p>
        </w:tc>
        <w:tc>
          <w:tcPr>
            <w:tcW w:w="1573" w:type="dxa"/>
          </w:tcPr>
          <w:p w:rsidR="004959D4" w:rsidRPr="00D12FA7" w:rsidRDefault="004959D4" w:rsidP="005B568D">
            <w:pPr>
              <w:jc w:val="center"/>
              <w:rPr>
                <w:rFonts w:ascii="Times New Roman" w:hAnsi="Times New Roman"/>
                <w:b/>
                <w:szCs w:val="21"/>
              </w:rPr>
            </w:pPr>
            <w:r>
              <w:rPr>
                <w:rFonts w:ascii="Times New Roman" w:hAnsi="Times New Roman" w:hint="eastAsia"/>
                <w:kern w:val="0"/>
                <w:szCs w:val="21"/>
                <w:u w:color="000000"/>
              </w:rPr>
              <w:t>28.32</w:t>
            </w:r>
          </w:p>
        </w:tc>
        <w:tc>
          <w:tcPr>
            <w:tcW w:w="1573" w:type="dxa"/>
          </w:tcPr>
          <w:p w:rsidR="004959D4" w:rsidRPr="004935B4" w:rsidRDefault="004959D4" w:rsidP="00690C4A">
            <w:pPr>
              <w:jc w:val="center"/>
              <w:rPr>
                <w:rFonts w:ascii="Times New Roman" w:hAnsi="Times New Roman"/>
                <w:szCs w:val="21"/>
              </w:rPr>
            </w:pPr>
            <w:r w:rsidRPr="004935B4">
              <w:rPr>
                <w:rFonts w:ascii="Times New Roman" w:hAnsi="Times New Roman" w:hint="eastAsia"/>
                <w:szCs w:val="21"/>
              </w:rPr>
              <w:t>11</w:t>
            </w:r>
          </w:p>
        </w:tc>
      </w:tr>
      <w:tr w:rsidR="004959D4" w:rsidRPr="000B60BF" w:rsidTr="000F1D54">
        <w:trPr>
          <w:trHeight w:val="191"/>
          <w:jc w:val="center"/>
        </w:trPr>
        <w:tc>
          <w:tcPr>
            <w:tcW w:w="802" w:type="dxa"/>
            <w:vMerge/>
            <w:vAlign w:val="center"/>
          </w:tcPr>
          <w:p w:rsidR="004959D4" w:rsidRPr="000B60BF" w:rsidRDefault="004959D4" w:rsidP="00DF23C4">
            <w:pPr>
              <w:jc w:val="left"/>
              <w:rPr>
                <w:rFonts w:ascii="Times New Roman" w:hAnsi="Times New Roman"/>
                <w:color w:val="000000"/>
                <w:szCs w:val="21"/>
                <w:u w:color="000000"/>
              </w:rPr>
            </w:pPr>
          </w:p>
        </w:tc>
        <w:tc>
          <w:tcPr>
            <w:tcW w:w="3741" w:type="dxa"/>
            <w:vAlign w:val="center"/>
          </w:tcPr>
          <w:p w:rsidR="004959D4" w:rsidRPr="000B60BF" w:rsidRDefault="004959D4"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投资偿还期</w:t>
            </w:r>
            <w:r w:rsidRPr="000B60BF">
              <w:rPr>
                <w:rFonts w:ascii="Times New Roman" w:hAnsi="Times New Roman"/>
              </w:rPr>
              <w:t>N(</w:t>
            </w:r>
            <w:r w:rsidRPr="000B60BF">
              <w:rPr>
                <w:rFonts w:ascii="Times New Roman" w:hAnsi="Times New Roman"/>
              </w:rPr>
              <w:t>年</w:t>
            </w:r>
            <w:r w:rsidRPr="000B60BF">
              <w:rPr>
                <w:rFonts w:ascii="Times New Roman" w:hAnsi="Times New Roman"/>
              </w:rPr>
              <w:t>)</w:t>
            </w:r>
          </w:p>
        </w:tc>
        <w:tc>
          <w:tcPr>
            <w:tcW w:w="1667" w:type="dxa"/>
          </w:tcPr>
          <w:p w:rsidR="004959D4" w:rsidRDefault="004959D4" w:rsidP="004959D4">
            <w:pPr>
              <w:jc w:val="center"/>
            </w:pPr>
            <w:r w:rsidRPr="00081E0C">
              <w:rPr>
                <w:rFonts w:ascii="Times New Roman" w:hAnsi="Times New Roman" w:hint="eastAsia"/>
              </w:rPr>
              <w:t>—</w:t>
            </w:r>
          </w:p>
        </w:tc>
        <w:tc>
          <w:tcPr>
            <w:tcW w:w="1573" w:type="dxa"/>
            <w:vAlign w:val="center"/>
          </w:tcPr>
          <w:p w:rsidR="004959D4" w:rsidRPr="00D12FA7" w:rsidRDefault="004959D4" w:rsidP="005B568D">
            <w:pPr>
              <w:jc w:val="center"/>
              <w:rPr>
                <w:rFonts w:ascii="Times New Roman" w:hAnsi="Times New Roman"/>
                <w:szCs w:val="21"/>
              </w:rPr>
            </w:pPr>
            <w:r w:rsidRPr="00D12FA7">
              <w:rPr>
                <w:rFonts w:ascii="Times New Roman" w:hAnsi="Times New Roman" w:hint="eastAsia"/>
                <w:szCs w:val="21"/>
              </w:rPr>
              <w:t>2.44</w:t>
            </w:r>
          </w:p>
        </w:tc>
        <w:tc>
          <w:tcPr>
            <w:tcW w:w="1573" w:type="dxa"/>
            <w:vAlign w:val="center"/>
          </w:tcPr>
          <w:p w:rsidR="004959D4" w:rsidRPr="004935B4" w:rsidRDefault="004959D4" w:rsidP="00690C4A">
            <w:pPr>
              <w:jc w:val="center"/>
              <w:rPr>
                <w:rFonts w:ascii="Times New Roman" w:hAnsi="Times New Roman"/>
                <w:szCs w:val="21"/>
              </w:rPr>
            </w:pPr>
            <w:r w:rsidRPr="004935B4">
              <w:rPr>
                <w:rFonts w:ascii="Times New Roman" w:hAnsi="Times New Roman" w:hint="eastAsia"/>
                <w:szCs w:val="21"/>
              </w:rPr>
              <w:t>2.27</w:t>
            </w:r>
          </w:p>
        </w:tc>
      </w:tr>
      <w:tr w:rsidR="004959D4" w:rsidRPr="000B60BF" w:rsidTr="000F1D54">
        <w:trPr>
          <w:trHeight w:val="454"/>
          <w:jc w:val="center"/>
        </w:trPr>
        <w:tc>
          <w:tcPr>
            <w:tcW w:w="802" w:type="dxa"/>
            <w:vMerge/>
            <w:vAlign w:val="center"/>
          </w:tcPr>
          <w:p w:rsidR="004959D4" w:rsidRPr="000B60BF" w:rsidRDefault="004959D4" w:rsidP="00DF23C4">
            <w:pPr>
              <w:jc w:val="left"/>
              <w:rPr>
                <w:rFonts w:ascii="Times New Roman" w:hAnsi="Times New Roman"/>
                <w:color w:val="000000"/>
                <w:szCs w:val="21"/>
                <w:u w:color="000000"/>
              </w:rPr>
            </w:pPr>
          </w:p>
        </w:tc>
        <w:tc>
          <w:tcPr>
            <w:tcW w:w="3741" w:type="dxa"/>
            <w:vAlign w:val="center"/>
          </w:tcPr>
          <w:p w:rsidR="004959D4" w:rsidRPr="000B60BF" w:rsidRDefault="004959D4"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净现值</w:t>
            </w:r>
            <w:r w:rsidRPr="000B60BF">
              <w:rPr>
                <w:rFonts w:ascii="Times New Roman" w:hAnsi="Times New Roman"/>
              </w:rPr>
              <w:t>NPV(i</w:t>
            </w:r>
            <w:r w:rsidRPr="000B60BF">
              <w:rPr>
                <w:rFonts w:ascii="Times New Roman" w:hAnsi="Times New Roman"/>
                <w:vertAlign w:val="subscript"/>
              </w:rPr>
              <w:t>c=</w:t>
            </w:r>
            <w:r w:rsidRPr="000B60BF">
              <w:rPr>
                <w:rFonts w:ascii="Times New Roman" w:hAnsi="Times New Roman"/>
              </w:rPr>
              <w:t>7</w:t>
            </w:r>
            <w:r w:rsidRPr="000B60BF">
              <w:rPr>
                <w:rFonts w:ascii="Times New Roman" w:hAnsi="Times New Roman"/>
              </w:rPr>
              <w:t>，</w:t>
            </w:r>
            <w:r w:rsidRPr="000B60BF">
              <w:rPr>
                <w:rFonts w:ascii="Times New Roman" w:hAnsi="Times New Roman"/>
              </w:rPr>
              <w:t>n=10)(</w:t>
            </w:r>
            <w:r w:rsidRPr="000B60BF">
              <w:rPr>
                <w:rFonts w:ascii="Times New Roman" w:hAnsi="Times New Roman"/>
              </w:rPr>
              <w:t>万元</w:t>
            </w:r>
            <w:r w:rsidRPr="000B60BF">
              <w:rPr>
                <w:rFonts w:ascii="Times New Roman" w:hAnsi="Times New Roman"/>
              </w:rPr>
              <w:t>)</w:t>
            </w:r>
          </w:p>
        </w:tc>
        <w:tc>
          <w:tcPr>
            <w:tcW w:w="1667" w:type="dxa"/>
          </w:tcPr>
          <w:p w:rsidR="004959D4" w:rsidRDefault="004959D4" w:rsidP="004959D4">
            <w:pPr>
              <w:jc w:val="center"/>
            </w:pPr>
            <w:r w:rsidRPr="00081E0C">
              <w:rPr>
                <w:rFonts w:ascii="Times New Roman" w:hAnsi="Times New Roman" w:hint="eastAsia"/>
              </w:rPr>
              <w:t>—</w:t>
            </w:r>
          </w:p>
        </w:tc>
        <w:tc>
          <w:tcPr>
            <w:tcW w:w="1573" w:type="dxa"/>
            <w:vAlign w:val="center"/>
          </w:tcPr>
          <w:p w:rsidR="004959D4" w:rsidRPr="00D12FA7" w:rsidRDefault="004959D4" w:rsidP="005B568D">
            <w:pPr>
              <w:jc w:val="center"/>
              <w:rPr>
                <w:rFonts w:ascii="Times New Roman" w:hAnsi="Times New Roman"/>
                <w:szCs w:val="21"/>
              </w:rPr>
            </w:pPr>
            <w:r>
              <w:rPr>
                <w:rFonts w:ascii="Times New Roman" w:hAnsi="Times New Roman" w:hint="eastAsia"/>
                <w:szCs w:val="21"/>
              </w:rPr>
              <w:t>149.68</w:t>
            </w:r>
          </w:p>
        </w:tc>
        <w:tc>
          <w:tcPr>
            <w:tcW w:w="1573" w:type="dxa"/>
            <w:vAlign w:val="center"/>
          </w:tcPr>
          <w:p w:rsidR="004959D4" w:rsidRPr="004935B4" w:rsidRDefault="004959D4" w:rsidP="00690C4A">
            <w:pPr>
              <w:jc w:val="center"/>
              <w:rPr>
                <w:rFonts w:ascii="Times New Roman" w:hAnsi="Times New Roman"/>
                <w:szCs w:val="21"/>
              </w:rPr>
            </w:pPr>
            <w:r w:rsidRPr="004935B4">
              <w:rPr>
                <w:rFonts w:ascii="Times New Roman" w:hAnsi="Times New Roman"/>
                <w:szCs w:val="21"/>
              </w:rPr>
              <w:t>5</w:t>
            </w:r>
            <w:r>
              <w:rPr>
                <w:rFonts w:ascii="Times New Roman" w:hAnsi="Times New Roman" w:hint="eastAsia"/>
                <w:szCs w:val="21"/>
              </w:rPr>
              <w:t>9.94</w:t>
            </w:r>
          </w:p>
        </w:tc>
      </w:tr>
      <w:tr w:rsidR="004959D4" w:rsidRPr="000B60BF" w:rsidTr="00690C4A">
        <w:trPr>
          <w:trHeight w:val="133"/>
          <w:jc w:val="center"/>
        </w:trPr>
        <w:tc>
          <w:tcPr>
            <w:tcW w:w="802" w:type="dxa"/>
            <w:vMerge/>
            <w:vAlign w:val="center"/>
          </w:tcPr>
          <w:p w:rsidR="004959D4" w:rsidRPr="000B60BF" w:rsidRDefault="004959D4" w:rsidP="00DF23C4">
            <w:pPr>
              <w:jc w:val="left"/>
              <w:rPr>
                <w:rFonts w:ascii="Times New Roman" w:hAnsi="Times New Roman"/>
                <w:color w:val="000000"/>
                <w:szCs w:val="21"/>
                <w:u w:color="000000"/>
              </w:rPr>
            </w:pPr>
          </w:p>
        </w:tc>
        <w:tc>
          <w:tcPr>
            <w:tcW w:w="3741" w:type="dxa"/>
            <w:vAlign w:val="center"/>
          </w:tcPr>
          <w:p w:rsidR="004959D4" w:rsidRPr="000B60BF" w:rsidRDefault="004959D4"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净现值率</w:t>
            </w:r>
            <w:r w:rsidRPr="000B60BF">
              <w:rPr>
                <w:rFonts w:ascii="Times New Roman" w:hAnsi="Times New Roman"/>
              </w:rPr>
              <w:t>NPVR (%)</w:t>
            </w:r>
          </w:p>
        </w:tc>
        <w:tc>
          <w:tcPr>
            <w:tcW w:w="1667" w:type="dxa"/>
          </w:tcPr>
          <w:p w:rsidR="004959D4" w:rsidRDefault="004959D4" w:rsidP="004959D4">
            <w:pPr>
              <w:jc w:val="center"/>
            </w:pPr>
            <w:r w:rsidRPr="00081E0C">
              <w:rPr>
                <w:rFonts w:ascii="Times New Roman" w:hAnsi="Times New Roman" w:hint="eastAsia"/>
              </w:rPr>
              <w:t>—</w:t>
            </w:r>
          </w:p>
        </w:tc>
        <w:tc>
          <w:tcPr>
            <w:tcW w:w="1573" w:type="dxa"/>
          </w:tcPr>
          <w:p w:rsidR="004959D4" w:rsidRPr="00D12FA7" w:rsidRDefault="004959D4" w:rsidP="005B568D">
            <w:pPr>
              <w:jc w:val="center"/>
              <w:rPr>
                <w:rFonts w:ascii="Times New Roman" w:hAnsi="Times New Roman"/>
                <w:szCs w:val="21"/>
              </w:rPr>
            </w:pPr>
            <w:r>
              <w:rPr>
                <w:rFonts w:ascii="Times New Roman" w:hAnsi="Times New Roman" w:hint="eastAsia"/>
                <w:szCs w:val="21"/>
              </w:rPr>
              <w:t>216.93</w:t>
            </w:r>
          </w:p>
        </w:tc>
        <w:tc>
          <w:tcPr>
            <w:tcW w:w="1573" w:type="dxa"/>
          </w:tcPr>
          <w:p w:rsidR="004959D4" w:rsidRPr="004935B4" w:rsidRDefault="004959D4" w:rsidP="00690C4A">
            <w:pPr>
              <w:jc w:val="center"/>
              <w:rPr>
                <w:rFonts w:ascii="Times New Roman" w:hAnsi="Times New Roman"/>
                <w:szCs w:val="21"/>
              </w:rPr>
            </w:pPr>
            <w:r>
              <w:rPr>
                <w:rFonts w:ascii="Times New Roman" w:hAnsi="Times New Roman" w:hint="eastAsia"/>
                <w:szCs w:val="21"/>
              </w:rPr>
              <w:t>239.76</w:t>
            </w:r>
          </w:p>
        </w:tc>
      </w:tr>
      <w:tr w:rsidR="004959D4" w:rsidRPr="000B60BF" w:rsidTr="00690C4A">
        <w:trPr>
          <w:trHeight w:val="70"/>
          <w:jc w:val="center"/>
        </w:trPr>
        <w:tc>
          <w:tcPr>
            <w:tcW w:w="802" w:type="dxa"/>
            <w:vMerge/>
            <w:vAlign w:val="center"/>
          </w:tcPr>
          <w:p w:rsidR="004959D4" w:rsidRPr="000B60BF" w:rsidRDefault="004959D4" w:rsidP="00DF23C4">
            <w:pPr>
              <w:jc w:val="left"/>
              <w:rPr>
                <w:rFonts w:ascii="Times New Roman" w:hAnsi="Times New Roman"/>
                <w:color w:val="000000"/>
                <w:szCs w:val="21"/>
                <w:u w:color="000000"/>
              </w:rPr>
            </w:pPr>
          </w:p>
        </w:tc>
        <w:tc>
          <w:tcPr>
            <w:tcW w:w="3741" w:type="dxa"/>
            <w:vAlign w:val="center"/>
          </w:tcPr>
          <w:p w:rsidR="004959D4" w:rsidRPr="000B60BF" w:rsidRDefault="004959D4"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内部收益率</w:t>
            </w:r>
            <w:r w:rsidRPr="000B60BF">
              <w:rPr>
                <w:rFonts w:ascii="Times New Roman" w:hAnsi="Times New Roman"/>
              </w:rPr>
              <w:t>IRR (%)</w:t>
            </w:r>
          </w:p>
        </w:tc>
        <w:tc>
          <w:tcPr>
            <w:tcW w:w="1667" w:type="dxa"/>
          </w:tcPr>
          <w:p w:rsidR="004959D4" w:rsidRDefault="004959D4" w:rsidP="004959D4">
            <w:pPr>
              <w:jc w:val="center"/>
            </w:pPr>
            <w:r w:rsidRPr="00081E0C">
              <w:rPr>
                <w:rFonts w:ascii="Times New Roman" w:hAnsi="Times New Roman" w:hint="eastAsia"/>
              </w:rPr>
              <w:t>—</w:t>
            </w:r>
          </w:p>
        </w:tc>
        <w:tc>
          <w:tcPr>
            <w:tcW w:w="1573" w:type="dxa"/>
          </w:tcPr>
          <w:p w:rsidR="004959D4" w:rsidRPr="00D12FA7" w:rsidRDefault="004959D4" w:rsidP="005B568D">
            <w:pPr>
              <w:jc w:val="center"/>
              <w:rPr>
                <w:rFonts w:ascii="Times New Roman" w:hAnsi="Times New Roman"/>
                <w:szCs w:val="21"/>
              </w:rPr>
            </w:pPr>
            <w:r w:rsidRPr="00B7298E">
              <w:rPr>
                <w:rFonts w:ascii="Times New Roman" w:hAnsi="Times New Roman"/>
                <w:szCs w:val="21"/>
              </w:rPr>
              <w:t>39.58</w:t>
            </w:r>
          </w:p>
        </w:tc>
        <w:tc>
          <w:tcPr>
            <w:tcW w:w="1573" w:type="dxa"/>
          </w:tcPr>
          <w:p w:rsidR="004959D4" w:rsidRPr="004935B4" w:rsidRDefault="004959D4" w:rsidP="00690C4A">
            <w:pPr>
              <w:jc w:val="center"/>
              <w:rPr>
                <w:rFonts w:ascii="Times New Roman" w:hAnsi="Times New Roman"/>
                <w:szCs w:val="21"/>
              </w:rPr>
            </w:pPr>
            <w:r>
              <w:rPr>
                <w:rFonts w:ascii="Times New Roman" w:hAnsi="Times New Roman" w:hint="eastAsia"/>
                <w:szCs w:val="21"/>
              </w:rPr>
              <w:t>42.75</w:t>
            </w:r>
          </w:p>
        </w:tc>
      </w:tr>
      <w:tr w:rsidR="00575513" w:rsidRPr="000B60BF" w:rsidTr="0037105F">
        <w:trPr>
          <w:trHeight w:val="754"/>
          <w:jc w:val="center"/>
        </w:trPr>
        <w:tc>
          <w:tcPr>
            <w:tcW w:w="802" w:type="dxa"/>
            <w:vMerge w:val="restart"/>
            <w:vAlign w:val="center"/>
          </w:tcPr>
          <w:p w:rsidR="00575513" w:rsidRPr="000B60BF" w:rsidRDefault="00575513" w:rsidP="00DF23C4">
            <w:pPr>
              <w:pStyle w:val="af1"/>
              <w:autoSpaceDE w:val="0"/>
              <w:spacing w:line="280" w:lineRule="exact"/>
              <w:ind w:firstLine="0"/>
              <w:rPr>
                <w:rFonts w:ascii="Times New Roman" w:eastAsia="宋体"/>
                <w:sz w:val="21"/>
                <w:szCs w:val="21"/>
              </w:rPr>
            </w:pPr>
            <w:r w:rsidRPr="000B60BF">
              <w:rPr>
                <w:rFonts w:ascii="Times New Roman" w:eastAsia="宋体"/>
                <w:sz w:val="21"/>
                <w:szCs w:val="21"/>
              </w:rPr>
              <w:t>环境评估</w:t>
            </w:r>
          </w:p>
        </w:tc>
        <w:tc>
          <w:tcPr>
            <w:tcW w:w="3741" w:type="dxa"/>
            <w:vAlign w:val="center"/>
          </w:tcPr>
          <w:p w:rsidR="00575513" w:rsidRPr="000B60BF" w:rsidRDefault="00575513"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间接环境效益</w:t>
            </w:r>
          </w:p>
        </w:tc>
        <w:tc>
          <w:tcPr>
            <w:tcW w:w="1667" w:type="dxa"/>
            <w:vAlign w:val="center"/>
          </w:tcPr>
          <w:p w:rsidR="00575513" w:rsidRPr="000B60BF" w:rsidRDefault="0037105F" w:rsidP="00DF23C4">
            <w:pPr>
              <w:autoSpaceDE w:val="0"/>
              <w:spacing w:line="280" w:lineRule="exact"/>
              <w:jc w:val="center"/>
              <w:textAlignment w:val="baseline"/>
              <w:rPr>
                <w:rFonts w:ascii="Times New Roman" w:hAnsi="Times New Roman"/>
                <w:color w:val="000000"/>
                <w:szCs w:val="21"/>
                <w:u w:color="000000"/>
              </w:rPr>
            </w:pPr>
            <w:r>
              <w:rPr>
                <w:rFonts w:ascii="Times New Roman" w:hAnsi="Times New Roman" w:hint="eastAsia"/>
              </w:rPr>
              <w:t>—</w:t>
            </w:r>
          </w:p>
        </w:tc>
        <w:tc>
          <w:tcPr>
            <w:tcW w:w="1573" w:type="dxa"/>
            <w:vAlign w:val="center"/>
          </w:tcPr>
          <w:p w:rsidR="00575513" w:rsidRPr="000B60BF" w:rsidRDefault="0037105F" w:rsidP="00DF23C4">
            <w:pPr>
              <w:autoSpaceDE w:val="0"/>
              <w:spacing w:line="280" w:lineRule="exact"/>
              <w:jc w:val="center"/>
              <w:textAlignment w:val="baseline"/>
              <w:rPr>
                <w:rFonts w:ascii="Times New Roman" w:hAnsi="Times New Roman"/>
              </w:rPr>
            </w:pPr>
            <w:r>
              <w:rPr>
                <w:rFonts w:ascii="Times New Roman" w:hAnsi="Times New Roman" w:hint="eastAsia"/>
              </w:rPr>
              <w:t>—</w:t>
            </w:r>
          </w:p>
        </w:tc>
        <w:tc>
          <w:tcPr>
            <w:tcW w:w="1573" w:type="dxa"/>
            <w:vAlign w:val="center"/>
          </w:tcPr>
          <w:p w:rsidR="00575513" w:rsidRPr="000B60BF" w:rsidRDefault="00575513"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减少污染风险</w:t>
            </w:r>
          </w:p>
        </w:tc>
      </w:tr>
      <w:tr w:rsidR="00575513" w:rsidRPr="000B60BF" w:rsidTr="0037105F">
        <w:trPr>
          <w:trHeight w:val="622"/>
          <w:jc w:val="center"/>
        </w:trPr>
        <w:tc>
          <w:tcPr>
            <w:tcW w:w="802" w:type="dxa"/>
            <w:vMerge/>
            <w:vAlign w:val="center"/>
          </w:tcPr>
          <w:p w:rsidR="00575513" w:rsidRPr="000B60BF" w:rsidRDefault="00575513" w:rsidP="00DF23C4">
            <w:pPr>
              <w:jc w:val="left"/>
              <w:rPr>
                <w:rFonts w:ascii="Times New Roman" w:hAnsi="Times New Roman"/>
                <w:color w:val="000000"/>
                <w:szCs w:val="21"/>
                <w:u w:color="000000"/>
              </w:rPr>
            </w:pPr>
          </w:p>
        </w:tc>
        <w:tc>
          <w:tcPr>
            <w:tcW w:w="3741" w:type="dxa"/>
            <w:vAlign w:val="center"/>
          </w:tcPr>
          <w:p w:rsidR="00575513" w:rsidRPr="000B60BF" w:rsidRDefault="00575513"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直接环境效益</w:t>
            </w:r>
          </w:p>
        </w:tc>
        <w:tc>
          <w:tcPr>
            <w:tcW w:w="1667" w:type="dxa"/>
            <w:vAlign w:val="center"/>
          </w:tcPr>
          <w:p w:rsidR="00575513" w:rsidRPr="0037105F" w:rsidRDefault="0037105F" w:rsidP="004F52ED">
            <w:pPr>
              <w:rPr>
                <w:rFonts w:ascii="Times New Roman" w:hAnsi="Times New Roman"/>
                <w:szCs w:val="21"/>
              </w:rPr>
            </w:pPr>
            <w:r w:rsidRPr="0037105F">
              <w:rPr>
                <w:rFonts w:ascii="Times New Roman" w:hAnsi="Times New Roman" w:hint="eastAsia"/>
                <w:szCs w:val="21"/>
              </w:rPr>
              <w:t>减少</w:t>
            </w:r>
            <w:r w:rsidRPr="0037105F">
              <w:rPr>
                <w:rFonts w:ascii="Times New Roman" w:hAnsi="Times New Roman" w:hint="eastAsia"/>
                <w:szCs w:val="21"/>
              </w:rPr>
              <w:t>SO</w:t>
            </w:r>
            <w:r w:rsidRPr="0037105F">
              <w:rPr>
                <w:rFonts w:ascii="Times New Roman" w:hAnsi="Times New Roman" w:hint="eastAsia"/>
                <w:szCs w:val="21"/>
                <w:vertAlign w:val="subscript"/>
              </w:rPr>
              <w:t>2</w:t>
            </w:r>
            <w:r w:rsidR="008C7395">
              <w:rPr>
                <w:rFonts w:ascii="Times New Roman" w:hAnsi="Times New Roman" w:hint="eastAsia"/>
                <w:szCs w:val="21"/>
              </w:rPr>
              <w:t>排放量</w:t>
            </w:r>
            <w:r w:rsidRPr="0037105F">
              <w:rPr>
                <w:rFonts w:ascii="Times New Roman" w:hAnsi="Times New Roman" w:hint="eastAsia"/>
                <w:szCs w:val="21"/>
              </w:rPr>
              <w:t>14.28t/a</w:t>
            </w:r>
            <w:r w:rsidR="008C7395">
              <w:rPr>
                <w:rFonts w:ascii="Times New Roman" w:hAnsi="Times New Roman" w:hint="eastAsia"/>
                <w:szCs w:val="21"/>
              </w:rPr>
              <w:t>，烟尘排放量</w:t>
            </w:r>
            <w:r w:rsidR="00941334">
              <w:rPr>
                <w:rFonts w:ascii="Times New Roman" w:hAnsi="Times New Roman" w:hint="eastAsia"/>
                <w:szCs w:val="21"/>
              </w:rPr>
              <w:t>0.1</w:t>
            </w:r>
            <w:r w:rsidRPr="0037105F">
              <w:rPr>
                <w:rFonts w:ascii="Times New Roman" w:hAnsi="Times New Roman" w:hint="eastAsia"/>
                <w:szCs w:val="21"/>
              </w:rPr>
              <w:t>68t/a</w:t>
            </w:r>
            <w:r w:rsidRPr="0037105F">
              <w:rPr>
                <w:rFonts w:ascii="Times New Roman" w:hAnsi="Times New Roman" w:hint="eastAsia"/>
                <w:szCs w:val="21"/>
              </w:rPr>
              <w:t>，</w:t>
            </w:r>
            <w:r w:rsidRPr="0037105F">
              <w:rPr>
                <w:rFonts w:ascii="Times New Roman" w:hAnsi="Times New Roman" w:hint="eastAsia"/>
                <w:szCs w:val="21"/>
              </w:rPr>
              <w:t>NO</w:t>
            </w:r>
            <w:r w:rsidRPr="0037105F">
              <w:rPr>
                <w:rFonts w:ascii="Times New Roman" w:hAnsi="Times New Roman" w:hint="eastAsia"/>
                <w:szCs w:val="21"/>
                <w:vertAlign w:val="subscript"/>
              </w:rPr>
              <w:t>x</w:t>
            </w:r>
            <w:r w:rsidR="008C7395">
              <w:rPr>
                <w:rFonts w:ascii="Times New Roman" w:hAnsi="Times New Roman" w:hint="eastAsia"/>
                <w:szCs w:val="21"/>
              </w:rPr>
              <w:t>排放量</w:t>
            </w:r>
            <w:r w:rsidRPr="0037105F">
              <w:rPr>
                <w:rFonts w:ascii="Times New Roman" w:hAnsi="Times New Roman" w:hint="eastAsia"/>
                <w:szCs w:val="21"/>
              </w:rPr>
              <w:t>2.058t/a</w:t>
            </w:r>
            <w:r w:rsidRPr="0037105F">
              <w:rPr>
                <w:rFonts w:ascii="Times New Roman" w:hAnsi="Times New Roman" w:hint="eastAsia"/>
                <w:szCs w:val="21"/>
              </w:rPr>
              <w:t>。</w:t>
            </w:r>
            <w:r w:rsidR="000930C6">
              <w:rPr>
                <w:rFonts w:ascii="Times New Roman" w:hAnsi="Times New Roman" w:hint="eastAsia"/>
                <w:szCs w:val="21"/>
              </w:rPr>
              <w:t>节约用水</w:t>
            </w:r>
            <w:r w:rsidR="000930C6">
              <w:rPr>
                <w:rFonts w:ascii="Times New Roman" w:hAnsi="Times New Roman" w:hint="eastAsia"/>
                <w:szCs w:val="21"/>
              </w:rPr>
              <w:t>3900t</w:t>
            </w:r>
            <w:r w:rsidR="000930C6">
              <w:rPr>
                <w:rFonts w:ascii="Times New Roman" w:hAnsi="Times New Roman" w:hint="eastAsia"/>
                <w:szCs w:val="21"/>
              </w:rPr>
              <w:t>。</w:t>
            </w:r>
          </w:p>
        </w:tc>
        <w:tc>
          <w:tcPr>
            <w:tcW w:w="1573" w:type="dxa"/>
            <w:vAlign w:val="center"/>
          </w:tcPr>
          <w:p w:rsidR="00575513" w:rsidRPr="0037105F" w:rsidRDefault="00774F8A" w:rsidP="004F52ED">
            <w:pPr>
              <w:jc w:val="center"/>
              <w:rPr>
                <w:rFonts w:ascii="Times New Roman" w:hAnsi="Times New Roman"/>
                <w:szCs w:val="21"/>
              </w:rPr>
            </w:pPr>
            <w:r w:rsidRPr="00774F8A">
              <w:rPr>
                <w:rFonts w:ascii="Times New Roman" w:hAnsi="Times New Roman" w:hint="eastAsia"/>
                <w:szCs w:val="21"/>
              </w:rPr>
              <w:t>减少</w:t>
            </w:r>
            <w:r w:rsidRPr="00774F8A">
              <w:rPr>
                <w:rFonts w:ascii="Times New Roman" w:hAnsi="Times New Roman" w:hint="eastAsia"/>
                <w:szCs w:val="21"/>
              </w:rPr>
              <w:t>SO</w:t>
            </w:r>
            <w:r w:rsidRPr="00774F8A">
              <w:rPr>
                <w:rFonts w:ascii="Times New Roman" w:hAnsi="Times New Roman" w:hint="eastAsia"/>
                <w:szCs w:val="21"/>
                <w:vertAlign w:val="subscript"/>
              </w:rPr>
              <w:t>2</w:t>
            </w:r>
            <w:r w:rsidRPr="00774F8A">
              <w:rPr>
                <w:rFonts w:ascii="Times New Roman" w:hAnsi="Times New Roman" w:hint="eastAsia"/>
                <w:szCs w:val="21"/>
              </w:rPr>
              <w:t>排放量为</w:t>
            </w:r>
            <w:r w:rsidRPr="00774F8A">
              <w:rPr>
                <w:rFonts w:ascii="Times New Roman" w:hAnsi="Times New Roman" w:hint="eastAsia"/>
                <w:szCs w:val="21"/>
              </w:rPr>
              <w:t>14.42t/a</w:t>
            </w:r>
            <w:r w:rsidRPr="00774F8A">
              <w:rPr>
                <w:rFonts w:ascii="Times New Roman" w:hAnsi="Times New Roman" w:hint="eastAsia"/>
                <w:szCs w:val="21"/>
              </w:rPr>
              <w:t>，</w:t>
            </w:r>
            <w:r w:rsidRPr="00774F8A">
              <w:rPr>
                <w:rFonts w:ascii="Times New Roman" w:hAnsi="Times New Roman" w:hint="eastAsia"/>
                <w:szCs w:val="21"/>
              </w:rPr>
              <w:t>NO</w:t>
            </w:r>
            <w:r w:rsidRPr="00774F8A">
              <w:rPr>
                <w:rFonts w:ascii="Times New Roman" w:hAnsi="Times New Roman" w:hint="eastAsia"/>
                <w:szCs w:val="21"/>
                <w:vertAlign w:val="subscript"/>
              </w:rPr>
              <w:t>x</w:t>
            </w:r>
            <w:r w:rsidRPr="00774F8A">
              <w:rPr>
                <w:rFonts w:ascii="Times New Roman" w:hAnsi="Times New Roman" w:hint="eastAsia"/>
                <w:szCs w:val="21"/>
              </w:rPr>
              <w:t>排放量为</w:t>
            </w:r>
            <w:r w:rsidRPr="00774F8A">
              <w:rPr>
                <w:rFonts w:ascii="Times New Roman" w:hAnsi="Times New Roman" w:hint="eastAsia"/>
                <w:szCs w:val="21"/>
              </w:rPr>
              <w:t>2.09t/a</w:t>
            </w:r>
            <w:r w:rsidRPr="00774F8A">
              <w:rPr>
                <w:rFonts w:ascii="Times New Roman" w:hAnsi="Times New Roman" w:hint="eastAsia"/>
                <w:szCs w:val="21"/>
              </w:rPr>
              <w:t>，烟尘排放量为</w:t>
            </w:r>
            <w:r w:rsidRPr="00774F8A">
              <w:rPr>
                <w:rFonts w:ascii="Times New Roman" w:hAnsi="Times New Roman" w:hint="eastAsia"/>
                <w:szCs w:val="21"/>
              </w:rPr>
              <w:t>1.46t/a</w:t>
            </w:r>
            <w:r w:rsidRPr="00774F8A">
              <w:rPr>
                <w:rFonts w:ascii="Times New Roman" w:hAnsi="Times New Roman" w:hint="eastAsia"/>
                <w:szCs w:val="21"/>
              </w:rPr>
              <w:t>。</w:t>
            </w:r>
          </w:p>
        </w:tc>
        <w:tc>
          <w:tcPr>
            <w:tcW w:w="1573" w:type="dxa"/>
            <w:vAlign w:val="center"/>
          </w:tcPr>
          <w:p w:rsidR="00575513" w:rsidRPr="0037105F" w:rsidRDefault="00575513" w:rsidP="00DF23C4">
            <w:pPr>
              <w:autoSpaceDE w:val="0"/>
              <w:spacing w:line="280" w:lineRule="exact"/>
              <w:jc w:val="center"/>
              <w:textAlignment w:val="baseline"/>
              <w:rPr>
                <w:rFonts w:ascii="Times New Roman" w:hAnsi="Times New Roman"/>
                <w:color w:val="000000"/>
                <w:szCs w:val="21"/>
                <w:u w:color="000000"/>
              </w:rPr>
            </w:pPr>
            <w:r w:rsidRPr="0037105F">
              <w:rPr>
                <w:rFonts w:ascii="Times New Roman" w:hAnsi="Times New Roman"/>
                <w:color w:val="000000"/>
                <w:szCs w:val="21"/>
                <w:u w:color="000000"/>
              </w:rPr>
              <w:t>——</w:t>
            </w:r>
          </w:p>
        </w:tc>
      </w:tr>
      <w:tr w:rsidR="00575513" w:rsidRPr="000B60BF" w:rsidTr="0037105F">
        <w:trPr>
          <w:trHeight w:val="450"/>
          <w:jc w:val="center"/>
        </w:trPr>
        <w:tc>
          <w:tcPr>
            <w:tcW w:w="802" w:type="dxa"/>
            <w:vAlign w:val="center"/>
          </w:tcPr>
          <w:p w:rsidR="00575513" w:rsidRPr="000B60BF" w:rsidRDefault="00575513" w:rsidP="00DF23C4">
            <w:pPr>
              <w:pStyle w:val="af1"/>
              <w:autoSpaceDE w:val="0"/>
              <w:spacing w:before="0" w:line="280" w:lineRule="exact"/>
              <w:ind w:firstLine="0"/>
              <w:rPr>
                <w:rFonts w:ascii="Times New Roman" w:eastAsia="宋体"/>
                <w:sz w:val="21"/>
                <w:szCs w:val="21"/>
              </w:rPr>
            </w:pPr>
            <w:r w:rsidRPr="000B60BF">
              <w:rPr>
                <w:rFonts w:ascii="Times New Roman" w:eastAsia="宋体"/>
                <w:sz w:val="21"/>
                <w:szCs w:val="21"/>
              </w:rPr>
              <w:t>总评</w:t>
            </w:r>
          </w:p>
        </w:tc>
        <w:tc>
          <w:tcPr>
            <w:tcW w:w="3741" w:type="dxa"/>
            <w:vAlign w:val="center"/>
          </w:tcPr>
          <w:p w:rsidR="00575513" w:rsidRPr="000B60BF" w:rsidRDefault="00575513"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总体可行性</w:t>
            </w:r>
          </w:p>
        </w:tc>
        <w:tc>
          <w:tcPr>
            <w:tcW w:w="1667" w:type="dxa"/>
            <w:vAlign w:val="center"/>
          </w:tcPr>
          <w:p w:rsidR="00575513" w:rsidRPr="000B60BF" w:rsidRDefault="00575513"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可行</w:t>
            </w:r>
          </w:p>
        </w:tc>
        <w:tc>
          <w:tcPr>
            <w:tcW w:w="1573" w:type="dxa"/>
            <w:vAlign w:val="center"/>
          </w:tcPr>
          <w:p w:rsidR="00575513" w:rsidRPr="000B60BF" w:rsidRDefault="0037105F" w:rsidP="00DF23C4">
            <w:pPr>
              <w:autoSpaceDE w:val="0"/>
              <w:spacing w:line="280" w:lineRule="exact"/>
              <w:jc w:val="center"/>
              <w:textAlignment w:val="baseline"/>
              <w:rPr>
                <w:rFonts w:ascii="Times New Roman" w:hAnsi="Times New Roman"/>
              </w:rPr>
            </w:pPr>
            <w:r>
              <w:rPr>
                <w:rFonts w:ascii="Times New Roman" w:hAnsi="Times New Roman" w:hint="eastAsia"/>
              </w:rPr>
              <w:t>可行</w:t>
            </w:r>
          </w:p>
        </w:tc>
        <w:tc>
          <w:tcPr>
            <w:tcW w:w="1573" w:type="dxa"/>
            <w:vAlign w:val="center"/>
          </w:tcPr>
          <w:p w:rsidR="00575513" w:rsidRPr="000B60BF" w:rsidRDefault="00575513" w:rsidP="00DF23C4">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可行</w:t>
            </w:r>
          </w:p>
        </w:tc>
      </w:tr>
    </w:tbl>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从表</w:t>
      </w:r>
      <w:r w:rsidRPr="000B60BF">
        <w:rPr>
          <w:rFonts w:ascii="Times New Roman" w:hAnsi="Times New Roman"/>
          <w:kern w:val="0"/>
          <w:sz w:val="28"/>
          <w:szCs w:val="28"/>
          <w:u w:color="000000"/>
        </w:rPr>
        <w:t>6.</w:t>
      </w:r>
      <w:r w:rsidR="0041085B">
        <w:rPr>
          <w:rFonts w:ascii="Times New Roman" w:hAnsi="Times New Roman" w:hint="eastAsia"/>
          <w:kern w:val="0"/>
          <w:sz w:val="28"/>
          <w:szCs w:val="28"/>
          <w:u w:color="000000"/>
        </w:rPr>
        <w:t>4</w:t>
      </w:r>
      <w:r w:rsidRPr="000B60BF">
        <w:rPr>
          <w:rFonts w:ascii="Times New Roman" w:hAnsi="Times New Roman"/>
          <w:kern w:val="0"/>
          <w:sz w:val="28"/>
          <w:szCs w:val="28"/>
          <w:u w:color="000000"/>
        </w:rPr>
        <w:t>-1</w:t>
      </w:r>
      <w:r w:rsidRPr="000B60BF">
        <w:rPr>
          <w:rFonts w:ascii="Times New Roman" w:hAnsi="Times New Roman"/>
          <w:kern w:val="0"/>
          <w:sz w:val="28"/>
          <w:szCs w:val="28"/>
          <w:u w:color="000000"/>
        </w:rPr>
        <w:t>可以得到如下结论：</w:t>
      </w:r>
    </w:p>
    <w:p w:rsidR="00DA6C0A" w:rsidRPr="000B60BF" w:rsidRDefault="00575513" w:rsidP="00DA6C0A">
      <w:pPr>
        <w:widowControl/>
        <w:spacing w:line="520" w:lineRule="exact"/>
        <w:ind w:firstLineChars="200" w:firstLine="560"/>
        <w:textAlignment w:val="baseline"/>
        <w:rPr>
          <w:rFonts w:ascii="Times New Roman" w:hAnsi="Times New Roman"/>
          <w:kern w:val="0"/>
          <w:sz w:val="28"/>
          <w:szCs w:val="28"/>
          <w:u w:color="000000"/>
        </w:rPr>
      </w:pPr>
      <w:r>
        <w:rPr>
          <w:rFonts w:ascii="Times New Roman" w:hAnsi="Times New Roman" w:hint="eastAsia"/>
          <w:kern w:val="0"/>
          <w:sz w:val="28"/>
          <w:szCs w:val="28"/>
          <w:u w:color="000000"/>
        </w:rPr>
        <w:t>3</w:t>
      </w:r>
      <w:r w:rsidR="00DA6C0A" w:rsidRPr="000B60BF">
        <w:rPr>
          <w:rFonts w:ascii="Times New Roman" w:hAnsi="Times New Roman"/>
          <w:kern w:val="0"/>
          <w:sz w:val="28"/>
          <w:szCs w:val="28"/>
          <w:u w:color="000000"/>
        </w:rPr>
        <w:t>个方案技术上都可行，实施难度一般。方案在技术、经济、环境上有明显的优势。</w:t>
      </w:r>
    </w:p>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根据上述评估的结论，结合企业的经营状况、外部环境管理要求以及所需解决的关键问题分析，经审核小组建议，企业领导研究决定，上述方</w:t>
      </w:r>
      <w:r w:rsidR="00575513">
        <w:rPr>
          <w:rFonts w:ascii="Times New Roman" w:hAnsi="Times New Roman" w:hint="eastAsia"/>
          <w:kern w:val="0"/>
          <w:sz w:val="28"/>
          <w:szCs w:val="28"/>
          <w:u w:color="000000"/>
        </w:rPr>
        <w:t>3</w:t>
      </w:r>
      <w:r w:rsidRPr="000B60BF">
        <w:rPr>
          <w:rFonts w:ascii="Times New Roman" w:hAnsi="Times New Roman"/>
          <w:kern w:val="0"/>
          <w:sz w:val="28"/>
          <w:szCs w:val="28"/>
          <w:u w:color="000000"/>
        </w:rPr>
        <w:t>个方案均作为可实施的推荐方案予以同步实施。</w:t>
      </w:r>
    </w:p>
    <w:p w:rsidR="00DA6C0A" w:rsidRPr="000B60BF" w:rsidRDefault="00DA6C0A" w:rsidP="00DA6C0A">
      <w:pPr>
        <w:pStyle w:val="2"/>
        <w:spacing w:line="520" w:lineRule="exact"/>
        <w:rPr>
          <w:rFonts w:ascii="Times New Roman" w:eastAsia="宋体" w:hAnsi="Times New Roman"/>
          <w:sz w:val="28"/>
          <w:szCs w:val="28"/>
        </w:rPr>
      </w:pPr>
      <w:bookmarkStart w:id="496" w:name="_Toc460932102"/>
      <w:bookmarkStart w:id="497" w:name="_Toc497203556"/>
      <w:r w:rsidRPr="000B60BF">
        <w:rPr>
          <w:rFonts w:ascii="Times New Roman" w:eastAsia="宋体" w:hAnsi="Times New Roman"/>
          <w:sz w:val="28"/>
          <w:szCs w:val="28"/>
        </w:rPr>
        <w:t>6.</w:t>
      </w:r>
      <w:r w:rsidR="00E4772F">
        <w:rPr>
          <w:rFonts w:ascii="Times New Roman" w:eastAsia="宋体" w:hAnsi="Times New Roman" w:hint="eastAsia"/>
          <w:sz w:val="28"/>
          <w:szCs w:val="28"/>
        </w:rPr>
        <w:t>5</w:t>
      </w:r>
      <w:r w:rsidRPr="000B60BF">
        <w:rPr>
          <w:rFonts w:ascii="Times New Roman" w:eastAsia="宋体" w:hAnsi="Times New Roman"/>
          <w:sz w:val="28"/>
          <w:szCs w:val="28"/>
        </w:rPr>
        <w:t xml:space="preserve"> </w:t>
      </w:r>
      <w:r w:rsidRPr="000B60BF">
        <w:rPr>
          <w:rFonts w:ascii="Times New Roman" w:eastAsia="宋体" w:hAnsi="Times New Roman"/>
          <w:sz w:val="28"/>
          <w:szCs w:val="28"/>
        </w:rPr>
        <w:t>评估小结</w:t>
      </w:r>
      <w:bookmarkEnd w:id="496"/>
      <w:bookmarkEnd w:id="497"/>
    </w:p>
    <w:p w:rsidR="00DA6C0A" w:rsidRPr="000B60BF" w:rsidRDefault="004031B5" w:rsidP="00DA6C0A">
      <w:pPr>
        <w:pStyle w:val="af1"/>
        <w:spacing w:line="520" w:lineRule="exact"/>
        <w:ind w:firstLineChars="200" w:firstLine="560"/>
        <w:jc w:val="both"/>
        <w:rPr>
          <w:rFonts w:ascii="Times New Roman" w:eastAsia="宋体"/>
          <w:szCs w:val="28"/>
        </w:rPr>
      </w:pPr>
      <w:r>
        <w:rPr>
          <w:rFonts w:ascii="Times New Roman" w:eastAsiaTheme="minorEastAsia"/>
        </w:rPr>
        <w:t>苏州市兴邦</w:t>
      </w:r>
      <w:r w:rsidR="0037105F" w:rsidRPr="0037105F">
        <w:rPr>
          <w:rFonts w:ascii="Times New Roman" w:eastAsiaTheme="minorEastAsia"/>
        </w:rPr>
        <w:t>化学建材有限公司</w:t>
      </w:r>
      <w:r w:rsidR="0037105F" w:rsidRPr="0037105F">
        <w:rPr>
          <w:rFonts w:ascii="Times New Roman" w:eastAsiaTheme="minorEastAsia"/>
        </w:rPr>
        <w:t>3</w:t>
      </w:r>
      <w:r w:rsidR="00DA6C0A" w:rsidRPr="000B60BF">
        <w:rPr>
          <w:rFonts w:ascii="Times New Roman" w:eastAsia="宋体"/>
        </w:rPr>
        <w:t>个中</w:t>
      </w:r>
      <w:r w:rsidR="00DA6C0A" w:rsidRPr="000B60BF">
        <w:rPr>
          <w:rFonts w:ascii="Times New Roman" w:eastAsia="宋体"/>
        </w:rPr>
        <w:t>/</w:t>
      </w:r>
      <w:r w:rsidR="00DA6C0A" w:rsidRPr="000B60BF">
        <w:rPr>
          <w:rFonts w:ascii="Times New Roman" w:eastAsia="宋体"/>
        </w:rPr>
        <w:t>高费方案已完成，</w:t>
      </w:r>
      <w:r w:rsidR="0037105F">
        <w:rPr>
          <w:rFonts w:ascii="Times New Roman" w:eastAsia="宋体" w:hint="eastAsia"/>
        </w:rPr>
        <w:t>3</w:t>
      </w:r>
      <w:r w:rsidR="00DA6C0A" w:rsidRPr="000B60BF">
        <w:rPr>
          <w:rFonts w:ascii="Times New Roman" w:eastAsia="宋体"/>
        </w:rPr>
        <w:t>个方案实施情况见表</w:t>
      </w:r>
      <w:r w:rsidR="00DA6C0A" w:rsidRPr="000B60BF">
        <w:rPr>
          <w:rFonts w:ascii="Times New Roman" w:eastAsia="宋体"/>
        </w:rPr>
        <w:t>6.5-1</w:t>
      </w:r>
      <w:r w:rsidR="00DA6C0A" w:rsidRPr="000B60BF">
        <w:rPr>
          <w:rFonts w:ascii="Times New Roman" w:eastAsia="宋体"/>
        </w:rPr>
        <w:t>。</w:t>
      </w:r>
    </w:p>
    <w:p w:rsidR="00822604" w:rsidRDefault="00822604" w:rsidP="00DA6C0A">
      <w:pPr>
        <w:spacing w:line="520" w:lineRule="exact"/>
        <w:ind w:firstLineChars="75" w:firstLine="181"/>
        <w:jc w:val="center"/>
        <w:rPr>
          <w:rFonts w:ascii="Times New Roman" w:hAnsi="Times New Roman"/>
          <w:b/>
          <w:bCs/>
          <w:sz w:val="24"/>
          <w:szCs w:val="24"/>
        </w:rPr>
      </w:pPr>
    </w:p>
    <w:p w:rsidR="00822604" w:rsidRDefault="00822604" w:rsidP="00DA6C0A">
      <w:pPr>
        <w:spacing w:line="520" w:lineRule="exact"/>
        <w:ind w:firstLineChars="75" w:firstLine="181"/>
        <w:jc w:val="center"/>
        <w:rPr>
          <w:rFonts w:ascii="Times New Roman" w:hAnsi="Times New Roman"/>
          <w:b/>
          <w:bCs/>
          <w:sz w:val="24"/>
          <w:szCs w:val="24"/>
        </w:rPr>
      </w:pPr>
    </w:p>
    <w:p w:rsidR="00DA6C0A" w:rsidRPr="000B60BF" w:rsidRDefault="00DA6C0A" w:rsidP="00DA6C0A">
      <w:pPr>
        <w:spacing w:line="520" w:lineRule="exact"/>
        <w:ind w:firstLineChars="75" w:firstLine="181"/>
        <w:jc w:val="center"/>
        <w:rPr>
          <w:rFonts w:ascii="Times New Roman" w:hAnsi="Times New Roman"/>
          <w:b/>
          <w:bCs/>
          <w:sz w:val="24"/>
          <w:szCs w:val="24"/>
        </w:rPr>
      </w:pPr>
      <w:r w:rsidRPr="000B60BF">
        <w:rPr>
          <w:rFonts w:ascii="Times New Roman" w:hAnsi="Times New Roman"/>
          <w:b/>
          <w:bCs/>
          <w:sz w:val="24"/>
          <w:szCs w:val="24"/>
        </w:rPr>
        <w:lastRenderedPageBreak/>
        <w:t>表</w:t>
      </w:r>
      <w:r w:rsidRPr="000B60BF">
        <w:rPr>
          <w:rFonts w:ascii="Times New Roman" w:hAnsi="Times New Roman"/>
          <w:b/>
          <w:bCs/>
          <w:sz w:val="24"/>
          <w:szCs w:val="24"/>
        </w:rPr>
        <w:t xml:space="preserve">6.5-1 </w:t>
      </w:r>
      <w:r w:rsidRPr="000B60BF">
        <w:rPr>
          <w:rFonts w:ascii="Times New Roman" w:hAnsi="Times New Roman"/>
          <w:b/>
          <w:bCs/>
          <w:sz w:val="24"/>
          <w:szCs w:val="24"/>
        </w:rPr>
        <w:t>可行的方案实施计划情况表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2244"/>
        <w:gridCol w:w="2530"/>
        <w:gridCol w:w="2291"/>
        <w:gridCol w:w="2291"/>
      </w:tblGrid>
      <w:tr w:rsidR="00C550BA" w:rsidRPr="000B60BF" w:rsidTr="00C550BA">
        <w:trPr>
          <w:trHeight w:val="190"/>
          <w:jc w:val="center"/>
        </w:trPr>
        <w:tc>
          <w:tcPr>
            <w:tcW w:w="2968" w:type="dxa"/>
            <w:vAlign w:val="center"/>
          </w:tcPr>
          <w:p w:rsidR="00C550BA" w:rsidRPr="000B60BF" w:rsidRDefault="00C550BA" w:rsidP="00DF23C4">
            <w:pPr>
              <w:pStyle w:val="af1"/>
              <w:spacing w:line="300" w:lineRule="exact"/>
              <w:ind w:firstLine="0"/>
              <w:rPr>
                <w:rFonts w:ascii="Times New Roman" w:eastAsia="宋体"/>
                <w:sz w:val="21"/>
                <w:szCs w:val="21"/>
              </w:rPr>
            </w:pPr>
            <w:r w:rsidRPr="000B60BF">
              <w:rPr>
                <w:rFonts w:ascii="Times New Roman" w:eastAsia="宋体"/>
                <w:sz w:val="21"/>
                <w:szCs w:val="21"/>
              </w:rPr>
              <w:t>类别</w:t>
            </w:r>
          </w:p>
        </w:tc>
        <w:tc>
          <w:tcPr>
            <w:tcW w:w="3357" w:type="dxa"/>
            <w:vAlign w:val="center"/>
          </w:tcPr>
          <w:p w:rsidR="00C550BA" w:rsidRPr="000B60BF" w:rsidRDefault="00C550BA" w:rsidP="008C7395">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F1</w:t>
            </w:r>
            <w:r w:rsidR="008C7395">
              <w:rPr>
                <w:rFonts w:ascii="Times New Roman" w:hAnsi="Times New Roman" w:hint="eastAsia"/>
              </w:rPr>
              <w:t>4</w:t>
            </w:r>
          </w:p>
        </w:tc>
        <w:tc>
          <w:tcPr>
            <w:tcW w:w="3031" w:type="dxa"/>
            <w:vAlign w:val="center"/>
          </w:tcPr>
          <w:p w:rsidR="00C550BA" w:rsidRPr="000B60BF" w:rsidRDefault="00C550BA" w:rsidP="008C7395">
            <w:pPr>
              <w:autoSpaceDE w:val="0"/>
              <w:spacing w:line="280" w:lineRule="exact"/>
              <w:jc w:val="center"/>
              <w:textAlignment w:val="baseline"/>
              <w:rPr>
                <w:rFonts w:ascii="Times New Roman" w:hAnsi="Times New Roman"/>
                <w:color w:val="000000"/>
                <w:szCs w:val="21"/>
                <w:u w:color="000000"/>
              </w:rPr>
            </w:pPr>
            <w:r w:rsidRPr="000B60BF">
              <w:rPr>
                <w:rFonts w:ascii="Times New Roman" w:hAnsi="Times New Roman"/>
              </w:rPr>
              <w:t>F1</w:t>
            </w:r>
            <w:r w:rsidR="008C7395">
              <w:rPr>
                <w:rFonts w:ascii="Times New Roman" w:hAnsi="Times New Roman" w:hint="eastAsia"/>
              </w:rPr>
              <w:t>5</w:t>
            </w:r>
          </w:p>
        </w:tc>
        <w:tc>
          <w:tcPr>
            <w:tcW w:w="3031" w:type="dxa"/>
          </w:tcPr>
          <w:p w:rsidR="00C550BA" w:rsidRPr="000B60BF" w:rsidRDefault="00C550BA" w:rsidP="008C7395">
            <w:pPr>
              <w:autoSpaceDE w:val="0"/>
              <w:spacing w:line="280" w:lineRule="exact"/>
              <w:jc w:val="center"/>
              <w:textAlignment w:val="baseline"/>
              <w:rPr>
                <w:rFonts w:ascii="Times New Roman" w:hAnsi="Times New Roman"/>
              </w:rPr>
            </w:pPr>
            <w:r w:rsidRPr="000B60BF">
              <w:rPr>
                <w:rFonts w:ascii="Times New Roman" w:hAnsi="Times New Roman"/>
              </w:rPr>
              <w:t>F1</w:t>
            </w:r>
            <w:r w:rsidR="008C7395">
              <w:rPr>
                <w:rFonts w:ascii="Times New Roman" w:hAnsi="Times New Roman" w:hint="eastAsia"/>
              </w:rPr>
              <w:t>6</w:t>
            </w:r>
          </w:p>
        </w:tc>
      </w:tr>
      <w:tr w:rsidR="00C550BA" w:rsidRPr="000B60BF" w:rsidTr="00C550BA">
        <w:trPr>
          <w:trHeight w:val="513"/>
          <w:jc w:val="center"/>
        </w:trPr>
        <w:tc>
          <w:tcPr>
            <w:tcW w:w="2968" w:type="dxa"/>
            <w:vAlign w:val="center"/>
          </w:tcPr>
          <w:p w:rsidR="00C550BA" w:rsidRPr="000B60BF" w:rsidRDefault="00C550BA" w:rsidP="00DF23C4">
            <w:pPr>
              <w:pStyle w:val="af1"/>
              <w:spacing w:line="300" w:lineRule="exact"/>
              <w:ind w:firstLine="0"/>
              <w:rPr>
                <w:rFonts w:ascii="Times New Roman" w:eastAsia="宋体"/>
                <w:sz w:val="21"/>
                <w:szCs w:val="21"/>
              </w:rPr>
            </w:pPr>
            <w:r w:rsidRPr="000B60BF">
              <w:rPr>
                <w:rFonts w:ascii="Times New Roman" w:eastAsia="宋体"/>
                <w:sz w:val="21"/>
                <w:szCs w:val="21"/>
              </w:rPr>
              <w:t>完成情况</w:t>
            </w:r>
          </w:p>
        </w:tc>
        <w:tc>
          <w:tcPr>
            <w:tcW w:w="3357" w:type="dxa"/>
            <w:vAlign w:val="center"/>
          </w:tcPr>
          <w:p w:rsidR="00C550BA" w:rsidRPr="000B60BF" w:rsidRDefault="00C550BA" w:rsidP="008C7395">
            <w:pPr>
              <w:pStyle w:val="af1"/>
              <w:spacing w:line="300" w:lineRule="exact"/>
              <w:ind w:firstLine="0"/>
              <w:rPr>
                <w:rFonts w:ascii="Times New Roman" w:eastAsia="宋体"/>
                <w:sz w:val="21"/>
                <w:szCs w:val="21"/>
              </w:rPr>
            </w:pPr>
            <w:r>
              <w:rPr>
                <w:rFonts w:ascii="Times New Roman" w:eastAsia="宋体"/>
                <w:sz w:val="21"/>
                <w:szCs w:val="21"/>
              </w:rPr>
              <w:t>2017</w:t>
            </w:r>
            <w:r w:rsidRPr="000B60BF">
              <w:rPr>
                <w:rFonts w:ascii="Times New Roman" w:eastAsia="宋体"/>
                <w:sz w:val="21"/>
                <w:szCs w:val="21"/>
              </w:rPr>
              <w:t>年</w:t>
            </w:r>
            <w:r>
              <w:rPr>
                <w:rFonts w:ascii="Times New Roman" w:eastAsia="宋体" w:hint="eastAsia"/>
                <w:sz w:val="21"/>
                <w:szCs w:val="21"/>
              </w:rPr>
              <w:t>1</w:t>
            </w:r>
            <w:r w:rsidR="008C7395">
              <w:rPr>
                <w:rFonts w:ascii="Times New Roman" w:eastAsia="宋体" w:hint="eastAsia"/>
                <w:sz w:val="21"/>
                <w:szCs w:val="21"/>
              </w:rPr>
              <w:t>2</w:t>
            </w:r>
            <w:r w:rsidRPr="000B60BF">
              <w:rPr>
                <w:rFonts w:ascii="Times New Roman" w:eastAsia="宋体"/>
                <w:sz w:val="21"/>
                <w:szCs w:val="21"/>
              </w:rPr>
              <w:t>月</w:t>
            </w:r>
          </w:p>
        </w:tc>
        <w:tc>
          <w:tcPr>
            <w:tcW w:w="3031" w:type="dxa"/>
            <w:vAlign w:val="center"/>
          </w:tcPr>
          <w:p w:rsidR="00C550BA" w:rsidRPr="000B60BF" w:rsidRDefault="00C550BA" w:rsidP="008C7395">
            <w:pPr>
              <w:pStyle w:val="af1"/>
              <w:spacing w:line="300" w:lineRule="exact"/>
              <w:ind w:firstLine="0"/>
              <w:rPr>
                <w:rFonts w:ascii="Times New Roman" w:eastAsia="宋体"/>
                <w:sz w:val="21"/>
                <w:szCs w:val="21"/>
              </w:rPr>
            </w:pPr>
            <w:r>
              <w:rPr>
                <w:rFonts w:ascii="Times New Roman" w:eastAsia="宋体"/>
                <w:sz w:val="21"/>
                <w:szCs w:val="21"/>
              </w:rPr>
              <w:t>2017</w:t>
            </w:r>
            <w:r w:rsidRPr="000B60BF">
              <w:rPr>
                <w:rFonts w:ascii="Times New Roman" w:eastAsia="宋体"/>
                <w:sz w:val="21"/>
                <w:szCs w:val="21"/>
              </w:rPr>
              <w:t>年</w:t>
            </w:r>
            <w:r>
              <w:rPr>
                <w:rFonts w:ascii="Times New Roman" w:eastAsia="宋体" w:hint="eastAsia"/>
                <w:sz w:val="21"/>
                <w:szCs w:val="21"/>
              </w:rPr>
              <w:t>1</w:t>
            </w:r>
            <w:r w:rsidR="008C7395">
              <w:rPr>
                <w:rFonts w:ascii="Times New Roman" w:eastAsia="宋体" w:hint="eastAsia"/>
                <w:sz w:val="21"/>
                <w:szCs w:val="21"/>
              </w:rPr>
              <w:t>2</w:t>
            </w:r>
            <w:r w:rsidRPr="000B60BF">
              <w:rPr>
                <w:rFonts w:ascii="Times New Roman" w:eastAsia="宋体"/>
                <w:sz w:val="21"/>
                <w:szCs w:val="21"/>
              </w:rPr>
              <w:t>月</w:t>
            </w:r>
          </w:p>
        </w:tc>
        <w:tc>
          <w:tcPr>
            <w:tcW w:w="3031" w:type="dxa"/>
          </w:tcPr>
          <w:p w:rsidR="00C550BA" w:rsidRDefault="00C550BA" w:rsidP="00DF23C4">
            <w:pPr>
              <w:pStyle w:val="af1"/>
              <w:spacing w:line="300" w:lineRule="exact"/>
              <w:ind w:firstLine="0"/>
              <w:rPr>
                <w:rFonts w:ascii="Times New Roman" w:eastAsia="宋体"/>
                <w:sz w:val="21"/>
                <w:szCs w:val="21"/>
              </w:rPr>
            </w:pPr>
            <w:r>
              <w:rPr>
                <w:rFonts w:ascii="Times New Roman" w:eastAsia="宋体"/>
                <w:sz w:val="21"/>
                <w:szCs w:val="21"/>
              </w:rPr>
              <w:t>2017</w:t>
            </w:r>
            <w:r w:rsidRPr="000B60BF">
              <w:rPr>
                <w:rFonts w:ascii="Times New Roman" w:eastAsia="宋体"/>
                <w:sz w:val="21"/>
                <w:szCs w:val="21"/>
              </w:rPr>
              <w:t>年</w:t>
            </w:r>
            <w:r>
              <w:rPr>
                <w:rFonts w:ascii="Times New Roman" w:eastAsia="宋体" w:hint="eastAsia"/>
                <w:sz w:val="21"/>
                <w:szCs w:val="21"/>
              </w:rPr>
              <w:t>10</w:t>
            </w:r>
            <w:r w:rsidRPr="000B60BF">
              <w:rPr>
                <w:rFonts w:ascii="Times New Roman" w:eastAsia="宋体"/>
                <w:sz w:val="21"/>
                <w:szCs w:val="21"/>
              </w:rPr>
              <w:t>月</w:t>
            </w:r>
          </w:p>
        </w:tc>
      </w:tr>
    </w:tbl>
    <w:p w:rsidR="00DA6C0A" w:rsidRPr="000B60BF" w:rsidRDefault="00DA6C0A" w:rsidP="00DA6C0A">
      <w:pPr>
        <w:spacing w:line="520" w:lineRule="exact"/>
        <w:ind w:firstLineChars="200" w:firstLine="560"/>
        <w:rPr>
          <w:rFonts w:ascii="Times New Roman" w:hAnsi="Times New Roman"/>
          <w:color w:val="000000"/>
          <w:sz w:val="28"/>
          <w:szCs w:val="28"/>
          <w:u w:color="000000"/>
        </w:rPr>
      </w:pPr>
      <w:r w:rsidRPr="000B60BF">
        <w:rPr>
          <w:rFonts w:ascii="Times New Roman" w:hAnsi="Times New Roman"/>
          <w:sz w:val="28"/>
          <w:szCs w:val="28"/>
        </w:rPr>
        <w:t>通过本轮审核，预计</w:t>
      </w:r>
      <w:r w:rsidR="00A57FF7">
        <w:rPr>
          <w:rFonts w:ascii="Times New Roman" w:hAnsi="Times New Roman" w:hint="eastAsia"/>
          <w:sz w:val="28"/>
          <w:szCs w:val="28"/>
        </w:rPr>
        <w:t>中高费方案</w:t>
      </w:r>
      <w:r w:rsidRPr="000B60BF">
        <w:rPr>
          <w:rFonts w:ascii="Times New Roman" w:hAnsi="Times New Roman"/>
          <w:sz w:val="28"/>
          <w:szCs w:val="28"/>
        </w:rPr>
        <w:t>总投入资金</w:t>
      </w:r>
      <w:r w:rsidR="00052B3C">
        <w:rPr>
          <w:rFonts w:ascii="Times New Roman" w:hAnsi="Times New Roman" w:hint="eastAsia"/>
          <w:sz w:val="28"/>
          <w:szCs w:val="28"/>
        </w:rPr>
        <w:t>1</w:t>
      </w:r>
      <w:r w:rsidR="00A57FF7">
        <w:rPr>
          <w:rFonts w:ascii="Times New Roman" w:hAnsi="Times New Roman" w:hint="eastAsia"/>
          <w:sz w:val="28"/>
          <w:szCs w:val="28"/>
        </w:rPr>
        <w:t>39</w:t>
      </w:r>
      <w:r w:rsidRPr="000B60BF">
        <w:rPr>
          <w:rFonts w:ascii="Times New Roman" w:hAnsi="Times New Roman"/>
          <w:sz w:val="28"/>
          <w:szCs w:val="28"/>
        </w:rPr>
        <w:t>万元，预计</w:t>
      </w:r>
      <w:r w:rsidR="00052B3C">
        <w:rPr>
          <w:rFonts w:ascii="Times New Roman" w:hAnsi="Times New Roman" w:hint="eastAsia"/>
          <w:sz w:val="28"/>
          <w:szCs w:val="28"/>
        </w:rPr>
        <w:t>企业</w:t>
      </w:r>
      <w:r w:rsidRPr="000B60BF">
        <w:rPr>
          <w:rFonts w:ascii="Times New Roman" w:hAnsi="Times New Roman"/>
          <w:sz w:val="28"/>
          <w:szCs w:val="28"/>
        </w:rPr>
        <w:t>产生经济效益</w:t>
      </w:r>
      <w:r w:rsidR="004959D4">
        <w:rPr>
          <w:rFonts w:ascii="Times New Roman" w:hAnsi="Times New Roman" w:hint="eastAsia"/>
          <w:sz w:val="28"/>
          <w:szCs w:val="28"/>
        </w:rPr>
        <w:t>29.92</w:t>
      </w:r>
      <w:r w:rsidRPr="000B60BF">
        <w:rPr>
          <w:rFonts w:ascii="Times New Roman" w:hAnsi="Times New Roman"/>
          <w:sz w:val="28"/>
          <w:szCs w:val="28"/>
        </w:rPr>
        <w:t>万元，生产过程的物耗、能耗指标有所下降，生产成本下降，预计通过本轮清洁生产方案的实施，企业的清洁生产水平将进一步提高。</w:t>
      </w:r>
    </w:p>
    <w:p w:rsidR="00DA6C0A" w:rsidRPr="000B60BF" w:rsidRDefault="00DA6C0A" w:rsidP="00DA6C0A">
      <w:pPr>
        <w:widowControl/>
        <w:jc w:val="left"/>
        <w:rPr>
          <w:rFonts w:ascii="Times New Roman" w:hAnsi="Times New Roman"/>
          <w:b/>
          <w:bCs/>
          <w:kern w:val="44"/>
          <w:sz w:val="32"/>
          <w:szCs w:val="32"/>
          <w:u w:color="000000"/>
        </w:rPr>
      </w:pPr>
      <w:bookmarkStart w:id="498" w:name="_Toc460932103"/>
      <w:r w:rsidRPr="000B60BF">
        <w:rPr>
          <w:rFonts w:ascii="Times New Roman" w:hAnsi="Times New Roman"/>
          <w:b/>
          <w:bCs/>
          <w:kern w:val="44"/>
          <w:sz w:val="32"/>
          <w:szCs w:val="32"/>
          <w:u w:color="000000"/>
        </w:rPr>
        <w:br w:type="page"/>
      </w:r>
    </w:p>
    <w:p w:rsidR="00DA6C0A" w:rsidRPr="000B60BF" w:rsidRDefault="00DA6C0A" w:rsidP="00DA6C0A">
      <w:pPr>
        <w:keepNext/>
        <w:keepLines/>
        <w:widowControl/>
        <w:spacing w:line="520" w:lineRule="exact"/>
        <w:textAlignment w:val="baseline"/>
        <w:outlineLvl w:val="0"/>
        <w:rPr>
          <w:rFonts w:ascii="Times New Roman" w:hAnsi="Times New Roman"/>
          <w:b/>
          <w:bCs/>
          <w:kern w:val="44"/>
          <w:sz w:val="32"/>
          <w:szCs w:val="32"/>
          <w:u w:color="000000"/>
        </w:rPr>
      </w:pPr>
      <w:bookmarkStart w:id="499" w:name="_Toc497203557"/>
      <w:r w:rsidRPr="000B60BF">
        <w:rPr>
          <w:rFonts w:ascii="Times New Roman" w:hAnsi="Times New Roman"/>
          <w:b/>
          <w:bCs/>
          <w:kern w:val="44"/>
          <w:sz w:val="32"/>
          <w:szCs w:val="32"/>
          <w:u w:color="000000"/>
        </w:rPr>
        <w:lastRenderedPageBreak/>
        <w:t xml:space="preserve">7 </w:t>
      </w:r>
      <w:r w:rsidRPr="000B60BF">
        <w:rPr>
          <w:rFonts w:ascii="Times New Roman" w:hAnsi="Times New Roman"/>
          <w:b/>
          <w:bCs/>
          <w:kern w:val="44"/>
          <w:sz w:val="32"/>
          <w:szCs w:val="32"/>
          <w:u w:color="000000"/>
        </w:rPr>
        <w:t>方案的实施</w:t>
      </w:r>
      <w:bookmarkEnd w:id="498"/>
      <w:bookmarkEnd w:id="499"/>
    </w:p>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通过可行中</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高费清洁生产方案的实施，可以使企业实现技术进步，取得明显的环境效益，同时获得经济效益。通过评估已实施清洁生产方案的阶段成果，激励促进企业持续清洁生产。本阶段工作重点为：总结已实施清洁生产方案的成果，筹划可行中</w:t>
      </w:r>
      <w:r w:rsidRPr="000B60BF">
        <w:rPr>
          <w:rFonts w:ascii="Times New Roman" w:hAnsi="Times New Roman"/>
          <w:kern w:val="0"/>
          <w:sz w:val="28"/>
          <w:szCs w:val="28"/>
          <w:u w:color="000000"/>
        </w:rPr>
        <w:t>/</w:t>
      </w:r>
      <w:r w:rsidRPr="000B60BF">
        <w:rPr>
          <w:rFonts w:ascii="Times New Roman" w:hAnsi="Times New Roman"/>
          <w:kern w:val="0"/>
          <w:sz w:val="28"/>
          <w:szCs w:val="28"/>
          <w:u w:color="000000"/>
        </w:rPr>
        <w:t>高费清洁生产方案的实施。</w:t>
      </w:r>
    </w:p>
    <w:p w:rsidR="00DA6C0A" w:rsidRPr="000B60BF" w:rsidRDefault="00DA6C0A" w:rsidP="00DA6C0A">
      <w:pPr>
        <w:keepNext/>
        <w:keepLines/>
        <w:widowControl/>
        <w:spacing w:line="520" w:lineRule="exact"/>
        <w:textAlignment w:val="baseline"/>
        <w:outlineLvl w:val="1"/>
        <w:rPr>
          <w:rFonts w:ascii="Times New Roman" w:hAnsi="Times New Roman"/>
          <w:b/>
          <w:bCs/>
          <w:kern w:val="0"/>
          <w:sz w:val="28"/>
          <w:szCs w:val="28"/>
          <w:u w:color="000000"/>
        </w:rPr>
      </w:pPr>
      <w:bookmarkStart w:id="500" w:name="_Toc460932104"/>
      <w:bookmarkStart w:id="501" w:name="_Toc497203558"/>
      <w:r w:rsidRPr="000B60BF">
        <w:rPr>
          <w:rFonts w:ascii="Times New Roman" w:hAnsi="Times New Roman"/>
          <w:b/>
          <w:bCs/>
          <w:kern w:val="0"/>
          <w:sz w:val="28"/>
          <w:szCs w:val="28"/>
          <w:u w:color="000000"/>
        </w:rPr>
        <w:t xml:space="preserve">7.1 </w:t>
      </w:r>
      <w:r w:rsidRPr="000B60BF">
        <w:rPr>
          <w:rFonts w:ascii="Times New Roman" w:hAnsi="Times New Roman"/>
          <w:b/>
          <w:bCs/>
          <w:kern w:val="0"/>
          <w:sz w:val="28"/>
          <w:szCs w:val="28"/>
          <w:u w:color="000000"/>
        </w:rPr>
        <w:t>方案实施情况简述</w:t>
      </w:r>
      <w:bookmarkEnd w:id="500"/>
      <w:bookmarkEnd w:id="501"/>
    </w:p>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为了将已确定的可行性方案尽快组织实施，确保可行性方案的实施进度，公司从人力、物力上予以保证，清洁生产审核小组进行监督，使可行性方案的实施得到了落实，尽快发挥了效益。</w:t>
      </w:r>
    </w:p>
    <w:p w:rsidR="00DA6C0A" w:rsidRPr="000B60BF" w:rsidRDefault="00DA6C0A" w:rsidP="00DA6C0A">
      <w:pPr>
        <w:keepNext/>
        <w:keepLines/>
        <w:spacing w:line="500" w:lineRule="exact"/>
        <w:outlineLvl w:val="2"/>
        <w:rPr>
          <w:rFonts w:ascii="Times New Roman" w:hAnsi="Times New Roman"/>
          <w:b/>
          <w:bCs/>
          <w:sz w:val="28"/>
          <w:szCs w:val="28"/>
        </w:rPr>
      </w:pPr>
      <w:bookmarkStart w:id="502" w:name="_Toc460932105"/>
      <w:bookmarkStart w:id="503" w:name="_Toc497203559"/>
      <w:r w:rsidRPr="000B60BF">
        <w:rPr>
          <w:rFonts w:ascii="Times New Roman" w:hAnsi="Times New Roman"/>
          <w:b/>
          <w:bCs/>
          <w:sz w:val="28"/>
          <w:szCs w:val="28"/>
        </w:rPr>
        <w:t xml:space="preserve">7.1.1 </w:t>
      </w:r>
      <w:r w:rsidRPr="000B60BF">
        <w:rPr>
          <w:rFonts w:ascii="Times New Roman" w:hAnsi="Times New Roman"/>
          <w:b/>
          <w:bCs/>
          <w:sz w:val="28"/>
          <w:szCs w:val="28"/>
        </w:rPr>
        <w:t>方案实施计划</w:t>
      </w:r>
      <w:bookmarkEnd w:id="502"/>
      <w:bookmarkEnd w:id="503"/>
    </w:p>
    <w:p w:rsidR="00DA6C0A" w:rsidRPr="000B60BF" w:rsidRDefault="00DA6C0A" w:rsidP="00DA6C0A">
      <w:pPr>
        <w:spacing w:line="500" w:lineRule="exact"/>
        <w:ind w:firstLineChars="75" w:firstLine="181"/>
        <w:jc w:val="center"/>
        <w:rPr>
          <w:rFonts w:ascii="Times New Roman" w:hAnsi="Times New Roman"/>
          <w:b/>
          <w:bCs/>
          <w:sz w:val="24"/>
        </w:rPr>
      </w:pPr>
      <w:bookmarkStart w:id="504" w:name="_Toc460932106"/>
      <w:r w:rsidRPr="000B60BF">
        <w:rPr>
          <w:rFonts w:ascii="Times New Roman" w:hAnsi="Times New Roman"/>
          <w:b/>
          <w:bCs/>
          <w:sz w:val="24"/>
        </w:rPr>
        <w:t>表</w:t>
      </w:r>
      <w:r w:rsidRPr="000B60BF">
        <w:rPr>
          <w:rFonts w:ascii="Times New Roman" w:hAnsi="Times New Roman"/>
          <w:b/>
          <w:bCs/>
          <w:sz w:val="24"/>
        </w:rPr>
        <w:t xml:space="preserve">7.1-1  </w:t>
      </w:r>
      <w:r w:rsidRPr="000B60BF">
        <w:rPr>
          <w:rFonts w:ascii="Times New Roman" w:hAnsi="Times New Roman"/>
          <w:b/>
          <w:bCs/>
          <w:sz w:val="24"/>
        </w:rPr>
        <w:t>方案</w:t>
      </w:r>
      <w:r w:rsidRPr="000B60BF">
        <w:rPr>
          <w:rFonts w:ascii="Times New Roman" w:hAnsi="Times New Roman"/>
          <w:b/>
          <w:bCs/>
          <w:sz w:val="24"/>
        </w:rPr>
        <w:t>F1</w:t>
      </w:r>
      <w:r w:rsidR="008C7395">
        <w:rPr>
          <w:rFonts w:ascii="Times New Roman" w:hAnsi="Times New Roman" w:hint="eastAsia"/>
          <w:b/>
          <w:bCs/>
          <w:sz w:val="24"/>
        </w:rPr>
        <w:t>4</w:t>
      </w:r>
      <w:r w:rsidRPr="000B60BF">
        <w:rPr>
          <w:rFonts w:ascii="Times New Roman" w:hAnsi="Times New Roman"/>
          <w:b/>
          <w:bCs/>
          <w:sz w:val="24"/>
        </w:rPr>
        <w:t>实施计划进度表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2646"/>
        <w:gridCol w:w="1176"/>
        <w:gridCol w:w="1383"/>
        <w:gridCol w:w="1383"/>
        <w:gridCol w:w="1384"/>
        <w:gridCol w:w="1384"/>
      </w:tblGrid>
      <w:tr w:rsidR="008C7395" w:rsidRPr="000B60BF" w:rsidTr="008C7395">
        <w:trPr>
          <w:trHeight w:val="397"/>
          <w:jc w:val="center"/>
        </w:trPr>
        <w:tc>
          <w:tcPr>
            <w:tcW w:w="3136" w:type="dxa"/>
            <w:vMerge w:val="restart"/>
            <w:vAlign w:val="center"/>
            <w:hideMark/>
          </w:tcPr>
          <w:p w:rsidR="008C7395" w:rsidRPr="000B60BF" w:rsidRDefault="008C7395" w:rsidP="00DF23C4">
            <w:pPr>
              <w:widowControl/>
              <w:jc w:val="center"/>
              <w:rPr>
                <w:rFonts w:ascii="Times New Roman" w:hAnsi="Times New Roman"/>
                <w:szCs w:val="21"/>
              </w:rPr>
            </w:pPr>
            <w:r w:rsidRPr="000B60BF">
              <w:rPr>
                <w:rFonts w:ascii="Times New Roman" w:hAnsi="Times New Roman"/>
              </w:rPr>
              <w:t>内容</w:t>
            </w:r>
          </w:p>
        </w:tc>
        <w:tc>
          <w:tcPr>
            <w:tcW w:w="7838" w:type="dxa"/>
            <w:gridSpan w:val="5"/>
            <w:vAlign w:val="center"/>
            <w:hideMark/>
          </w:tcPr>
          <w:p w:rsidR="008C7395" w:rsidRDefault="008C7395" w:rsidP="00DF23C4">
            <w:pPr>
              <w:widowControl/>
              <w:jc w:val="center"/>
              <w:rPr>
                <w:rFonts w:ascii="Times New Roman" w:hAnsi="Times New Roman"/>
              </w:rPr>
            </w:pPr>
            <w:r>
              <w:rPr>
                <w:rFonts w:ascii="Times New Roman" w:hAnsi="Times New Roman"/>
              </w:rPr>
              <w:t>2017</w:t>
            </w:r>
            <w:r w:rsidRPr="000B60BF">
              <w:rPr>
                <w:rFonts w:ascii="Times New Roman" w:hAnsi="Times New Roman"/>
              </w:rPr>
              <w:t>年</w:t>
            </w:r>
          </w:p>
        </w:tc>
      </w:tr>
      <w:tr w:rsidR="008C7395" w:rsidRPr="000B60BF" w:rsidTr="008C7395">
        <w:trPr>
          <w:trHeight w:val="397"/>
          <w:jc w:val="center"/>
        </w:trPr>
        <w:tc>
          <w:tcPr>
            <w:tcW w:w="3136" w:type="dxa"/>
            <w:vMerge/>
            <w:vAlign w:val="center"/>
            <w:hideMark/>
          </w:tcPr>
          <w:p w:rsidR="008C7395" w:rsidRPr="000B60BF" w:rsidRDefault="008C7395" w:rsidP="00DF23C4">
            <w:pPr>
              <w:widowControl/>
              <w:jc w:val="left"/>
              <w:rPr>
                <w:rFonts w:ascii="Times New Roman" w:hAnsi="Times New Roman"/>
                <w:szCs w:val="21"/>
              </w:rPr>
            </w:pPr>
          </w:p>
        </w:tc>
        <w:tc>
          <w:tcPr>
            <w:tcW w:w="1368" w:type="dxa"/>
            <w:vAlign w:val="center"/>
            <w:hideMark/>
          </w:tcPr>
          <w:p w:rsidR="008C7395" w:rsidRPr="000B60BF" w:rsidRDefault="008C7395" w:rsidP="00DF23C4">
            <w:pPr>
              <w:jc w:val="center"/>
              <w:rPr>
                <w:rFonts w:ascii="Times New Roman" w:hAnsi="Times New Roman"/>
                <w:szCs w:val="21"/>
              </w:rPr>
            </w:pPr>
            <w:r w:rsidRPr="000B60BF">
              <w:rPr>
                <w:rFonts w:ascii="Times New Roman" w:hAnsi="Times New Roman"/>
              </w:rPr>
              <w:t>8</w:t>
            </w:r>
            <w:r w:rsidRPr="000B60BF">
              <w:rPr>
                <w:rFonts w:ascii="Times New Roman" w:hAnsi="Times New Roman"/>
              </w:rPr>
              <w:t>月</w:t>
            </w:r>
          </w:p>
        </w:tc>
        <w:tc>
          <w:tcPr>
            <w:tcW w:w="1617" w:type="dxa"/>
            <w:vAlign w:val="center"/>
            <w:hideMark/>
          </w:tcPr>
          <w:p w:rsidR="008C7395" w:rsidRPr="000B60BF" w:rsidRDefault="008C7395" w:rsidP="00DF23C4">
            <w:pPr>
              <w:jc w:val="center"/>
              <w:rPr>
                <w:rFonts w:ascii="Times New Roman" w:hAnsi="Times New Roman"/>
                <w:szCs w:val="21"/>
              </w:rPr>
            </w:pPr>
            <w:r w:rsidRPr="000B60BF">
              <w:rPr>
                <w:rFonts w:ascii="Times New Roman" w:hAnsi="Times New Roman"/>
              </w:rPr>
              <w:t>9</w:t>
            </w:r>
            <w:r w:rsidRPr="000B60BF">
              <w:rPr>
                <w:rFonts w:ascii="Times New Roman" w:hAnsi="Times New Roman"/>
              </w:rPr>
              <w:t>月</w:t>
            </w:r>
          </w:p>
        </w:tc>
        <w:tc>
          <w:tcPr>
            <w:tcW w:w="1617" w:type="dxa"/>
            <w:vAlign w:val="center"/>
            <w:hideMark/>
          </w:tcPr>
          <w:p w:rsidR="008C7395" w:rsidRPr="000B60BF" w:rsidRDefault="008C7395" w:rsidP="00DF23C4">
            <w:pPr>
              <w:jc w:val="center"/>
              <w:rPr>
                <w:rFonts w:ascii="Times New Roman" w:hAnsi="Times New Roman"/>
                <w:szCs w:val="21"/>
              </w:rPr>
            </w:pPr>
            <w:r w:rsidRPr="000B60BF">
              <w:rPr>
                <w:rFonts w:ascii="Times New Roman" w:hAnsi="Times New Roman"/>
              </w:rPr>
              <w:t>10</w:t>
            </w:r>
            <w:r w:rsidRPr="000B60BF">
              <w:rPr>
                <w:rFonts w:ascii="Times New Roman" w:hAnsi="Times New Roman"/>
              </w:rPr>
              <w:t>月</w:t>
            </w:r>
          </w:p>
        </w:tc>
        <w:tc>
          <w:tcPr>
            <w:tcW w:w="1618" w:type="dxa"/>
            <w:vAlign w:val="center"/>
            <w:hideMark/>
          </w:tcPr>
          <w:p w:rsidR="008C7395" w:rsidRPr="000B60BF" w:rsidRDefault="008C7395" w:rsidP="00DF23C4">
            <w:pPr>
              <w:jc w:val="center"/>
              <w:rPr>
                <w:rFonts w:ascii="Times New Roman" w:hAnsi="Times New Roman"/>
                <w:szCs w:val="21"/>
              </w:rPr>
            </w:pPr>
            <w:r w:rsidRPr="000B60BF">
              <w:rPr>
                <w:rFonts w:ascii="Times New Roman" w:hAnsi="Times New Roman"/>
              </w:rPr>
              <w:t>11</w:t>
            </w:r>
            <w:r>
              <w:rPr>
                <w:rFonts w:ascii="Times New Roman" w:hAnsi="Times New Roman"/>
              </w:rPr>
              <w:t>月</w:t>
            </w:r>
          </w:p>
        </w:tc>
        <w:tc>
          <w:tcPr>
            <w:tcW w:w="1618" w:type="dxa"/>
            <w:vAlign w:val="center"/>
          </w:tcPr>
          <w:p w:rsidR="008C7395" w:rsidRPr="000B60BF" w:rsidRDefault="008C7395" w:rsidP="00DF23C4">
            <w:pPr>
              <w:jc w:val="center"/>
              <w:rPr>
                <w:rFonts w:ascii="Times New Roman" w:hAnsi="Times New Roman"/>
              </w:rPr>
            </w:pPr>
            <w:r>
              <w:rPr>
                <w:rFonts w:ascii="Times New Roman" w:hAnsi="Times New Roman" w:hint="eastAsia"/>
              </w:rPr>
              <w:t>12</w:t>
            </w:r>
            <w:r>
              <w:rPr>
                <w:rFonts w:ascii="Times New Roman" w:hAnsi="Times New Roman" w:hint="eastAsia"/>
              </w:rPr>
              <w:t>月</w:t>
            </w:r>
          </w:p>
        </w:tc>
      </w:tr>
      <w:tr w:rsidR="008C7395" w:rsidRPr="000B60BF" w:rsidTr="008C7395">
        <w:trPr>
          <w:trHeight w:val="397"/>
          <w:jc w:val="center"/>
        </w:trPr>
        <w:tc>
          <w:tcPr>
            <w:tcW w:w="3136" w:type="dxa"/>
            <w:vAlign w:val="center"/>
            <w:hideMark/>
          </w:tcPr>
          <w:p w:rsidR="008C7395" w:rsidRPr="000B60BF" w:rsidRDefault="008C7395" w:rsidP="00DF23C4">
            <w:pPr>
              <w:widowControl/>
              <w:jc w:val="center"/>
              <w:rPr>
                <w:rFonts w:ascii="Times New Roman" w:hAnsi="Times New Roman"/>
                <w:szCs w:val="21"/>
              </w:rPr>
            </w:pPr>
            <w:r w:rsidRPr="000B60BF">
              <w:rPr>
                <w:rFonts w:ascii="Times New Roman" w:hAnsi="Times New Roman"/>
              </w:rPr>
              <w:t>前期可行性研究</w:t>
            </w:r>
          </w:p>
        </w:tc>
        <w:tc>
          <w:tcPr>
            <w:tcW w:w="1368" w:type="dxa"/>
            <w:vAlign w:val="center"/>
            <w:hideMark/>
          </w:tcPr>
          <w:p w:rsidR="008C7395" w:rsidRPr="000B60BF" w:rsidRDefault="008C7395" w:rsidP="00DF23C4">
            <w:pPr>
              <w:jc w:val="center"/>
              <w:rPr>
                <w:rFonts w:ascii="Times New Roman" w:hAnsi="Times New Roman"/>
                <w:szCs w:val="21"/>
              </w:rPr>
            </w:pPr>
            <w:r w:rsidRPr="000B60BF">
              <w:rPr>
                <w:rFonts w:ascii="Times New Roman" w:hAnsi="Times New Roman"/>
              </w:rPr>
              <w:t>——</w:t>
            </w:r>
          </w:p>
        </w:tc>
        <w:tc>
          <w:tcPr>
            <w:tcW w:w="1617" w:type="dxa"/>
            <w:vAlign w:val="center"/>
          </w:tcPr>
          <w:p w:rsidR="008C7395" w:rsidRPr="000B60BF" w:rsidRDefault="008C7395" w:rsidP="00DF23C4">
            <w:pPr>
              <w:jc w:val="center"/>
              <w:rPr>
                <w:rFonts w:ascii="Times New Roman" w:hAnsi="Times New Roman"/>
                <w:szCs w:val="21"/>
              </w:rPr>
            </w:pPr>
          </w:p>
        </w:tc>
        <w:tc>
          <w:tcPr>
            <w:tcW w:w="1617" w:type="dxa"/>
            <w:vAlign w:val="center"/>
          </w:tcPr>
          <w:p w:rsidR="008C7395" w:rsidRPr="000B60BF" w:rsidRDefault="008C7395" w:rsidP="00DF23C4">
            <w:pPr>
              <w:jc w:val="center"/>
              <w:rPr>
                <w:rFonts w:ascii="Times New Roman" w:hAnsi="Times New Roman"/>
                <w:szCs w:val="21"/>
              </w:rPr>
            </w:pPr>
          </w:p>
        </w:tc>
        <w:tc>
          <w:tcPr>
            <w:tcW w:w="1618" w:type="dxa"/>
            <w:vAlign w:val="center"/>
          </w:tcPr>
          <w:p w:rsidR="008C7395" w:rsidRPr="000B60BF" w:rsidRDefault="008C7395" w:rsidP="00DF23C4">
            <w:pPr>
              <w:jc w:val="center"/>
              <w:rPr>
                <w:rFonts w:ascii="Times New Roman" w:hAnsi="Times New Roman"/>
                <w:szCs w:val="21"/>
              </w:rPr>
            </w:pPr>
          </w:p>
        </w:tc>
        <w:tc>
          <w:tcPr>
            <w:tcW w:w="1618" w:type="dxa"/>
            <w:vAlign w:val="center"/>
          </w:tcPr>
          <w:p w:rsidR="008C7395" w:rsidRPr="000B60BF" w:rsidRDefault="008C7395" w:rsidP="00DF23C4">
            <w:pPr>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DF23C4">
            <w:pPr>
              <w:widowControl/>
              <w:jc w:val="center"/>
              <w:rPr>
                <w:rFonts w:ascii="Times New Roman" w:hAnsi="Times New Roman"/>
                <w:kern w:val="0"/>
                <w:szCs w:val="21"/>
              </w:rPr>
            </w:pPr>
            <w:r w:rsidRPr="000B60BF">
              <w:rPr>
                <w:rFonts w:ascii="Times New Roman" w:hAnsi="Times New Roman"/>
                <w:kern w:val="0"/>
              </w:rPr>
              <w:t>设备考察</w:t>
            </w:r>
          </w:p>
        </w:tc>
        <w:tc>
          <w:tcPr>
            <w:tcW w:w="1368" w:type="dxa"/>
            <w:vAlign w:val="center"/>
          </w:tcPr>
          <w:p w:rsidR="008C7395" w:rsidRPr="000B60BF" w:rsidRDefault="008C7395" w:rsidP="00DF23C4">
            <w:pPr>
              <w:jc w:val="center"/>
              <w:rPr>
                <w:rFonts w:ascii="Times New Roman" w:hAnsi="Times New Roman"/>
                <w:szCs w:val="21"/>
              </w:rPr>
            </w:pPr>
          </w:p>
        </w:tc>
        <w:tc>
          <w:tcPr>
            <w:tcW w:w="1617" w:type="dxa"/>
            <w:vAlign w:val="center"/>
            <w:hideMark/>
          </w:tcPr>
          <w:p w:rsidR="008C7395" w:rsidRPr="000B60BF" w:rsidRDefault="008C7395" w:rsidP="00DF23C4">
            <w:pPr>
              <w:jc w:val="center"/>
              <w:rPr>
                <w:rFonts w:ascii="Times New Roman" w:hAnsi="Times New Roman"/>
                <w:szCs w:val="21"/>
              </w:rPr>
            </w:pPr>
            <w:r w:rsidRPr="000B60BF">
              <w:rPr>
                <w:rFonts w:ascii="Times New Roman" w:hAnsi="Times New Roman"/>
              </w:rPr>
              <w:t>——</w:t>
            </w:r>
          </w:p>
        </w:tc>
        <w:tc>
          <w:tcPr>
            <w:tcW w:w="1617" w:type="dxa"/>
            <w:vAlign w:val="center"/>
          </w:tcPr>
          <w:p w:rsidR="008C7395" w:rsidRPr="000B60BF" w:rsidRDefault="008C7395" w:rsidP="00DF23C4">
            <w:pPr>
              <w:widowControl/>
              <w:jc w:val="center"/>
              <w:rPr>
                <w:rFonts w:ascii="Times New Roman" w:hAnsi="Times New Roman"/>
                <w:szCs w:val="21"/>
              </w:rPr>
            </w:pPr>
          </w:p>
        </w:tc>
        <w:tc>
          <w:tcPr>
            <w:tcW w:w="1618" w:type="dxa"/>
            <w:vAlign w:val="center"/>
          </w:tcPr>
          <w:p w:rsidR="008C7395" w:rsidRPr="000B60BF" w:rsidRDefault="008C7395" w:rsidP="00DF23C4">
            <w:pPr>
              <w:widowControl/>
              <w:jc w:val="center"/>
              <w:rPr>
                <w:rFonts w:ascii="Times New Roman" w:hAnsi="Times New Roman"/>
                <w:szCs w:val="21"/>
              </w:rPr>
            </w:pPr>
          </w:p>
        </w:tc>
        <w:tc>
          <w:tcPr>
            <w:tcW w:w="1618" w:type="dxa"/>
            <w:vAlign w:val="center"/>
          </w:tcPr>
          <w:p w:rsidR="008C7395" w:rsidRPr="000B60BF" w:rsidRDefault="008C7395" w:rsidP="00DF23C4">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DF23C4">
            <w:pPr>
              <w:widowControl/>
              <w:jc w:val="center"/>
              <w:rPr>
                <w:rFonts w:ascii="Times New Roman" w:hAnsi="Times New Roman"/>
                <w:kern w:val="0"/>
                <w:szCs w:val="21"/>
              </w:rPr>
            </w:pPr>
            <w:r w:rsidRPr="000B60BF">
              <w:rPr>
                <w:rFonts w:ascii="Times New Roman" w:hAnsi="Times New Roman"/>
                <w:kern w:val="0"/>
              </w:rPr>
              <w:t>设备安装</w:t>
            </w:r>
          </w:p>
        </w:tc>
        <w:tc>
          <w:tcPr>
            <w:tcW w:w="1368" w:type="dxa"/>
            <w:vAlign w:val="center"/>
          </w:tcPr>
          <w:p w:rsidR="008C7395" w:rsidRPr="000B60BF" w:rsidRDefault="008C7395" w:rsidP="00DF23C4">
            <w:pPr>
              <w:jc w:val="center"/>
              <w:rPr>
                <w:rFonts w:ascii="Times New Roman" w:hAnsi="Times New Roman"/>
                <w:szCs w:val="21"/>
              </w:rPr>
            </w:pPr>
          </w:p>
        </w:tc>
        <w:tc>
          <w:tcPr>
            <w:tcW w:w="1617" w:type="dxa"/>
            <w:vAlign w:val="center"/>
          </w:tcPr>
          <w:p w:rsidR="008C7395" w:rsidRPr="000B60BF" w:rsidRDefault="008C7395" w:rsidP="00DF23C4">
            <w:pPr>
              <w:jc w:val="center"/>
              <w:rPr>
                <w:rFonts w:ascii="Times New Roman" w:hAnsi="Times New Roman"/>
                <w:szCs w:val="21"/>
              </w:rPr>
            </w:pPr>
          </w:p>
        </w:tc>
        <w:tc>
          <w:tcPr>
            <w:tcW w:w="1617" w:type="dxa"/>
            <w:vAlign w:val="center"/>
            <w:hideMark/>
          </w:tcPr>
          <w:p w:rsidR="008C7395" w:rsidRPr="000B60BF" w:rsidRDefault="008C7395" w:rsidP="00DF23C4">
            <w:pPr>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DF23C4">
            <w:pPr>
              <w:jc w:val="center"/>
              <w:rPr>
                <w:rFonts w:ascii="Times New Roman" w:hAnsi="Times New Roman"/>
                <w:szCs w:val="21"/>
              </w:rPr>
            </w:pPr>
          </w:p>
        </w:tc>
        <w:tc>
          <w:tcPr>
            <w:tcW w:w="1618" w:type="dxa"/>
            <w:vAlign w:val="center"/>
          </w:tcPr>
          <w:p w:rsidR="008C7395" w:rsidRPr="000B60BF" w:rsidRDefault="008C7395" w:rsidP="00DF23C4">
            <w:pPr>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DF23C4">
            <w:pPr>
              <w:widowControl/>
              <w:jc w:val="center"/>
              <w:rPr>
                <w:rFonts w:ascii="Times New Roman" w:hAnsi="Times New Roman"/>
                <w:kern w:val="0"/>
                <w:szCs w:val="21"/>
              </w:rPr>
            </w:pPr>
            <w:r w:rsidRPr="000B60BF">
              <w:rPr>
                <w:rFonts w:ascii="Times New Roman" w:hAnsi="Times New Roman"/>
                <w:kern w:val="0"/>
              </w:rPr>
              <w:t>人员培训</w:t>
            </w:r>
          </w:p>
        </w:tc>
        <w:tc>
          <w:tcPr>
            <w:tcW w:w="1368" w:type="dxa"/>
            <w:vAlign w:val="center"/>
          </w:tcPr>
          <w:p w:rsidR="008C7395" w:rsidRPr="000B60BF" w:rsidRDefault="008C7395" w:rsidP="00DF23C4">
            <w:pPr>
              <w:widowControl/>
              <w:jc w:val="center"/>
              <w:rPr>
                <w:rFonts w:ascii="Times New Roman" w:hAnsi="Times New Roman"/>
                <w:szCs w:val="21"/>
              </w:rPr>
            </w:pPr>
          </w:p>
        </w:tc>
        <w:tc>
          <w:tcPr>
            <w:tcW w:w="1617" w:type="dxa"/>
            <w:vAlign w:val="center"/>
          </w:tcPr>
          <w:p w:rsidR="008C7395" w:rsidRPr="000B60BF" w:rsidRDefault="008C7395" w:rsidP="00DF23C4">
            <w:pPr>
              <w:widowControl/>
              <w:jc w:val="center"/>
              <w:rPr>
                <w:rFonts w:ascii="Times New Roman" w:hAnsi="Times New Roman"/>
                <w:szCs w:val="21"/>
              </w:rPr>
            </w:pPr>
          </w:p>
        </w:tc>
        <w:tc>
          <w:tcPr>
            <w:tcW w:w="1617" w:type="dxa"/>
            <w:vAlign w:val="center"/>
            <w:hideMark/>
          </w:tcPr>
          <w:p w:rsidR="008C7395" w:rsidRPr="000B60BF" w:rsidRDefault="008C7395" w:rsidP="00DF23C4">
            <w:pPr>
              <w:widowControl/>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DF23C4">
            <w:pPr>
              <w:widowControl/>
              <w:jc w:val="center"/>
              <w:rPr>
                <w:rFonts w:ascii="Times New Roman" w:hAnsi="Times New Roman"/>
                <w:szCs w:val="21"/>
              </w:rPr>
            </w:pPr>
          </w:p>
        </w:tc>
        <w:tc>
          <w:tcPr>
            <w:tcW w:w="1618" w:type="dxa"/>
            <w:vAlign w:val="center"/>
          </w:tcPr>
          <w:p w:rsidR="008C7395" w:rsidRPr="000B60BF" w:rsidRDefault="008C7395" w:rsidP="00DF23C4">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DF23C4">
            <w:pPr>
              <w:widowControl/>
              <w:jc w:val="center"/>
              <w:rPr>
                <w:rFonts w:ascii="Times New Roman" w:hAnsi="Times New Roman"/>
                <w:kern w:val="0"/>
                <w:szCs w:val="21"/>
              </w:rPr>
            </w:pPr>
            <w:r w:rsidRPr="000B60BF">
              <w:rPr>
                <w:rFonts w:ascii="Times New Roman" w:hAnsi="Times New Roman"/>
                <w:kern w:val="0"/>
              </w:rPr>
              <w:t>试运行</w:t>
            </w:r>
          </w:p>
        </w:tc>
        <w:tc>
          <w:tcPr>
            <w:tcW w:w="1368" w:type="dxa"/>
            <w:vAlign w:val="center"/>
          </w:tcPr>
          <w:p w:rsidR="008C7395" w:rsidRPr="000B60BF" w:rsidRDefault="008C7395" w:rsidP="00DF23C4">
            <w:pPr>
              <w:widowControl/>
              <w:jc w:val="center"/>
              <w:rPr>
                <w:rFonts w:ascii="Times New Roman" w:hAnsi="Times New Roman"/>
                <w:szCs w:val="21"/>
              </w:rPr>
            </w:pPr>
          </w:p>
        </w:tc>
        <w:tc>
          <w:tcPr>
            <w:tcW w:w="1617" w:type="dxa"/>
            <w:vAlign w:val="center"/>
          </w:tcPr>
          <w:p w:rsidR="008C7395" w:rsidRPr="000B60BF" w:rsidRDefault="008C7395" w:rsidP="00DF23C4">
            <w:pPr>
              <w:widowControl/>
              <w:jc w:val="center"/>
              <w:rPr>
                <w:rFonts w:ascii="Times New Roman" w:hAnsi="Times New Roman"/>
                <w:szCs w:val="21"/>
              </w:rPr>
            </w:pPr>
          </w:p>
        </w:tc>
        <w:tc>
          <w:tcPr>
            <w:tcW w:w="1617" w:type="dxa"/>
            <w:vAlign w:val="center"/>
            <w:hideMark/>
          </w:tcPr>
          <w:p w:rsidR="008C7395" w:rsidRPr="000B60BF" w:rsidRDefault="008C7395" w:rsidP="00DF23C4">
            <w:pPr>
              <w:widowControl/>
              <w:jc w:val="center"/>
              <w:rPr>
                <w:rFonts w:ascii="Times New Roman" w:hAnsi="Times New Roman"/>
                <w:szCs w:val="21"/>
              </w:rPr>
            </w:pPr>
          </w:p>
        </w:tc>
        <w:tc>
          <w:tcPr>
            <w:tcW w:w="1618" w:type="dxa"/>
            <w:vAlign w:val="center"/>
          </w:tcPr>
          <w:p w:rsidR="008C7395" w:rsidRPr="000B60BF" w:rsidRDefault="008C7395" w:rsidP="00DF23C4">
            <w:pPr>
              <w:widowControl/>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DF23C4">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DF23C4">
            <w:pPr>
              <w:widowControl/>
              <w:jc w:val="center"/>
              <w:rPr>
                <w:rFonts w:ascii="Times New Roman" w:hAnsi="Times New Roman"/>
                <w:kern w:val="0"/>
                <w:szCs w:val="21"/>
              </w:rPr>
            </w:pPr>
            <w:r w:rsidRPr="000B60BF">
              <w:rPr>
                <w:rFonts w:ascii="Times New Roman" w:hAnsi="Times New Roman"/>
                <w:kern w:val="0"/>
              </w:rPr>
              <w:t>正常运行</w:t>
            </w:r>
          </w:p>
        </w:tc>
        <w:tc>
          <w:tcPr>
            <w:tcW w:w="1368" w:type="dxa"/>
            <w:vAlign w:val="center"/>
          </w:tcPr>
          <w:p w:rsidR="008C7395" w:rsidRPr="000B60BF" w:rsidRDefault="008C7395" w:rsidP="00DF23C4">
            <w:pPr>
              <w:widowControl/>
              <w:jc w:val="center"/>
              <w:rPr>
                <w:rFonts w:ascii="Times New Roman" w:hAnsi="Times New Roman"/>
                <w:szCs w:val="21"/>
              </w:rPr>
            </w:pPr>
          </w:p>
        </w:tc>
        <w:tc>
          <w:tcPr>
            <w:tcW w:w="1617" w:type="dxa"/>
            <w:vAlign w:val="center"/>
          </w:tcPr>
          <w:p w:rsidR="008C7395" w:rsidRPr="000B60BF" w:rsidRDefault="008C7395" w:rsidP="00DF23C4">
            <w:pPr>
              <w:widowControl/>
              <w:jc w:val="center"/>
              <w:rPr>
                <w:rFonts w:ascii="Times New Roman" w:hAnsi="Times New Roman"/>
                <w:szCs w:val="21"/>
              </w:rPr>
            </w:pPr>
          </w:p>
        </w:tc>
        <w:tc>
          <w:tcPr>
            <w:tcW w:w="1617" w:type="dxa"/>
            <w:vAlign w:val="center"/>
          </w:tcPr>
          <w:p w:rsidR="008C7395" w:rsidRPr="000B60BF" w:rsidRDefault="008C7395" w:rsidP="00DF23C4">
            <w:pPr>
              <w:widowControl/>
              <w:jc w:val="center"/>
              <w:rPr>
                <w:rFonts w:ascii="Times New Roman" w:hAnsi="Times New Roman"/>
                <w:szCs w:val="21"/>
              </w:rPr>
            </w:pPr>
          </w:p>
        </w:tc>
        <w:tc>
          <w:tcPr>
            <w:tcW w:w="1618" w:type="dxa"/>
            <w:vAlign w:val="center"/>
            <w:hideMark/>
          </w:tcPr>
          <w:p w:rsidR="008C7395" w:rsidRPr="000B60BF" w:rsidRDefault="008C7395" w:rsidP="00DF23C4">
            <w:pPr>
              <w:widowControl/>
              <w:jc w:val="center"/>
              <w:rPr>
                <w:rFonts w:ascii="Times New Roman" w:hAnsi="Times New Roman"/>
                <w:szCs w:val="21"/>
              </w:rPr>
            </w:pPr>
          </w:p>
        </w:tc>
        <w:tc>
          <w:tcPr>
            <w:tcW w:w="1618" w:type="dxa"/>
            <w:vAlign w:val="center"/>
          </w:tcPr>
          <w:p w:rsidR="008C7395" w:rsidRPr="000B60BF" w:rsidRDefault="008C7395" w:rsidP="00DF23C4">
            <w:pPr>
              <w:widowControl/>
              <w:jc w:val="center"/>
              <w:rPr>
                <w:rFonts w:ascii="Times New Roman" w:hAnsi="Times New Roman"/>
              </w:rPr>
            </w:pPr>
            <w:r w:rsidRPr="000B60BF">
              <w:rPr>
                <w:rFonts w:ascii="Times New Roman" w:hAnsi="Times New Roman"/>
              </w:rPr>
              <w:t>——</w:t>
            </w:r>
          </w:p>
        </w:tc>
      </w:tr>
    </w:tbl>
    <w:p w:rsidR="00C550BA" w:rsidRPr="000B60BF" w:rsidRDefault="00C550BA" w:rsidP="00C550BA">
      <w:pPr>
        <w:spacing w:line="500" w:lineRule="exact"/>
        <w:ind w:firstLineChars="75" w:firstLine="181"/>
        <w:jc w:val="center"/>
        <w:rPr>
          <w:rFonts w:ascii="Times New Roman" w:hAnsi="Times New Roman"/>
          <w:b/>
          <w:bCs/>
          <w:sz w:val="24"/>
        </w:rPr>
      </w:pPr>
      <w:r w:rsidRPr="000B60BF">
        <w:rPr>
          <w:rFonts w:ascii="Times New Roman" w:hAnsi="Times New Roman"/>
          <w:b/>
          <w:bCs/>
          <w:sz w:val="24"/>
        </w:rPr>
        <w:t>表</w:t>
      </w:r>
      <w:r w:rsidRPr="000B60BF">
        <w:rPr>
          <w:rFonts w:ascii="Times New Roman" w:hAnsi="Times New Roman"/>
          <w:b/>
          <w:bCs/>
          <w:sz w:val="24"/>
        </w:rPr>
        <w:t xml:space="preserve">7.1-2  </w:t>
      </w:r>
      <w:r w:rsidRPr="000B60BF">
        <w:rPr>
          <w:rFonts w:ascii="Times New Roman" w:hAnsi="Times New Roman"/>
          <w:b/>
          <w:bCs/>
          <w:sz w:val="24"/>
        </w:rPr>
        <w:t>方案</w:t>
      </w:r>
      <w:r w:rsidRPr="000B60BF">
        <w:rPr>
          <w:rFonts w:ascii="Times New Roman" w:hAnsi="Times New Roman"/>
          <w:b/>
          <w:bCs/>
          <w:sz w:val="24"/>
        </w:rPr>
        <w:t>F1</w:t>
      </w:r>
      <w:r w:rsidR="008C7395">
        <w:rPr>
          <w:rFonts w:ascii="Times New Roman" w:hAnsi="Times New Roman" w:hint="eastAsia"/>
          <w:b/>
          <w:bCs/>
          <w:sz w:val="24"/>
        </w:rPr>
        <w:t>5</w:t>
      </w:r>
      <w:r w:rsidRPr="000B60BF">
        <w:rPr>
          <w:rFonts w:ascii="Times New Roman" w:hAnsi="Times New Roman"/>
          <w:b/>
          <w:bCs/>
          <w:sz w:val="24"/>
        </w:rPr>
        <w:t>实施计划进度表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2646"/>
        <w:gridCol w:w="1176"/>
        <w:gridCol w:w="1383"/>
        <w:gridCol w:w="1383"/>
        <w:gridCol w:w="1384"/>
        <w:gridCol w:w="1384"/>
      </w:tblGrid>
      <w:tr w:rsidR="008C7395" w:rsidRPr="000B60BF" w:rsidTr="00690C4A">
        <w:trPr>
          <w:trHeight w:val="397"/>
          <w:jc w:val="center"/>
        </w:trPr>
        <w:tc>
          <w:tcPr>
            <w:tcW w:w="3136" w:type="dxa"/>
            <w:vMerge w:val="restart"/>
            <w:vAlign w:val="center"/>
            <w:hideMark/>
          </w:tcPr>
          <w:p w:rsidR="008C7395" w:rsidRPr="000B60BF" w:rsidRDefault="008C7395" w:rsidP="00690C4A">
            <w:pPr>
              <w:widowControl/>
              <w:jc w:val="center"/>
              <w:rPr>
                <w:rFonts w:ascii="Times New Roman" w:hAnsi="Times New Roman"/>
                <w:szCs w:val="21"/>
              </w:rPr>
            </w:pPr>
            <w:r w:rsidRPr="000B60BF">
              <w:rPr>
                <w:rFonts w:ascii="Times New Roman" w:hAnsi="Times New Roman"/>
              </w:rPr>
              <w:t>内容</w:t>
            </w:r>
          </w:p>
        </w:tc>
        <w:tc>
          <w:tcPr>
            <w:tcW w:w="7838" w:type="dxa"/>
            <w:gridSpan w:val="5"/>
            <w:vAlign w:val="center"/>
            <w:hideMark/>
          </w:tcPr>
          <w:p w:rsidR="008C7395" w:rsidRDefault="008C7395" w:rsidP="00690C4A">
            <w:pPr>
              <w:widowControl/>
              <w:jc w:val="center"/>
              <w:rPr>
                <w:rFonts w:ascii="Times New Roman" w:hAnsi="Times New Roman"/>
              </w:rPr>
            </w:pPr>
            <w:r>
              <w:rPr>
                <w:rFonts w:ascii="Times New Roman" w:hAnsi="Times New Roman"/>
              </w:rPr>
              <w:t>2017</w:t>
            </w:r>
            <w:r w:rsidRPr="000B60BF">
              <w:rPr>
                <w:rFonts w:ascii="Times New Roman" w:hAnsi="Times New Roman"/>
              </w:rPr>
              <w:t>年</w:t>
            </w:r>
          </w:p>
        </w:tc>
      </w:tr>
      <w:tr w:rsidR="008C7395" w:rsidRPr="000B60BF" w:rsidTr="008C7395">
        <w:trPr>
          <w:trHeight w:val="397"/>
          <w:jc w:val="center"/>
        </w:trPr>
        <w:tc>
          <w:tcPr>
            <w:tcW w:w="3136" w:type="dxa"/>
            <w:vMerge/>
            <w:vAlign w:val="center"/>
            <w:hideMark/>
          </w:tcPr>
          <w:p w:rsidR="008C7395" w:rsidRPr="000B60BF" w:rsidRDefault="008C7395" w:rsidP="00690C4A">
            <w:pPr>
              <w:widowControl/>
              <w:jc w:val="left"/>
              <w:rPr>
                <w:rFonts w:ascii="Times New Roman" w:hAnsi="Times New Roman"/>
                <w:szCs w:val="21"/>
              </w:rPr>
            </w:pPr>
          </w:p>
        </w:tc>
        <w:tc>
          <w:tcPr>
            <w:tcW w:w="1368"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8</w:t>
            </w:r>
            <w:r w:rsidRPr="000B60BF">
              <w:rPr>
                <w:rFonts w:ascii="Times New Roman" w:hAnsi="Times New Roman"/>
              </w:rPr>
              <w:t>月</w:t>
            </w: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9</w:t>
            </w:r>
            <w:r w:rsidRPr="000B60BF">
              <w:rPr>
                <w:rFonts w:ascii="Times New Roman" w:hAnsi="Times New Roman"/>
              </w:rPr>
              <w:t>月</w:t>
            </w: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10</w:t>
            </w:r>
            <w:r w:rsidRPr="000B60BF">
              <w:rPr>
                <w:rFonts w:ascii="Times New Roman" w:hAnsi="Times New Roman"/>
              </w:rPr>
              <w:t>月</w:t>
            </w:r>
          </w:p>
        </w:tc>
        <w:tc>
          <w:tcPr>
            <w:tcW w:w="1618"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11</w:t>
            </w:r>
            <w:r w:rsidRPr="000B60BF">
              <w:rPr>
                <w:rFonts w:ascii="Times New Roman" w:hAnsi="Times New Roman"/>
              </w:rPr>
              <w:t>月底</w:t>
            </w:r>
          </w:p>
        </w:tc>
        <w:tc>
          <w:tcPr>
            <w:tcW w:w="1618" w:type="dxa"/>
            <w:vAlign w:val="center"/>
          </w:tcPr>
          <w:p w:rsidR="008C7395" w:rsidRPr="000B60BF" w:rsidRDefault="008C7395" w:rsidP="00690C4A">
            <w:pPr>
              <w:jc w:val="center"/>
              <w:rPr>
                <w:rFonts w:ascii="Times New Roman" w:hAnsi="Times New Roman"/>
              </w:rPr>
            </w:pPr>
            <w:r>
              <w:rPr>
                <w:rFonts w:ascii="Times New Roman" w:hAnsi="Times New Roman" w:hint="eastAsia"/>
              </w:rPr>
              <w:t>12</w:t>
            </w:r>
            <w:r>
              <w:rPr>
                <w:rFonts w:ascii="Times New Roman" w:hAnsi="Times New Roman" w:hint="eastAsia"/>
              </w:rPr>
              <w:t>月</w:t>
            </w: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szCs w:val="21"/>
              </w:rPr>
            </w:pPr>
            <w:r w:rsidRPr="000B60BF">
              <w:rPr>
                <w:rFonts w:ascii="Times New Roman" w:hAnsi="Times New Roman"/>
              </w:rPr>
              <w:t>前期可行性研究</w:t>
            </w:r>
          </w:p>
        </w:tc>
        <w:tc>
          <w:tcPr>
            <w:tcW w:w="1368"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w:t>
            </w:r>
          </w:p>
        </w:tc>
        <w:tc>
          <w:tcPr>
            <w:tcW w:w="1617" w:type="dxa"/>
            <w:vAlign w:val="center"/>
          </w:tcPr>
          <w:p w:rsidR="008C7395" w:rsidRPr="000B60BF" w:rsidRDefault="008C7395" w:rsidP="00690C4A">
            <w:pPr>
              <w:jc w:val="center"/>
              <w:rPr>
                <w:rFonts w:ascii="Times New Roman" w:hAnsi="Times New Roman"/>
                <w:szCs w:val="21"/>
              </w:rPr>
            </w:pPr>
          </w:p>
        </w:tc>
        <w:tc>
          <w:tcPr>
            <w:tcW w:w="1617" w:type="dxa"/>
            <w:vAlign w:val="center"/>
          </w:tcPr>
          <w:p w:rsidR="008C7395" w:rsidRPr="000B60BF" w:rsidRDefault="008C7395" w:rsidP="00690C4A">
            <w:pPr>
              <w:jc w:val="center"/>
              <w:rPr>
                <w:rFonts w:ascii="Times New Roman" w:hAnsi="Times New Roman"/>
                <w:szCs w:val="21"/>
              </w:rPr>
            </w:pPr>
          </w:p>
        </w:tc>
        <w:tc>
          <w:tcPr>
            <w:tcW w:w="1618" w:type="dxa"/>
            <w:vAlign w:val="center"/>
          </w:tcPr>
          <w:p w:rsidR="008C7395" w:rsidRPr="000B60BF" w:rsidRDefault="008C7395" w:rsidP="00690C4A">
            <w:pPr>
              <w:jc w:val="center"/>
              <w:rPr>
                <w:rFonts w:ascii="Times New Roman" w:hAnsi="Times New Roman"/>
                <w:szCs w:val="21"/>
              </w:rPr>
            </w:pPr>
          </w:p>
        </w:tc>
        <w:tc>
          <w:tcPr>
            <w:tcW w:w="1618" w:type="dxa"/>
            <w:vAlign w:val="center"/>
          </w:tcPr>
          <w:p w:rsidR="008C7395" w:rsidRPr="000B60BF" w:rsidRDefault="008C7395" w:rsidP="00690C4A">
            <w:pPr>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设备考察</w:t>
            </w:r>
          </w:p>
        </w:tc>
        <w:tc>
          <w:tcPr>
            <w:tcW w:w="1368" w:type="dxa"/>
            <w:vAlign w:val="center"/>
          </w:tcPr>
          <w:p w:rsidR="008C7395" w:rsidRPr="000B60BF" w:rsidRDefault="008C7395" w:rsidP="00690C4A">
            <w:pPr>
              <w:jc w:val="center"/>
              <w:rPr>
                <w:rFonts w:ascii="Times New Roman" w:hAnsi="Times New Roman"/>
                <w:szCs w:val="21"/>
              </w:rPr>
            </w:pP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w:t>
            </w:r>
          </w:p>
        </w:tc>
        <w:tc>
          <w:tcPr>
            <w:tcW w:w="1617" w:type="dxa"/>
            <w:vAlign w:val="center"/>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设备安装</w:t>
            </w:r>
          </w:p>
        </w:tc>
        <w:tc>
          <w:tcPr>
            <w:tcW w:w="1368" w:type="dxa"/>
            <w:vAlign w:val="center"/>
          </w:tcPr>
          <w:p w:rsidR="008C7395" w:rsidRPr="000B60BF" w:rsidRDefault="008C7395" w:rsidP="00690C4A">
            <w:pPr>
              <w:jc w:val="center"/>
              <w:rPr>
                <w:rFonts w:ascii="Times New Roman" w:hAnsi="Times New Roman"/>
                <w:szCs w:val="21"/>
              </w:rPr>
            </w:pPr>
          </w:p>
        </w:tc>
        <w:tc>
          <w:tcPr>
            <w:tcW w:w="1617" w:type="dxa"/>
            <w:vAlign w:val="center"/>
          </w:tcPr>
          <w:p w:rsidR="008C7395" w:rsidRPr="000B60BF" w:rsidRDefault="008C7395" w:rsidP="00690C4A">
            <w:pPr>
              <w:jc w:val="center"/>
              <w:rPr>
                <w:rFonts w:ascii="Times New Roman" w:hAnsi="Times New Roman"/>
                <w:szCs w:val="21"/>
              </w:rPr>
            </w:pP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w:t>
            </w:r>
          </w:p>
        </w:tc>
        <w:tc>
          <w:tcPr>
            <w:tcW w:w="1618" w:type="dxa"/>
          </w:tcPr>
          <w:p w:rsidR="008C7395" w:rsidRPr="000B60BF" w:rsidRDefault="008C7395" w:rsidP="00690C4A">
            <w:pPr>
              <w:jc w:val="center"/>
              <w:rPr>
                <w:rFonts w:ascii="Times New Roman" w:hAnsi="Times New Roman"/>
                <w:szCs w:val="21"/>
              </w:rPr>
            </w:pPr>
          </w:p>
        </w:tc>
        <w:tc>
          <w:tcPr>
            <w:tcW w:w="1618" w:type="dxa"/>
            <w:vAlign w:val="center"/>
          </w:tcPr>
          <w:p w:rsidR="008C7395" w:rsidRPr="000B60BF" w:rsidRDefault="008C7395" w:rsidP="00690C4A">
            <w:pPr>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人员培训</w:t>
            </w:r>
          </w:p>
        </w:tc>
        <w:tc>
          <w:tcPr>
            <w:tcW w:w="1368"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7" w:type="dxa"/>
            <w:vAlign w:val="center"/>
            <w:hideMark/>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690C4A">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试运行</w:t>
            </w:r>
          </w:p>
        </w:tc>
        <w:tc>
          <w:tcPr>
            <w:tcW w:w="1368"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7" w:type="dxa"/>
            <w:vAlign w:val="center"/>
            <w:hideMark/>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690C4A">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正常运行</w:t>
            </w:r>
          </w:p>
        </w:tc>
        <w:tc>
          <w:tcPr>
            <w:tcW w:w="1368"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8" w:type="dxa"/>
            <w:vAlign w:val="center"/>
            <w:hideMark/>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rPr>
            </w:pPr>
            <w:r w:rsidRPr="000B60BF">
              <w:rPr>
                <w:rFonts w:ascii="Times New Roman" w:hAnsi="Times New Roman"/>
              </w:rPr>
              <w:t>——</w:t>
            </w:r>
          </w:p>
        </w:tc>
      </w:tr>
    </w:tbl>
    <w:p w:rsidR="00616F8C" w:rsidRDefault="00616F8C" w:rsidP="00C550BA">
      <w:pPr>
        <w:spacing w:line="500" w:lineRule="exact"/>
        <w:jc w:val="center"/>
        <w:rPr>
          <w:rFonts w:ascii="Times New Roman" w:hAnsi="Times New Roman"/>
          <w:b/>
          <w:bCs/>
          <w:sz w:val="24"/>
        </w:rPr>
      </w:pPr>
    </w:p>
    <w:p w:rsidR="00DA6C0A" w:rsidRPr="000B60BF" w:rsidRDefault="00DA6C0A" w:rsidP="00C550BA">
      <w:pPr>
        <w:spacing w:line="500" w:lineRule="exact"/>
        <w:jc w:val="center"/>
        <w:rPr>
          <w:rFonts w:ascii="Times New Roman" w:hAnsi="Times New Roman"/>
          <w:b/>
          <w:bCs/>
          <w:sz w:val="24"/>
        </w:rPr>
      </w:pPr>
      <w:r w:rsidRPr="000B60BF">
        <w:rPr>
          <w:rFonts w:ascii="Times New Roman" w:hAnsi="Times New Roman"/>
          <w:b/>
          <w:bCs/>
          <w:sz w:val="24"/>
        </w:rPr>
        <w:lastRenderedPageBreak/>
        <w:t>表</w:t>
      </w:r>
      <w:r w:rsidRPr="000B60BF">
        <w:rPr>
          <w:rFonts w:ascii="Times New Roman" w:hAnsi="Times New Roman"/>
          <w:b/>
          <w:bCs/>
          <w:sz w:val="24"/>
        </w:rPr>
        <w:t>7.1-</w:t>
      </w:r>
      <w:r w:rsidR="00C550BA">
        <w:rPr>
          <w:rFonts w:ascii="Times New Roman" w:hAnsi="Times New Roman" w:hint="eastAsia"/>
          <w:b/>
          <w:bCs/>
          <w:sz w:val="24"/>
        </w:rPr>
        <w:t>3</w:t>
      </w:r>
      <w:r w:rsidRPr="000B60BF">
        <w:rPr>
          <w:rFonts w:ascii="Times New Roman" w:hAnsi="Times New Roman"/>
          <w:b/>
          <w:bCs/>
          <w:sz w:val="24"/>
        </w:rPr>
        <w:t xml:space="preserve">  </w:t>
      </w:r>
      <w:r w:rsidRPr="000B60BF">
        <w:rPr>
          <w:rFonts w:ascii="Times New Roman" w:hAnsi="Times New Roman"/>
          <w:b/>
          <w:bCs/>
          <w:sz w:val="24"/>
        </w:rPr>
        <w:t>方案</w:t>
      </w:r>
      <w:r w:rsidRPr="000B60BF">
        <w:rPr>
          <w:rFonts w:ascii="Times New Roman" w:hAnsi="Times New Roman"/>
          <w:b/>
          <w:bCs/>
          <w:sz w:val="24"/>
        </w:rPr>
        <w:t>F1</w:t>
      </w:r>
      <w:r w:rsidR="008C7395">
        <w:rPr>
          <w:rFonts w:ascii="Times New Roman" w:hAnsi="Times New Roman" w:hint="eastAsia"/>
          <w:b/>
          <w:bCs/>
          <w:sz w:val="24"/>
        </w:rPr>
        <w:t>6</w:t>
      </w:r>
      <w:r w:rsidRPr="000B60BF">
        <w:rPr>
          <w:rFonts w:ascii="Times New Roman" w:hAnsi="Times New Roman"/>
          <w:b/>
          <w:bCs/>
          <w:sz w:val="24"/>
        </w:rPr>
        <w:t>实施计划进度表</w:t>
      </w:r>
    </w:p>
    <w:tbl>
      <w:tblPr>
        <w:tblW w:w="93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2646"/>
        <w:gridCol w:w="1176"/>
        <w:gridCol w:w="1383"/>
        <w:gridCol w:w="1383"/>
        <w:gridCol w:w="1384"/>
        <w:gridCol w:w="1384"/>
      </w:tblGrid>
      <w:tr w:rsidR="008C7395" w:rsidRPr="000B60BF" w:rsidTr="00690C4A">
        <w:trPr>
          <w:trHeight w:val="397"/>
          <w:jc w:val="center"/>
        </w:trPr>
        <w:tc>
          <w:tcPr>
            <w:tcW w:w="3136" w:type="dxa"/>
            <w:vMerge w:val="restart"/>
            <w:vAlign w:val="center"/>
            <w:hideMark/>
          </w:tcPr>
          <w:p w:rsidR="008C7395" w:rsidRPr="000B60BF" w:rsidRDefault="008C7395" w:rsidP="00690C4A">
            <w:pPr>
              <w:widowControl/>
              <w:jc w:val="center"/>
              <w:rPr>
                <w:rFonts w:ascii="Times New Roman" w:hAnsi="Times New Roman"/>
                <w:szCs w:val="21"/>
              </w:rPr>
            </w:pPr>
            <w:r w:rsidRPr="000B60BF">
              <w:rPr>
                <w:rFonts w:ascii="Times New Roman" w:hAnsi="Times New Roman"/>
              </w:rPr>
              <w:t>内容</w:t>
            </w:r>
          </w:p>
        </w:tc>
        <w:tc>
          <w:tcPr>
            <w:tcW w:w="7838" w:type="dxa"/>
            <w:gridSpan w:val="5"/>
            <w:vAlign w:val="center"/>
            <w:hideMark/>
          </w:tcPr>
          <w:p w:rsidR="008C7395" w:rsidRDefault="008C7395" w:rsidP="00690C4A">
            <w:pPr>
              <w:widowControl/>
              <w:jc w:val="center"/>
              <w:rPr>
                <w:rFonts w:ascii="Times New Roman" w:hAnsi="Times New Roman"/>
              </w:rPr>
            </w:pPr>
            <w:r>
              <w:rPr>
                <w:rFonts w:ascii="Times New Roman" w:hAnsi="Times New Roman"/>
              </w:rPr>
              <w:t>2017</w:t>
            </w:r>
            <w:r w:rsidRPr="000B60BF">
              <w:rPr>
                <w:rFonts w:ascii="Times New Roman" w:hAnsi="Times New Roman"/>
              </w:rPr>
              <w:t>年</w:t>
            </w:r>
          </w:p>
        </w:tc>
      </w:tr>
      <w:tr w:rsidR="008C7395" w:rsidRPr="000B60BF" w:rsidTr="008C7395">
        <w:trPr>
          <w:trHeight w:val="397"/>
          <w:jc w:val="center"/>
        </w:trPr>
        <w:tc>
          <w:tcPr>
            <w:tcW w:w="3136" w:type="dxa"/>
            <w:vMerge/>
            <w:vAlign w:val="center"/>
            <w:hideMark/>
          </w:tcPr>
          <w:p w:rsidR="008C7395" w:rsidRPr="000B60BF" w:rsidRDefault="008C7395" w:rsidP="00690C4A">
            <w:pPr>
              <w:widowControl/>
              <w:jc w:val="left"/>
              <w:rPr>
                <w:rFonts w:ascii="Times New Roman" w:hAnsi="Times New Roman"/>
                <w:szCs w:val="21"/>
              </w:rPr>
            </w:pPr>
          </w:p>
        </w:tc>
        <w:tc>
          <w:tcPr>
            <w:tcW w:w="1368"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8</w:t>
            </w:r>
            <w:r w:rsidRPr="000B60BF">
              <w:rPr>
                <w:rFonts w:ascii="Times New Roman" w:hAnsi="Times New Roman"/>
              </w:rPr>
              <w:t>月</w:t>
            </w: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9</w:t>
            </w:r>
            <w:r w:rsidRPr="000B60BF">
              <w:rPr>
                <w:rFonts w:ascii="Times New Roman" w:hAnsi="Times New Roman"/>
              </w:rPr>
              <w:t>月</w:t>
            </w: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10</w:t>
            </w:r>
            <w:r w:rsidRPr="000B60BF">
              <w:rPr>
                <w:rFonts w:ascii="Times New Roman" w:hAnsi="Times New Roman"/>
              </w:rPr>
              <w:t>月</w:t>
            </w:r>
          </w:p>
        </w:tc>
        <w:tc>
          <w:tcPr>
            <w:tcW w:w="1618"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11</w:t>
            </w:r>
            <w:r w:rsidRPr="000B60BF">
              <w:rPr>
                <w:rFonts w:ascii="Times New Roman" w:hAnsi="Times New Roman"/>
              </w:rPr>
              <w:t>月底</w:t>
            </w:r>
          </w:p>
        </w:tc>
        <w:tc>
          <w:tcPr>
            <w:tcW w:w="1618" w:type="dxa"/>
            <w:vAlign w:val="center"/>
          </w:tcPr>
          <w:p w:rsidR="008C7395" w:rsidRPr="000B60BF" w:rsidRDefault="008C7395" w:rsidP="00690C4A">
            <w:pPr>
              <w:jc w:val="center"/>
              <w:rPr>
                <w:rFonts w:ascii="Times New Roman" w:hAnsi="Times New Roman"/>
              </w:rPr>
            </w:pPr>
            <w:r>
              <w:rPr>
                <w:rFonts w:ascii="Times New Roman" w:hAnsi="Times New Roman" w:hint="eastAsia"/>
              </w:rPr>
              <w:t>12</w:t>
            </w:r>
            <w:r>
              <w:rPr>
                <w:rFonts w:ascii="Times New Roman" w:hAnsi="Times New Roman" w:hint="eastAsia"/>
              </w:rPr>
              <w:t>月</w:t>
            </w: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szCs w:val="21"/>
              </w:rPr>
            </w:pPr>
            <w:r w:rsidRPr="000B60BF">
              <w:rPr>
                <w:rFonts w:ascii="Times New Roman" w:hAnsi="Times New Roman"/>
              </w:rPr>
              <w:t>前期可行性研究</w:t>
            </w:r>
          </w:p>
        </w:tc>
        <w:tc>
          <w:tcPr>
            <w:tcW w:w="1368"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w:t>
            </w:r>
          </w:p>
        </w:tc>
        <w:tc>
          <w:tcPr>
            <w:tcW w:w="1617" w:type="dxa"/>
            <w:vAlign w:val="center"/>
          </w:tcPr>
          <w:p w:rsidR="008C7395" w:rsidRPr="000B60BF" w:rsidRDefault="008C7395" w:rsidP="00690C4A">
            <w:pPr>
              <w:jc w:val="center"/>
              <w:rPr>
                <w:rFonts w:ascii="Times New Roman" w:hAnsi="Times New Roman"/>
                <w:szCs w:val="21"/>
              </w:rPr>
            </w:pPr>
          </w:p>
        </w:tc>
        <w:tc>
          <w:tcPr>
            <w:tcW w:w="1617" w:type="dxa"/>
            <w:vAlign w:val="center"/>
          </w:tcPr>
          <w:p w:rsidR="008C7395" w:rsidRPr="000B60BF" w:rsidRDefault="008C7395" w:rsidP="00690C4A">
            <w:pPr>
              <w:jc w:val="center"/>
              <w:rPr>
                <w:rFonts w:ascii="Times New Roman" w:hAnsi="Times New Roman"/>
                <w:szCs w:val="21"/>
              </w:rPr>
            </w:pPr>
          </w:p>
        </w:tc>
        <w:tc>
          <w:tcPr>
            <w:tcW w:w="1618" w:type="dxa"/>
            <w:vAlign w:val="center"/>
          </w:tcPr>
          <w:p w:rsidR="008C7395" w:rsidRPr="000B60BF" w:rsidRDefault="008C7395" w:rsidP="00690C4A">
            <w:pPr>
              <w:jc w:val="center"/>
              <w:rPr>
                <w:rFonts w:ascii="Times New Roman" w:hAnsi="Times New Roman"/>
                <w:szCs w:val="21"/>
              </w:rPr>
            </w:pPr>
          </w:p>
        </w:tc>
        <w:tc>
          <w:tcPr>
            <w:tcW w:w="1618" w:type="dxa"/>
            <w:vAlign w:val="center"/>
          </w:tcPr>
          <w:p w:rsidR="008C7395" w:rsidRPr="000B60BF" w:rsidRDefault="008C7395" w:rsidP="00690C4A">
            <w:pPr>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设备考察</w:t>
            </w:r>
          </w:p>
        </w:tc>
        <w:tc>
          <w:tcPr>
            <w:tcW w:w="1368" w:type="dxa"/>
            <w:vAlign w:val="center"/>
          </w:tcPr>
          <w:p w:rsidR="008C7395" w:rsidRPr="000B60BF" w:rsidRDefault="008C7395" w:rsidP="00690C4A">
            <w:pPr>
              <w:jc w:val="center"/>
              <w:rPr>
                <w:rFonts w:ascii="Times New Roman" w:hAnsi="Times New Roman"/>
                <w:szCs w:val="21"/>
              </w:rPr>
            </w:pP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w:t>
            </w:r>
          </w:p>
        </w:tc>
        <w:tc>
          <w:tcPr>
            <w:tcW w:w="1617" w:type="dxa"/>
            <w:vAlign w:val="center"/>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设备安装</w:t>
            </w:r>
          </w:p>
        </w:tc>
        <w:tc>
          <w:tcPr>
            <w:tcW w:w="1368" w:type="dxa"/>
            <w:vAlign w:val="center"/>
          </w:tcPr>
          <w:p w:rsidR="008C7395" w:rsidRPr="000B60BF" w:rsidRDefault="008C7395" w:rsidP="00690C4A">
            <w:pPr>
              <w:jc w:val="center"/>
              <w:rPr>
                <w:rFonts w:ascii="Times New Roman" w:hAnsi="Times New Roman"/>
                <w:szCs w:val="21"/>
              </w:rPr>
            </w:pPr>
          </w:p>
        </w:tc>
        <w:tc>
          <w:tcPr>
            <w:tcW w:w="1617" w:type="dxa"/>
            <w:vAlign w:val="center"/>
          </w:tcPr>
          <w:p w:rsidR="008C7395" w:rsidRPr="000B60BF" w:rsidRDefault="008C7395" w:rsidP="00690C4A">
            <w:pPr>
              <w:jc w:val="center"/>
              <w:rPr>
                <w:rFonts w:ascii="Times New Roman" w:hAnsi="Times New Roman"/>
                <w:szCs w:val="21"/>
              </w:rPr>
            </w:pPr>
          </w:p>
        </w:tc>
        <w:tc>
          <w:tcPr>
            <w:tcW w:w="1617" w:type="dxa"/>
            <w:vAlign w:val="center"/>
            <w:hideMark/>
          </w:tcPr>
          <w:p w:rsidR="008C7395" w:rsidRPr="000B60BF" w:rsidRDefault="008C7395" w:rsidP="00690C4A">
            <w:pPr>
              <w:jc w:val="center"/>
              <w:rPr>
                <w:rFonts w:ascii="Times New Roman" w:hAnsi="Times New Roman"/>
                <w:szCs w:val="21"/>
              </w:rPr>
            </w:pPr>
            <w:r w:rsidRPr="000B60BF">
              <w:rPr>
                <w:rFonts w:ascii="Times New Roman" w:hAnsi="Times New Roman"/>
              </w:rPr>
              <w:t>——</w:t>
            </w:r>
          </w:p>
        </w:tc>
        <w:tc>
          <w:tcPr>
            <w:tcW w:w="1618" w:type="dxa"/>
          </w:tcPr>
          <w:p w:rsidR="008C7395" w:rsidRPr="000B60BF" w:rsidRDefault="008C7395" w:rsidP="00690C4A">
            <w:pPr>
              <w:jc w:val="center"/>
              <w:rPr>
                <w:rFonts w:ascii="Times New Roman" w:hAnsi="Times New Roman"/>
                <w:szCs w:val="21"/>
              </w:rPr>
            </w:pPr>
          </w:p>
        </w:tc>
        <w:tc>
          <w:tcPr>
            <w:tcW w:w="1618" w:type="dxa"/>
            <w:vAlign w:val="center"/>
          </w:tcPr>
          <w:p w:rsidR="008C7395" w:rsidRPr="000B60BF" w:rsidRDefault="008C7395" w:rsidP="00690C4A">
            <w:pPr>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人员培训</w:t>
            </w:r>
          </w:p>
        </w:tc>
        <w:tc>
          <w:tcPr>
            <w:tcW w:w="1368"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7" w:type="dxa"/>
            <w:vAlign w:val="center"/>
            <w:hideMark/>
          </w:tcPr>
          <w:p w:rsidR="008C7395" w:rsidRPr="000B60BF" w:rsidRDefault="008C7395" w:rsidP="00690C4A">
            <w:pPr>
              <w:widowControl/>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试运行</w:t>
            </w:r>
          </w:p>
        </w:tc>
        <w:tc>
          <w:tcPr>
            <w:tcW w:w="1368"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7" w:type="dxa"/>
            <w:vAlign w:val="center"/>
            <w:hideMark/>
          </w:tcPr>
          <w:p w:rsidR="008C7395" w:rsidRPr="000B60BF" w:rsidRDefault="008C7395" w:rsidP="00690C4A">
            <w:pPr>
              <w:widowControl/>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690C4A">
            <w:pPr>
              <w:widowControl/>
              <w:jc w:val="center"/>
              <w:rPr>
                <w:rFonts w:ascii="Times New Roman" w:hAnsi="Times New Roman"/>
                <w:szCs w:val="21"/>
              </w:rPr>
            </w:pPr>
          </w:p>
        </w:tc>
        <w:tc>
          <w:tcPr>
            <w:tcW w:w="1618" w:type="dxa"/>
            <w:vAlign w:val="center"/>
          </w:tcPr>
          <w:p w:rsidR="008C7395" w:rsidRPr="000B60BF" w:rsidRDefault="008C7395" w:rsidP="00690C4A">
            <w:pPr>
              <w:widowControl/>
              <w:jc w:val="center"/>
              <w:rPr>
                <w:rFonts w:ascii="Times New Roman" w:hAnsi="Times New Roman"/>
                <w:szCs w:val="21"/>
              </w:rPr>
            </w:pPr>
          </w:p>
        </w:tc>
      </w:tr>
      <w:tr w:rsidR="008C7395" w:rsidRPr="000B60BF" w:rsidTr="008C7395">
        <w:trPr>
          <w:trHeight w:val="397"/>
          <w:jc w:val="center"/>
        </w:trPr>
        <w:tc>
          <w:tcPr>
            <w:tcW w:w="3136" w:type="dxa"/>
            <w:vAlign w:val="center"/>
            <w:hideMark/>
          </w:tcPr>
          <w:p w:rsidR="008C7395" w:rsidRPr="000B60BF" w:rsidRDefault="008C7395" w:rsidP="00690C4A">
            <w:pPr>
              <w:widowControl/>
              <w:jc w:val="center"/>
              <w:rPr>
                <w:rFonts w:ascii="Times New Roman" w:hAnsi="Times New Roman"/>
                <w:kern w:val="0"/>
                <w:szCs w:val="21"/>
              </w:rPr>
            </w:pPr>
            <w:r w:rsidRPr="000B60BF">
              <w:rPr>
                <w:rFonts w:ascii="Times New Roman" w:hAnsi="Times New Roman"/>
                <w:kern w:val="0"/>
              </w:rPr>
              <w:t>正常运行</w:t>
            </w:r>
          </w:p>
        </w:tc>
        <w:tc>
          <w:tcPr>
            <w:tcW w:w="1368"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7" w:type="dxa"/>
            <w:vAlign w:val="center"/>
          </w:tcPr>
          <w:p w:rsidR="008C7395" w:rsidRPr="000B60BF" w:rsidRDefault="008C7395" w:rsidP="00690C4A">
            <w:pPr>
              <w:widowControl/>
              <w:jc w:val="center"/>
              <w:rPr>
                <w:rFonts w:ascii="Times New Roman" w:hAnsi="Times New Roman"/>
                <w:szCs w:val="21"/>
              </w:rPr>
            </w:pPr>
          </w:p>
        </w:tc>
        <w:tc>
          <w:tcPr>
            <w:tcW w:w="1618" w:type="dxa"/>
            <w:vAlign w:val="center"/>
            <w:hideMark/>
          </w:tcPr>
          <w:p w:rsidR="008C7395" w:rsidRPr="000B60BF" w:rsidRDefault="008C7395" w:rsidP="00690C4A">
            <w:pPr>
              <w:widowControl/>
              <w:jc w:val="center"/>
              <w:rPr>
                <w:rFonts w:ascii="Times New Roman" w:hAnsi="Times New Roman"/>
                <w:szCs w:val="21"/>
              </w:rPr>
            </w:pPr>
            <w:r w:rsidRPr="000B60BF">
              <w:rPr>
                <w:rFonts w:ascii="Times New Roman" w:hAnsi="Times New Roman"/>
              </w:rPr>
              <w:t>——</w:t>
            </w:r>
          </w:p>
        </w:tc>
        <w:tc>
          <w:tcPr>
            <w:tcW w:w="1618" w:type="dxa"/>
            <w:vAlign w:val="center"/>
          </w:tcPr>
          <w:p w:rsidR="008C7395" w:rsidRPr="000B60BF" w:rsidRDefault="008C7395" w:rsidP="00690C4A">
            <w:pPr>
              <w:widowControl/>
              <w:jc w:val="center"/>
              <w:rPr>
                <w:rFonts w:ascii="Times New Roman" w:hAnsi="Times New Roman"/>
              </w:rPr>
            </w:pPr>
          </w:p>
        </w:tc>
      </w:tr>
    </w:tbl>
    <w:p w:rsidR="00DA6C0A" w:rsidRPr="000B60BF" w:rsidRDefault="00DA6C0A" w:rsidP="00DA6C0A">
      <w:pPr>
        <w:keepNext/>
        <w:keepLines/>
        <w:spacing w:line="500" w:lineRule="exact"/>
        <w:outlineLvl w:val="2"/>
        <w:rPr>
          <w:rFonts w:ascii="Times New Roman" w:hAnsi="Times New Roman"/>
          <w:b/>
          <w:bCs/>
          <w:sz w:val="28"/>
          <w:szCs w:val="28"/>
        </w:rPr>
      </w:pPr>
      <w:bookmarkStart w:id="505" w:name="_Toc497203560"/>
      <w:r w:rsidRPr="000B60BF">
        <w:rPr>
          <w:rFonts w:ascii="Times New Roman" w:hAnsi="Times New Roman"/>
          <w:b/>
          <w:bCs/>
          <w:sz w:val="28"/>
          <w:szCs w:val="28"/>
        </w:rPr>
        <w:t xml:space="preserve">7.1.2 </w:t>
      </w:r>
      <w:r w:rsidRPr="000B60BF">
        <w:rPr>
          <w:rFonts w:ascii="Times New Roman" w:hAnsi="Times New Roman"/>
          <w:b/>
          <w:bCs/>
          <w:sz w:val="28"/>
          <w:szCs w:val="28"/>
        </w:rPr>
        <w:t>筹措资金</w:t>
      </w:r>
      <w:bookmarkEnd w:id="504"/>
      <w:bookmarkEnd w:id="505"/>
    </w:p>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从实施清洁生产方案的资金来源来看，落实资金来自两个渠道：组织内部自筹资金与组织外部借贷资金。从资金的筹措先后来看，要考虑贷款利用的合理性。在方案可分步进行、且不影响生产条件下，可以利用其中一个项目实施后的年增加现金流量作为下一个项目的启动资金，使项目滚动实施。</w:t>
      </w:r>
    </w:p>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在本轮清洁生产审核中，公司实施清洁生产方案的资金来源于企业自筹资金，即每年从经营利润中留出一定的资金用于生产技术改造等环节。</w:t>
      </w:r>
    </w:p>
    <w:p w:rsidR="00DA6C0A" w:rsidRPr="000B60BF" w:rsidRDefault="00DA6C0A" w:rsidP="00DA6C0A">
      <w:pPr>
        <w:keepNext/>
        <w:keepLines/>
        <w:widowControl/>
        <w:spacing w:line="520" w:lineRule="exact"/>
        <w:textAlignment w:val="baseline"/>
        <w:outlineLvl w:val="1"/>
        <w:rPr>
          <w:rFonts w:ascii="Times New Roman" w:hAnsi="Times New Roman"/>
          <w:b/>
          <w:bCs/>
          <w:kern w:val="0"/>
          <w:sz w:val="28"/>
          <w:szCs w:val="28"/>
          <w:u w:color="000000"/>
        </w:rPr>
      </w:pPr>
      <w:bookmarkStart w:id="506" w:name="_Toc460932107"/>
      <w:bookmarkStart w:id="507" w:name="_Toc497203561"/>
      <w:r w:rsidRPr="000B60BF">
        <w:rPr>
          <w:rFonts w:ascii="Times New Roman" w:hAnsi="Times New Roman"/>
          <w:b/>
          <w:bCs/>
          <w:kern w:val="0"/>
          <w:sz w:val="28"/>
          <w:szCs w:val="28"/>
          <w:u w:color="000000"/>
        </w:rPr>
        <w:t xml:space="preserve">7.2 </w:t>
      </w:r>
      <w:r w:rsidRPr="000B60BF">
        <w:rPr>
          <w:rFonts w:ascii="Times New Roman" w:hAnsi="Times New Roman"/>
          <w:b/>
          <w:bCs/>
          <w:kern w:val="0"/>
          <w:sz w:val="28"/>
          <w:szCs w:val="28"/>
          <w:u w:color="000000"/>
        </w:rPr>
        <w:t>方案实施效果</w:t>
      </w:r>
      <w:bookmarkEnd w:id="506"/>
      <w:bookmarkEnd w:id="507"/>
    </w:p>
    <w:p w:rsidR="00DA6C0A" w:rsidRPr="000B60BF" w:rsidRDefault="00DA6C0A" w:rsidP="00DA6C0A">
      <w:pPr>
        <w:keepNext/>
        <w:keepLines/>
        <w:spacing w:line="500" w:lineRule="exact"/>
        <w:outlineLvl w:val="2"/>
        <w:rPr>
          <w:rFonts w:ascii="Times New Roman" w:hAnsi="Times New Roman"/>
          <w:b/>
          <w:bCs/>
          <w:sz w:val="28"/>
          <w:szCs w:val="28"/>
        </w:rPr>
      </w:pPr>
      <w:bookmarkStart w:id="508" w:name="_Toc460932108"/>
      <w:bookmarkStart w:id="509" w:name="_Toc497203562"/>
      <w:r w:rsidRPr="000B60BF">
        <w:rPr>
          <w:rFonts w:ascii="Times New Roman" w:hAnsi="Times New Roman"/>
          <w:b/>
          <w:bCs/>
          <w:sz w:val="28"/>
          <w:szCs w:val="28"/>
        </w:rPr>
        <w:t xml:space="preserve">7.2.1 </w:t>
      </w:r>
      <w:r w:rsidRPr="000B60BF">
        <w:rPr>
          <w:rFonts w:ascii="Times New Roman" w:hAnsi="Times New Roman"/>
          <w:b/>
          <w:bCs/>
          <w:sz w:val="28"/>
          <w:szCs w:val="28"/>
        </w:rPr>
        <w:t>无</w:t>
      </w:r>
      <w:r w:rsidRPr="000B60BF">
        <w:rPr>
          <w:rFonts w:ascii="Times New Roman" w:hAnsi="Times New Roman"/>
          <w:b/>
          <w:bCs/>
          <w:sz w:val="28"/>
          <w:szCs w:val="28"/>
        </w:rPr>
        <w:t>/</w:t>
      </w:r>
      <w:r w:rsidRPr="000B60BF">
        <w:rPr>
          <w:rFonts w:ascii="Times New Roman" w:hAnsi="Times New Roman"/>
          <w:b/>
          <w:bCs/>
          <w:sz w:val="28"/>
          <w:szCs w:val="28"/>
        </w:rPr>
        <w:t>低费方案的实施效果</w:t>
      </w:r>
      <w:bookmarkEnd w:id="508"/>
      <w:bookmarkEnd w:id="509"/>
    </w:p>
    <w:p w:rsidR="00DA6C0A" w:rsidRPr="000B60BF"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B60BF">
        <w:rPr>
          <w:rFonts w:ascii="Times New Roman" w:hAnsi="Times New Roman"/>
          <w:kern w:val="0"/>
          <w:sz w:val="28"/>
          <w:szCs w:val="28"/>
          <w:u w:color="000000"/>
        </w:rPr>
        <w:t>在本轮清洁生产审核中，审核小组边审核，边实施方案，并取得了一定的经济效益和环境效益，是后续清洁生产的可持续发展的良好开端。</w:t>
      </w:r>
    </w:p>
    <w:p w:rsidR="00DA6C0A" w:rsidRPr="00046A3C" w:rsidRDefault="00DA6C0A" w:rsidP="00DA6C0A">
      <w:pPr>
        <w:widowControl/>
        <w:spacing w:line="520" w:lineRule="exact"/>
        <w:ind w:firstLineChars="200" w:firstLine="560"/>
        <w:textAlignment w:val="baseline"/>
        <w:rPr>
          <w:rFonts w:ascii="Times New Roman" w:hAnsi="Times New Roman"/>
          <w:kern w:val="0"/>
          <w:sz w:val="28"/>
          <w:szCs w:val="28"/>
          <w:u w:color="000000"/>
        </w:rPr>
      </w:pPr>
      <w:r w:rsidRPr="00046A3C">
        <w:rPr>
          <w:rFonts w:ascii="Times New Roman" w:hAnsi="Times New Roman"/>
          <w:kern w:val="0"/>
          <w:sz w:val="28"/>
          <w:szCs w:val="28"/>
          <w:u w:color="000000"/>
        </w:rPr>
        <w:t>本轮清洁生产审核计划实施方案</w:t>
      </w:r>
      <w:r w:rsidRPr="00046A3C">
        <w:rPr>
          <w:rFonts w:ascii="Times New Roman" w:hAnsi="Times New Roman"/>
          <w:kern w:val="0"/>
          <w:sz w:val="28"/>
          <w:szCs w:val="28"/>
          <w:u w:color="000000"/>
        </w:rPr>
        <w:t>1</w:t>
      </w:r>
      <w:r w:rsidR="008C7395" w:rsidRPr="00046A3C">
        <w:rPr>
          <w:rFonts w:ascii="Times New Roman" w:hAnsi="Times New Roman" w:hint="eastAsia"/>
          <w:kern w:val="0"/>
          <w:sz w:val="28"/>
          <w:szCs w:val="28"/>
          <w:u w:color="000000"/>
        </w:rPr>
        <w:t>6</w:t>
      </w:r>
      <w:r w:rsidRPr="00046A3C">
        <w:rPr>
          <w:rFonts w:ascii="Times New Roman" w:hAnsi="Times New Roman"/>
          <w:kern w:val="0"/>
          <w:sz w:val="28"/>
          <w:szCs w:val="28"/>
          <w:u w:color="000000"/>
        </w:rPr>
        <w:t>个，无</w:t>
      </w:r>
      <w:r w:rsidRPr="00046A3C">
        <w:rPr>
          <w:rFonts w:ascii="Times New Roman" w:hAnsi="Times New Roman"/>
          <w:kern w:val="0"/>
          <w:sz w:val="28"/>
          <w:szCs w:val="28"/>
          <w:u w:color="000000"/>
        </w:rPr>
        <w:t>/</w:t>
      </w:r>
      <w:r w:rsidRPr="00046A3C">
        <w:rPr>
          <w:rFonts w:ascii="Times New Roman" w:hAnsi="Times New Roman"/>
          <w:kern w:val="0"/>
          <w:sz w:val="28"/>
          <w:szCs w:val="28"/>
          <w:u w:color="000000"/>
        </w:rPr>
        <w:t>低费方案</w:t>
      </w:r>
      <w:r w:rsidRPr="00046A3C">
        <w:rPr>
          <w:rFonts w:ascii="Times New Roman" w:hAnsi="Times New Roman"/>
          <w:kern w:val="0"/>
          <w:sz w:val="28"/>
          <w:szCs w:val="28"/>
          <w:u w:color="000000"/>
        </w:rPr>
        <w:t>1</w:t>
      </w:r>
      <w:r w:rsidR="008C7395" w:rsidRPr="00046A3C">
        <w:rPr>
          <w:rFonts w:ascii="Times New Roman" w:hAnsi="Times New Roman" w:hint="eastAsia"/>
          <w:kern w:val="0"/>
          <w:sz w:val="28"/>
          <w:szCs w:val="28"/>
          <w:u w:color="000000"/>
        </w:rPr>
        <w:t>3</w:t>
      </w:r>
      <w:r w:rsidRPr="00046A3C">
        <w:rPr>
          <w:rFonts w:ascii="Times New Roman" w:hAnsi="Times New Roman"/>
          <w:kern w:val="0"/>
          <w:sz w:val="28"/>
          <w:szCs w:val="28"/>
          <w:u w:color="000000"/>
        </w:rPr>
        <w:t>个，中</w:t>
      </w:r>
      <w:r w:rsidRPr="00046A3C">
        <w:rPr>
          <w:rFonts w:ascii="Times New Roman" w:hAnsi="Times New Roman"/>
          <w:kern w:val="0"/>
          <w:sz w:val="28"/>
          <w:szCs w:val="28"/>
          <w:u w:color="000000"/>
        </w:rPr>
        <w:t>/</w:t>
      </w:r>
      <w:r w:rsidRPr="00046A3C">
        <w:rPr>
          <w:rFonts w:ascii="Times New Roman" w:hAnsi="Times New Roman"/>
          <w:kern w:val="0"/>
          <w:sz w:val="28"/>
          <w:szCs w:val="28"/>
          <w:u w:color="000000"/>
        </w:rPr>
        <w:t>高费方案</w:t>
      </w:r>
      <w:r w:rsidR="00343DB2" w:rsidRPr="00046A3C">
        <w:rPr>
          <w:rFonts w:ascii="Times New Roman" w:hAnsi="Times New Roman" w:hint="eastAsia"/>
          <w:kern w:val="0"/>
          <w:sz w:val="28"/>
          <w:szCs w:val="28"/>
          <w:u w:color="000000"/>
        </w:rPr>
        <w:t>3</w:t>
      </w:r>
      <w:r w:rsidRPr="00046A3C">
        <w:rPr>
          <w:rFonts w:ascii="Times New Roman" w:hAnsi="Times New Roman"/>
          <w:kern w:val="0"/>
          <w:sz w:val="28"/>
          <w:szCs w:val="28"/>
          <w:u w:color="000000"/>
        </w:rPr>
        <w:t>个。目前已完成的无</w:t>
      </w:r>
      <w:r w:rsidRPr="00046A3C">
        <w:rPr>
          <w:rFonts w:ascii="Times New Roman" w:hAnsi="Times New Roman"/>
          <w:kern w:val="0"/>
          <w:sz w:val="28"/>
          <w:szCs w:val="28"/>
          <w:u w:color="000000"/>
        </w:rPr>
        <w:t>/</w:t>
      </w:r>
      <w:r w:rsidRPr="00046A3C">
        <w:rPr>
          <w:rFonts w:ascii="Times New Roman" w:hAnsi="Times New Roman"/>
          <w:kern w:val="0"/>
          <w:sz w:val="28"/>
          <w:szCs w:val="28"/>
          <w:u w:color="000000"/>
        </w:rPr>
        <w:t>低费方案为</w:t>
      </w:r>
      <w:r w:rsidRPr="00046A3C">
        <w:rPr>
          <w:rFonts w:ascii="Times New Roman" w:hAnsi="Times New Roman"/>
          <w:kern w:val="0"/>
          <w:sz w:val="28"/>
          <w:szCs w:val="28"/>
          <w:u w:color="000000"/>
        </w:rPr>
        <w:t>1</w:t>
      </w:r>
      <w:r w:rsidR="008C7395" w:rsidRPr="00046A3C">
        <w:rPr>
          <w:rFonts w:ascii="Times New Roman" w:hAnsi="Times New Roman" w:hint="eastAsia"/>
          <w:kern w:val="0"/>
          <w:sz w:val="28"/>
          <w:szCs w:val="28"/>
          <w:u w:color="000000"/>
        </w:rPr>
        <w:t>3</w:t>
      </w:r>
      <w:r w:rsidRPr="00046A3C">
        <w:rPr>
          <w:rFonts w:ascii="Times New Roman" w:hAnsi="Times New Roman"/>
          <w:kern w:val="0"/>
          <w:sz w:val="28"/>
          <w:szCs w:val="28"/>
          <w:u w:color="000000"/>
        </w:rPr>
        <w:t>个，效益主要从环境和经济效益两方面来分析，具体统计结果见表</w:t>
      </w:r>
      <w:r w:rsidRPr="00046A3C">
        <w:rPr>
          <w:rFonts w:ascii="Times New Roman" w:hAnsi="Times New Roman"/>
          <w:kern w:val="0"/>
          <w:sz w:val="28"/>
          <w:szCs w:val="28"/>
          <w:u w:color="000000"/>
        </w:rPr>
        <w:t>7.2-1</w:t>
      </w:r>
      <w:r w:rsidRPr="00046A3C">
        <w:rPr>
          <w:rFonts w:ascii="Times New Roman" w:hAnsi="Times New Roman"/>
          <w:kern w:val="0"/>
          <w:sz w:val="28"/>
          <w:szCs w:val="28"/>
          <w:u w:color="000000"/>
        </w:rPr>
        <w:t>。</w:t>
      </w:r>
    </w:p>
    <w:p w:rsidR="00DA6C0A" w:rsidRPr="000B60BF" w:rsidRDefault="00DA6C0A" w:rsidP="00DA6C0A">
      <w:pPr>
        <w:spacing w:line="500" w:lineRule="exact"/>
        <w:ind w:firstLineChars="75" w:firstLine="181"/>
        <w:jc w:val="center"/>
        <w:rPr>
          <w:rFonts w:ascii="Times New Roman" w:hAnsi="Times New Roman"/>
          <w:b/>
          <w:bCs/>
          <w:sz w:val="24"/>
        </w:rPr>
      </w:pPr>
    </w:p>
    <w:p w:rsidR="00DA6C0A" w:rsidRPr="000B60BF" w:rsidRDefault="00DA6C0A" w:rsidP="00822604">
      <w:pPr>
        <w:spacing w:line="500" w:lineRule="exact"/>
        <w:rPr>
          <w:rFonts w:ascii="Times New Roman" w:hAnsi="Times New Roman"/>
          <w:b/>
          <w:bCs/>
          <w:sz w:val="24"/>
        </w:rPr>
      </w:pPr>
    </w:p>
    <w:p w:rsidR="00DA6C0A" w:rsidRPr="000B60BF" w:rsidRDefault="00DA6C0A" w:rsidP="00DA6C0A">
      <w:pPr>
        <w:spacing w:line="500" w:lineRule="exact"/>
        <w:ind w:firstLineChars="75" w:firstLine="181"/>
        <w:jc w:val="center"/>
        <w:rPr>
          <w:rFonts w:ascii="Times New Roman" w:hAnsi="Times New Roman"/>
          <w:b/>
          <w:bCs/>
          <w:sz w:val="24"/>
        </w:rPr>
      </w:pPr>
      <w:r w:rsidRPr="000B60BF">
        <w:rPr>
          <w:rFonts w:ascii="Times New Roman" w:hAnsi="Times New Roman"/>
          <w:b/>
          <w:bCs/>
          <w:sz w:val="24"/>
        </w:rPr>
        <w:lastRenderedPageBreak/>
        <w:t>表</w:t>
      </w:r>
      <w:r w:rsidRPr="000B60BF">
        <w:rPr>
          <w:rFonts w:ascii="Times New Roman" w:hAnsi="Times New Roman"/>
          <w:b/>
          <w:bCs/>
          <w:sz w:val="24"/>
        </w:rPr>
        <w:t xml:space="preserve">7.2-1 </w:t>
      </w:r>
      <w:r w:rsidRPr="000B60BF">
        <w:rPr>
          <w:rFonts w:ascii="Times New Roman" w:hAnsi="Times New Roman"/>
          <w:b/>
          <w:bCs/>
          <w:sz w:val="24"/>
        </w:rPr>
        <w:t>已完成的清洁生产无低费方案实施效果汇总表</w:t>
      </w:r>
    </w:p>
    <w:tbl>
      <w:tblPr>
        <w:tblW w:w="9356" w:type="dxa"/>
        <w:jc w:val="center"/>
        <w:tblLayout w:type="fixed"/>
        <w:tblLook w:val="04A0"/>
      </w:tblPr>
      <w:tblGrid>
        <w:gridCol w:w="975"/>
        <w:gridCol w:w="587"/>
        <w:gridCol w:w="1349"/>
        <w:gridCol w:w="3501"/>
        <w:gridCol w:w="852"/>
        <w:gridCol w:w="1008"/>
        <w:gridCol w:w="1084"/>
      </w:tblGrid>
      <w:tr w:rsidR="00296812" w:rsidRPr="00982C84" w:rsidTr="007132C7">
        <w:trPr>
          <w:cantSplit/>
          <w:trHeight w:val="353"/>
          <w:tblHeader/>
          <w:jc w:val="center"/>
        </w:trPr>
        <w:tc>
          <w:tcPr>
            <w:tcW w:w="975" w:type="dxa"/>
            <w:vMerge w:val="restart"/>
            <w:tcBorders>
              <w:top w:val="single" w:sz="12" w:space="0" w:color="auto"/>
              <w:left w:val="single" w:sz="12" w:space="0" w:color="auto"/>
              <w:bottom w:val="single" w:sz="4" w:space="0" w:color="auto"/>
              <w:right w:val="single" w:sz="4"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方案</w:t>
            </w:r>
          </w:p>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类型</w:t>
            </w:r>
          </w:p>
        </w:tc>
        <w:tc>
          <w:tcPr>
            <w:tcW w:w="587" w:type="dxa"/>
            <w:vMerge w:val="restart"/>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方案</w:t>
            </w:r>
          </w:p>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编号</w:t>
            </w:r>
          </w:p>
        </w:tc>
        <w:tc>
          <w:tcPr>
            <w:tcW w:w="1349" w:type="dxa"/>
            <w:vMerge w:val="restart"/>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方案名称</w:t>
            </w:r>
          </w:p>
        </w:tc>
        <w:tc>
          <w:tcPr>
            <w:tcW w:w="3501" w:type="dxa"/>
            <w:vMerge w:val="restart"/>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方案简介</w:t>
            </w:r>
          </w:p>
        </w:tc>
        <w:tc>
          <w:tcPr>
            <w:tcW w:w="852" w:type="dxa"/>
            <w:vMerge w:val="restart"/>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预计</w:t>
            </w:r>
          </w:p>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投资</w:t>
            </w:r>
          </w:p>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（万元）</w:t>
            </w:r>
          </w:p>
        </w:tc>
        <w:tc>
          <w:tcPr>
            <w:tcW w:w="2092" w:type="dxa"/>
            <w:gridSpan w:val="2"/>
            <w:tcBorders>
              <w:top w:val="single" w:sz="12" w:space="0" w:color="auto"/>
              <w:left w:val="single" w:sz="4" w:space="0" w:color="auto"/>
              <w:bottom w:val="single" w:sz="4" w:space="0" w:color="auto"/>
              <w:right w:val="single" w:sz="12"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预计效果</w:t>
            </w:r>
          </w:p>
        </w:tc>
      </w:tr>
      <w:tr w:rsidR="00296812" w:rsidRPr="00982C84" w:rsidTr="007132C7">
        <w:trPr>
          <w:cantSplit/>
          <w:trHeight w:val="617"/>
          <w:tblHeader/>
          <w:jc w:val="center"/>
        </w:trPr>
        <w:tc>
          <w:tcPr>
            <w:tcW w:w="975" w:type="dxa"/>
            <w:vMerge/>
            <w:tcBorders>
              <w:top w:val="single" w:sz="12" w:space="0" w:color="auto"/>
              <w:left w:val="single" w:sz="12" w:space="0" w:color="auto"/>
              <w:bottom w:val="single" w:sz="4" w:space="0" w:color="auto"/>
              <w:right w:val="single" w:sz="4" w:space="0" w:color="auto"/>
            </w:tcBorders>
            <w:vAlign w:val="center"/>
          </w:tcPr>
          <w:p w:rsidR="00296812" w:rsidRPr="00982C84" w:rsidRDefault="00296812" w:rsidP="007132C7">
            <w:pPr>
              <w:widowControl/>
              <w:jc w:val="left"/>
              <w:rPr>
                <w:rFonts w:ascii="Times New Roman" w:hAnsi="Times New Roman"/>
                <w:b/>
                <w:kern w:val="0"/>
                <w:szCs w:val="21"/>
                <w:u w:color="000000"/>
              </w:rPr>
            </w:pPr>
          </w:p>
        </w:tc>
        <w:tc>
          <w:tcPr>
            <w:tcW w:w="587" w:type="dxa"/>
            <w:vMerge/>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jc w:val="left"/>
              <w:rPr>
                <w:rFonts w:ascii="Times New Roman" w:hAnsi="Times New Roman"/>
                <w:b/>
                <w:kern w:val="0"/>
                <w:szCs w:val="21"/>
                <w:u w:color="000000"/>
              </w:rPr>
            </w:pPr>
          </w:p>
        </w:tc>
        <w:tc>
          <w:tcPr>
            <w:tcW w:w="1349" w:type="dxa"/>
            <w:vMerge/>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jc w:val="left"/>
              <w:rPr>
                <w:rFonts w:ascii="Times New Roman" w:hAnsi="Times New Roman"/>
                <w:b/>
                <w:kern w:val="0"/>
                <w:szCs w:val="21"/>
                <w:u w:color="000000"/>
              </w:rPr>
            </w:pPr>
          </w:p>
        </w:tc>
        <w:tc>
          <w:tcPr>
            <w:tcW w:w="3501" w:type="dxa"/>
            <w:vMerge/>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jc w:val="left"/>
              <w:rPr>
                <w:rFonts w:ascii="Times New Roman" w:hAnsi="Times New Roman"/>
                <w:b/>
                <w:kern w:val="0"/>
                <w:szCs w:val="21"/>
                <w:u w:color="000000"/>
              </w:rPr>
            </w:pPr>
          </w:p>
        </w:tc>
        <w:tc>
          <w:tcPr>
            <w:tcW w:w="852" w:type="dxa"/>
            <w:vMerge/>
            <w:tcBorders>
              <w:top w:val="single" w:sz="12" w:space="0" w:color="auto"/>
              <w:left w:val="single" w:sz="4" w:space="0" w:color="auto"/>
              <w:bottom w:val="single" w:sz="4" w:space="0" w:color="auto"/>
              <w:right w:val="single" w:sz="4" w:space="0" w:color="auto"/>
            </w:tcBorders>
            <w:vAlign w:val="center"/>
          </w:tcPr>
          <w:p w:rsidR="00296812" w:rsidRPr="00982C84" w:rsidRDefault="00296812" w:rsidP="007132C7">
            <w:pPr>
              <w:widowControl/>
              <w:jc w:val="left"/>
              <w:rPr>
                <w:rFonts w:ascii="Times New Roman" w:hAnsi="Times New Roman"/>
                <w:b/>
                <w:kern w:val="0"/>
                <w:szCs w:val="21"/>
                <w:u w:color="000000"/>
              </w:rPr>
            </w:pPr>
          </w:p>
        </w:tc>
        <w:tc>
          <w:tcPr>
            <w:tcW w:w="1008" w:type="dxa"/>
            <w:tcBorders>
              <w:top w:val="single" w:sz="4" w:space="0" w:color="auto"/>
              <w:left w:val="single" w:sz="4" w:space="0" w:color="auto"/>
              <w:bottom w:val="single" w:sz="4" w:space="0" w:color="auto"/>
              <w:right w:val="single" w:sz="4"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环境</w:t>
            </w:r>
          </w:p>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效益</w:t>
            </w:r>
          </w:p>
        </w:tc>
        <w:tc>
          <w:tcPr>
            <w:tcW w:w="1084" w:type="dxa"/>
            <w:tcBorders>
              <w:top w:val="single" w:sz="4" w:space="0" w:color="auto"/>
              <w:left w:val="single" w:sz="4" w:space="0" w:color="auto"/>
              <w:bottom w:val="single" w:sz="4" w:space="0" w:color="auto"/>
              <w:right w:val="single" w:sz="12" w:space="0" w:color="auto"/>
            </w:tcBorders>
            <w:vAlign w:val="center"/>
          </w:tcPr>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经济效益</w:t>
            </w:r>
          </w:p>
          <w:p w:rsidR="00296812" w:rsidRPr="00982C84" w:rsidRDefault="00296812" w:rsidP="007132C7">
            <w:pPr>
              <w:widowControl/>
              <w:autoSpaceDE w:val="0"/>
              <w:spacing w:line="340" w:lineRule="exact"/>
              <w:jc w:val="center"/>
              <w:textAlignment w:val="baseline"/>
              <w:rPr>
                <w:rFonts w:ascii="Times New Roman" w:hAnsi="Times New Roman"/>
                <w:b/>
                <w:kern w:val="0"/>
                <w:szCs w:val="21"/>
                <w:u w:color="000000"/>
              </w:rPr>
            </w:pPr>
            <w:r w:rsidRPr="00982C84">
              <w:rPr>
                <w:rFonts w:ascii="Times New Roman" w:hAnsi="Times New Roman"/>
                <w:b/>
                <w:kern w:val="0"/>
                <w:szCs w:val="21"/>
                <w:u w:color="000000"/>
              </w:rPr>
              <w:t>（元）</w:t>
            </w:r>
          </w:p>
        </w:tc>
      </w:tr>
      <w:tr w:rsidR="00296812" w:rsidRPr="00982C84" w:rsidTr="007132C7">
        <w:trPr>
          <w:cantSplit/>
          <w:trHeight w:val="1095"/>
          <w:jc w:val="center"/>
        </w:trPr>
        <w:tc>
          <w:tcPr>
            <w:tcW w:w="975" w:type="dxa"/>
            <w:tcBorders>
              <w:top w:val="single" w:sz="4" w:space="0" w:color="auto"/>
              <w:left w:val="single" w:sz="12" w:space="0" w:color="auto"/>
              <w:bottom w:val="single" w:sz="4" w:space="0" w:color="auto"/>
              <w:right w:val="single" w:sz="4" w:space="0" w:color="auto"/>
            </w:tcBorders>
            <w:vAlign w:val="center"/>
          </w:tcPr>
          <w:p w:rsidR="00296812" w:rsidRPr="00A35FD2" w:rsidRDefault="00296812" w:rsidP="007132C7">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原辅材料和能源替代</w:t>
            </w:r>
          </w:p>
        </w:tc>
        <w:tc>
          <w:tcPr>
            <w:tcW w:w="587"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F1</w:t>
            </w:r>
          </w:p>
        </w:tc>
        <w:tc>
          <w:tcPr>
            <w:tcW w:w="1349" w:type="dxa"/>
            <w:tcBorders>
              <w:top w:val="single" w:sz="4" w:space="0" w:color="auto"/>
              <w:left w:val="single" w:sz="4" w:space="0" w:color="auto"/>
              <w:bottom w:val="single" w:sz="4" w:space="0" w:color="auto"/>
              <w:right w:val="single" w:sz="4" w:space="0" w:color="auto"/>
            </w:tcBorders>
            <w:vAlign w:val="center"/>
          </w:tcPr>
          <w:p w:rsidR="00296812" w:rsidRPr="00A35FD2" w:rsidRDefault="00C75D6A" w:rsidP="007132C7">
            <w:pPr>
              <w:jc w:val="center"/>
              <w:rPr>
                <w:rFonts w:ascii="Times New Roman" w:hAnsi="Times New Roman"/>
                <w:szCs w:val="21"/>
              </w:rPr>
            </w:pPr>
            <w:r w:rsidRPr="00A35FD2">
              <w:rPr>
                <w:rFonts w:ascii="Times New Roman" w:hAnsi="宋体"/>
                <w:szCs w:val="21"/>
              </w:rPr>
              <w:t>厂区</w:t>
            </w:r>
            <w:r w:rsidR="00296812" w:rsidRPr="00A35FD2">
              <w:rPr>
                <w:rFonts w:ascii="Times New Roman" w:hAnsi="宋体"/>
                <w:szCs w:val="21"/>
              </w:rPr>
              <w:t>绿色照明改造</w:t>
            </w:r>
          </w:p>
        </w:tc>
        <w:tc>
          <w:tcPr>
            <w:tcW w:w="3501"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jc w:val="center"/>
              <w:rPr>
                <w:rFonts w:ascii="Times New Roman" w:hAnsi="Times New Roman"/>
                <w:szCs w:val="21"/>
              </w:rPr>
            </w:pPr>
            <w:r w:rsidRPr="00A35FD2">
              <w:rPr>
                <w:rFonts w:ascii="Times New Roman" w:hAnsi="宋体"/>
                <w:szCs w:val="21"/>
              </w:rPr>
              <w:t>将</w:t>
            </w:r>
            <w:r w:rsidR="00C75D6A" w:rsidRPr="00A35FD2">
              <w:rPr>
                <w:rFonts w:ascii="Times New Roman" w:hAnsi="宋体"/>
                <w:szCs w:val="21"/>
              </w:rPr>
              <w:t>厂区</w:t>
            </w:r>
            <w:r w:rsidRPr="00A35FD2">
              <w:rPr>
                <w:rFonts w:ascii="Times New Roman" w:hAnsi="宋体"/>
                <w:szCs w:val="21"/>
              </w:rPr>
              <w:t>里的</w:t>
            </w:r>
            <w:r w:rsidRPr="00A35FD2">
              <w:rPr>
                <w:rFonts w:ascii="Times New Roman" w:hAnsi="Times New Roman"/>
                <w:szCs w:val="21"/>
              </w:rPr>
              <w:t>60</w:t>
            </w:r>
            <w:r w:rsidRPr="00A35FD2">
              <w:rPr>
                <w:rFonts w:ascii="Times New Roman" w:hAnsi="宋体"/>
                <w:szCs w:val="21"/>
              </w:rPr>
              <w:t>支</w:t>
            </w:r>
            <w:r w:rsidRPr="00A35FD2">
              <w:rPr>
                <w:rFonts w:ascii="Times New Roman" w:hAnsi="Times New Roman"/>
                <w:szCs w:val="21"/>
              </w:rPr>
              <w:t>18W</w:t>
            </w:r>
            <w:r w:rsidRPr="00A35FD2">
              <w:rPr>
                <w:rFonts w:ascii="Times New Roman" w:hAnsi="宋体"/>
                <w:szCs w:val="21"/>
              </w:rPr>
              <w:t>、</w:t>
            </w:r>
            <w:r w:rsidRPr="00A35FD2">
              <w:rPr>
                <w:rFonts w:ascii="Times New Roman" w:hAnsi="Times New Roman"/>
                <w:szCs w:val="21"/>
              </w:rPr>
              <w:t>40</w:t>
            </w:r>
            <w:r w:rsidRPr="00A35FD2">
              <w:rPr>
                <w:rFonts w:ascii="Times New Roman" w:hAnsi="宋体"/>
                <w:szCs w:val="21"/>
              </w:rPr>
              <w:t>支</w:t>
            </w:r>
            <w:r w:rsidRPr="00A35FD2">
              <w:rPr>
                <w:rFonts w:ascii="Times New Roman" w:hAnsi="Times New Roman"/>
                <w:szCs w:val="21"/>
              </w:rPr>
              <w:t>36W</w:t>
            </w:r>
            <w:r w:rsidRPr="00A35FD2">
              <w:rPr>
                <w:rFonts w:ascii="Times New Roman" w:hAnsi="宋体"/>
                <w:szCs w:val="21"/>
              </w:rPr>
              <w:t>的普通日光灯具更换为</w:t>
            </w:r>
            <w:r w:rsidRPr="00A35FD2">
              <w:rPr>
                <w:rFonts w:ascii="Times New Roman" w:hAnsi="Times New Roman"/>
                <w:szCs w:val="21"/>
              </w:rPr>
              <w:t>100</w:t>
            </w:r>
            <w:r w:rsidRPr="00A35FD2">
              <w:rPr>
                <w:rFonts w:ascii="Times New Roman" w:hAnsi="宋体"/>
                <w:szCs w:val="21"/>
              </w:rPr>
              <w:t>支</w:t>
            </w:r>
            <w:r w:rsidRPr="00A35FD2">
              <w:rPr>
                <w:rFonts w:ascii="Times New Roman" w:hAnsi="Times New Roman"/>
                <w:szCs w:val="21"/>
              </w:rPr>
              <w:t>8W</w:t>
            </w:r>
            <w:r w:rsidRPr="00A35FD2">
              <w:rPr>
                <w:rFonts w:ascii="Times New Roman" w:hAnsi="宋体"/>
                <w:szCs w:val="21"/>
              </w:rPr>
              <w:t>的</w:t>
            </w:r>
            <w:r w:rsidRPr="00A35FD2">
              <w:rPr>
                <w:rFonts w:ascii="Times New Roman" w:hAnsi="Times New Roman"/>
                <w:szCs w:val="21"/>
              </w:rPr>
              <w:t>LED</w:t>
            </w:r>
            <w:r w:rsidRPr="00A35FD2">
              <w:rPr>
                <w:rFonts w:ascii="Times New Roman" w:hAnsi="宋体"/>
                <w:szCs w:val="21"/>
              </w:rPr>
              <w:t>灯</w:t>
            </w:r>
          </w:p>
        </w:tc>
        <w:tc>
          <w:tcPr>
            <w:tcW w:w="852"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jc w:val="center"/>
              <w:textAlignment w:val="baseline"/>
              <w:rPr>
                <w:rFonts w:ascii="Times New Roman" w:hAnsi="Times New Roman"/>
                <w:szCs w:val="21"/>
                <w:u w:color="000000"/>
              </w:rPr>
            </w:pPr>
            <w:r w:rsidRPr="00A35FD2">
              <w:rPr>
                <w:rFonts w:ascii="Times New Roman" w:hAnsi="Times New Roman"/>
                <w:szCs w:val="21"/>
              </w:rPr>
              <w:t>0.15</w:t>
            </w:r>
          </w:p>
        </w:tc>
        <w:tc>
          <w:tcPr>
            <w:tcW w:w="1008"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jc w:val="center"/>
              <w:textAlignment w:val="baseline"/>
              <w:rPr>
                <w:rFonts w:ascii="Times New Roman" w:hAnsi="Times New Roman"/>
                <w:szCs w:val="21"/>
                <w:u w:color="000000"/>
              </w:rPr>
            </w:pPr>
            <w:r w:rsidRPr="00A35FD2">
              <w:rPr>
                <w:rFonts w:ascii="Times New Roman" w:hAnsi="宋体"/>
                <w:szCs w:val="21"/>
              </w:rPr>
              <w:t>年节电</w:t>
            </w:r>
            <w:r w:rsidRPr="00A35FD2">
              <w:rPr>
                <w:rFonts w:ascii="Times New Roman" w:hAnsi="Times New Roman"/>
                <w:szCs w:val="21"/>
              </w:rPr>
              <w:t>1.09</w:t>
            </w:r>
            <w:r w:rsidRPr="00A35FD2">
              <w:rPr>
                <w:rFonts w:ascii="Times New Roman" w:hAnsi="宋体"/>
                <w:szCs w:val="21"/>
              </w:rPr>
              <w:t>万</w:t>
            </w:r>
            <w:r w:rsidRPr="00A35FD2">
              <w:rPr>
                <w:rFonts w:ascii="Times New Roman" w:hAnsi="Times New Roman"/>
                <w:szCs w:val="21"/>
              </w:rPr>
              <w:t>kW·h</w:t>
            </w:r>
          </w:p>
        </w:tc>
        <w:tc>
          <w:tcPr>
            <w:tcW w:w="1084" w:type="dxa"/>
            <w:tcBorders>
              <w:top w:val="single" w:sz="4" w:space="0" w:color="auto"/>
              <w:left w:val="single" w:sz="4" w:space="0" w:color="auto"/>
              <w:bottom w:val="single" w:sz="4" w:space="0" w:color="auto"/>
              <w:right w:val="single" w:sz="12" w:space="0" w:color="auto"/>
            </w:tcBorders>
            <w:vAlign w:val="center"/>
          </w:tcPr>
          <w:p w:rsidR="00296812" w:rsidRPr="00A35FD2" w:rsidRDefault="00296812" w:rsidP="007132C7">
            <w:pPr>
              <w:jc w:val="center"/>
              <w:textAlignment w:val="baseline"/>
              <w:rPr>
                <w:rFonts w:ascii="Times New Roman" w:hAnsi="Times New Roman"/>
                <w:szCs w:val="21"/>
                <w:u w:color="000000"/>
              </w:rPr>
            </w:pPr>
            <w:r w:rsidRPr="00A35FD2">
              <w:rPr>
                <w:rFonts w:ascii="Times New Roman" w:hAnsi="宋体"/>
                <w:szCs w:val="21"/>
              </w:rPr>
              <w:t>年节电费</w:t>
            </w:r>
            <w:r w:rsidRPr="00A35FD2">
              <w:rPr>
                <w:rFonts w:ascii="Times New Roman" w:hAnsi="Times New Roman"/>
                <w:szCs w:val="21"/>
              </w:rPr>
              <w:t>1.308</w:t>
            </w:r>
            <w:r w:rsidRPr="00A35FD2">
              <w:rPr>
                <w:rFonts w:ascii="Times New Roman" w:hAnsi="宋体"/>
                <w:szCs w:val="21"/>
              </w:rPr>
              <w:t>万元</w:t>
            </w:r>
          </w:p>
        </w:tc>
      </w:tr>
      <w:tr w:rsidR="00690C4A" w:rsidRPr="00982C84" w:rsidTr="007132C7">
        <w:trPr>
          <w:cantSplit/>
          <w:trHeight w:val="846"/>
          <w:jc w:val="center"/>
        </w:trPr>
        <w:tc>
          <w:tcPr>
            <w:tcW w:w="975" w:type="dxa"/>
            <w:tcBorders>
              <w:top w:val="single" w:sz="4" w:space="0" w:color="auto"/>
              <w:left w:val="single" w:sz="12" w:space="0" w:color="auto"/>
              <w:bottom w:val="single" w:sz="4" w:space="0" w:color="auto"/>
              <w:right w:val="single" w:sz="4" w:space="0" w:color="auto"/>
            </w:tcBorders>
            <w:vAlign w:val="center"/>
          </w:tcPr>
          <w:p w:rsidR="00690C4A" w:rsidRPr="00A35FD2" w:rsidRDefault="00690C4A" w:rsidP="007132C7">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过程优化控制</w:t>
            </w:r>
          </w:p>
        </w:tc>
        <w:tc>
          <w:tcPr>
            <w:tcW w:w="587"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F2</w:t>
            </w:r>
          </w:p>
        </w:tc>
        <w:tc>
          <w:tcPr>
            <w:tcW w:w="1349"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jc w:val="center"/>
              <w:rPr>
                <w:rFonts w:ascii="Times New Roman" w:hAnsi="Times New Roman"/>
                <w:szCs w:val="21"/>
              </w:rPr>
            </w:pPr>
            <w:r w:rsidRPr="00A35FD2">
              <w:rPr>
                <w:rFonts w:ascii="Times New Roman" w:hAnsi="Times New Roman" w:hint="eastAsia"/>
                <w:szCs w:val="21"/>
              </w:rPr>
              <w:t>合成车间管道控制阀门更换</w:t>
            </w:r>
          </w:p>
        </w:tc>
        <w:tc>
          <w:tcPr>
            <w:tcW w:w="3501"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jc w:val="center"/>
              <w:rPr>
                <w:rFonts w:ascii="Times New Roman" w:hAnsi="Times New Roman"/>
                <w:szCs w:val="21"/>
              </w:rPr>
            </w:pPr>
            <w:r w:rsidRPr="00A35FD2">
              <w:rPr>
                <w:rFonts w:ascii="Times New Roman" w:hAnsi="Times New Roman" w:hint="eastAsia"/>
                <w:szCs w:val="21"/>
              </w:rPr>
              <w:t>合成车间管路阀门管道原为人工控制，且出现部分腐蚀，现更换为防腐防渗的电路自动控制阀门，减少了厂区环境污染风险，提高了厂区的自动化水平。</w:t>
            </w:r>
          </w:p>
        </w:tc>
        <w:tc>
          <w:tcPr>
            <w:tcW w:w="852"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jc w:val="center"/>
              <w:rPr>
                <w:rFonts w:ascii="Times New Roman" w:hAnsi="Times New Roman"/>
                <w:szCs w:val="21"/>
              </w:rPr>
            </w:pPr>
            <w:r w:rsidRPr="00A35FD2">
              <w:rPr>
                <w:rFonts w:ascii="Times New Roman" w:hAnsi="Times New Roman" w:hint="eastAsia"/>
                <w:szCs w:val="21"/>
              </w:rPr>
              <w:t>2.5</w:t>
            </w:r>
          </w:p>
        </w:tc>
        <w:tc>
          <w:tcPr>
            <w:tcW w:w="1008"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jc w:val="center"/>
              <w:rPr>
                <w:rFonts w:ascii="Times New Roman" w:hAnsi="Times New Roman"/>
                <w:szCs w:val="21"/>
              </w:rPr>
            </w:pPr>
            <w:r w:rsidRPr="00A35FD2">
              <w:rPr>
                <w:rFonts w:ascii="Times New Roman" w:hAnsi="Times New Roman" w:hint="eastAsia"/>
                <w:szCs w:val="21"/>
              </w:rPr>
              <w:t>减少厂区污染风险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690C4A" w:rsidRPr="00A35FD2" w:rsidRDefault="00690C4A" w:rsidP="00690C4A">
            <w:pPr>
              <w:jc w:val="center"/>
              <w:rPr>
                <w:rFonts w:ascii="Times New Roman" w:hAnsi="Times New Roman"/>
                <w:szCs w:val="21"/>
              </w:rPr>
            </w:pPr>
            <w:r w:rsidRPr="00A35FD2">
              <w:rPr>
                <w:rFonts w:ascii="Times New Roman" w:hAnsi="宋体" w:hint="eastAsia"/>
                <w:szCs w:val="21"/>
              </w:rPr>
              <w:t>—</w:t>
            </w:r>
          </w:p>
        </w:tc>
      </w:tr>
      <w:tr w:rsidR="00A35FD2" w:rsidRPr="00982C84" w:rsidTr="007132C7">
        <w:trPr>
          <w:cantSplit/>
          <w:trHeight w:val="1431"/>
          <w:jc w:val="center"/>
        </w:trPr>
        <w:tc>
          <w:tcPr>
            <w:tcW w:w="975" w:type="dxa"/>
            <w:vMerge w:val="restart"/>
            <w:tcBorders>
              <w:top w:val="single" w:sz="4" w:space="0" w:color="auto"/>
              <w:left w:val="single" w:sz="12" w:space="0" w:color="auto"/>
              <w:right w:val="single" w:sz="4" w:space="0" w:color="auto"/>
            </w:tcBorders>
            <w:vAlign w:val="center"/>
          </w:tcPr>
          <w:p w:rsidR="00A35FD2" w:rsidRPr="00A35FD2" w:rsidRDefault="00A35FD2" w:rsidP="007132C7">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设备维护和更新</w:t>
            </w:r>
          </w:p>
        </w:tc>
        <w:tc>
          <w:tcPr>
            <w:tcW w:w="587"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7132C7">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F3</w:t>
            </w:r>
          </w:p>
        </w:tc>
        <w:tc>
          <w:tcPr>
            <w:tcW w:w="1349"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7132C7">
            <w:pPr>
              <w:spacing w:line="300" w:lineRule="exact"/>
              <w:jc w:val="center"/>
              <w:textAlignment w:val="baseline"/>
              <w:rPr>
                <w:rFonts w:ascii="Times New Roman" w:hAnsi="Times New Roman"/>
                <w:szCs w:val="21"/>
              </w:rPr>
            </w:pPr>
            <w:r w:rsidRPr="00A35FD2">
              <w:rPr>
                <w:rFonts w:ascii="Times New Roman" w:hAnsi="宋体"/>
                <w:szCs w:val="21"/>
              </w:rPr>
              <w:t>更换维护蒸汽管道外保温层</w:t>
            </w:r>
          </w:p>
        </w:tc>
        <w:tc>
          <w:tcPr>
            <w:tcW w:w="3501"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7132C7">
            <w:pPr>
              <w:spacing w:line="320" w:lineRule="exact"/>
              <w:jc w:val="center"/>
              <w:textAlignment w:val="baseline"/>
              <w:rPr>
                <w:rFonts w:ascii="Times New Roman" w:hAnsi="Times New Roman"/>
                <w:szCs w:val="21"/>
              </w:rPr>
            </w:pPr>
            <w:r w:rsidRPr="00A35FD2">
              <w:rPr>
                <w:rFonts w:ascii="Times New Roman" w:hAnsi="宋体"/>
                <w:szCs w:val="21"/>
              </w:rPr>
              <w:t>蒸汽管道外保温层由于使用时间较长，出现部分破损现象，先将部分破损保温层更换维护，维持蒸汽温度，降低能源损耗。</w:t>
            </w:r>
          </w:p>
        </w:tc>
        <w:tc>
          <w:tcPr>
            <w:tcW w:w="852"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7132C7">
            <w:pPr>
              <w:spacing w:line="280" w:lineRule="exact"/>
              <w:jc w:val="center"/>
              <w:textAlignment w:val="baseline"/>
              <w:rPr>
                <w:rFonts w:ascii="Times New Roman" w:hAnsi="Times New Roman"/>
                <w:szCs w:val="21"/>
                <w:u w:color="000000"/>
              </w:rPr>
            </w:pPr>
            <w:r w:rsidRPr="00A35FD2">
              <w:rPr>
                <w:rFonts w:ascii="Times New Roman" w:hAnsi="Times New Roman" w:hint="eastAsia"/>
                <w:szCs w:val="21"/>
              </w:rPr>
              <w:t>2</w:t>
            </w:r>
          </w:p>
        </w:tc>
        <w:tc>
          <w:tcPr>
            <w:tcW w:w="1008"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5B568D">
            <w:pPr>
              <w:spacing w:line="280" w:lineRule="exact"/>
              <w:jc w:val="center"/>
              <w:textAlignment w:val="baseline"/>
              <w:rPr>
                <w:rFonts w:ascii="Times New Roman" w:hAnsi="Times New Roman"/>
                <w:szCs w:val="21"/>
              </w:rPr>
            </w:pPr>
            <w:r w:rsidRPr="00A35FD2">
              <w:rPr>
                <w:rFonts w:ascii="Times New Roman" w:hAnsi="宋体" w:hint="eastAsia"/>
                <w:szCs w:val="21"/>
              </w:rPr>
              <w:t>节省水资源</w:t>
            </w:r>
            <w:r w:rsidRPr="00A35FD2">
              <w:rPr>
                <w:rFonts w:ascii="Times New Roman" w:hAnsi="Times New Roman"/>
                <w:szCs w:val="21"/>
              </w:rPr>
              <w:t>2t/a</w:t>
            </w:r>
          </w:p>
        </w:tc>
        <w:tc>
          <w:tcPr>
            <w:tcW w:w="1084" w:type="dxa"/>
            <w:tcBorders>
              <w:top w:val="single" w:sz="4" w:space="0" w:color="auto"/>
              <w:left w:val="single" w:sz="4" w:space="0" w:color="auto"/>
              <w:bottom w:val="single" w:sz="4" w:space="0" w:color="auto"/>
              <w:right w:val="single" w:sz="12" w:space="0" w:color="auto"/>
            </w:tcBorders>
            <w:vAlign w:val="center"/>
          </w:tcPr>
          <w:p w:rsidR="00A35FD2" w:rsidRPr="00A35FD2" w:rsidRDefault="00A35FD2" w:rsidP="005B568D">
            <w:pPr>
              <w:spacing w:line="280" w:lineRule="exact"/>
              <w:jc w:val="center"/>
              <w:textAlignment w:val="baseline"/>
              <w:rPr>
                <w:rFonts w:ascii="Times New Roman" w:hAnsi="Times New Roman"/>
                <w:szCs w:val="21"/>
                <w:u w:color="000000"/>
              </w:rPr>
            </w:pPr>
            <w:r w:rsidRPr="00A35FD2">
              <w:rPr>
                <w:rFonts w:ascii="Times New Roman" w:hAnsi="宋体"/>
                <w:szCs w:val="21"/>
              </w:rPr>
              <w:t>年创造效益</w:t>
            </w:r>
            <w:r w:rsidRPr="00A35FD2">
              <w:rPr>
                <w:rFonts w:ascii="Times New Roman" w:hAnsi="Times New Roman" w:hint="eastAsia"/>
                <w:szCs w:val="21"/>
              </w:rPr>
              <w:t>8.2</w:t>
            </w:r>
            <w:r w:rsidRPr="00A35FD2">
              <w:rPr>
                <w:rFonts w:ascii="Times New Roman" w:hAnsi="宋体"/>
                <w:szCs w:val="21"/>
              </w:rPr>
              <w:t>万元</w:t>
            </w:r>
          </w:p>
        </w:tc>
      </w:tr>
      <w:tr w:rsidR="00296812" w:rsidRPr="00982C84" w:rsidTr="007132C7">
        <w:trPr>
          <w:cantSplit/>
          <w:trHeight w:val="1431"/>
          <w:jc w:val="center"/>
        </w:trPr>
        <w:tc>
          <w:tcPr>
            <w:tcW w:w="975" w:type="dxa"/>
            <w:vMerge/>
            <w:tcBorders>
              <w:left w:val="single" w:sz="12" w:space="0" w:color="auto"/>
              <w:right w:val="single" w:sz="4" w:space="0" w:color="auto"/>
            </w:tcBorders>
            <w:vAlign w:val="center"/>
          </w:tcPr>
          <w:p w:rsidR="00296812" w:rsidRPr="00A35FD2" w:rsidRDefault="00296812" w:rsidP="007132C7">
            <w:pPr>
              <w:widowControl/>
              <w:jc w:val="left"/>
              <w:rPr>
                <w:rFonts w:ascii="Times New Roman" w:hAnsi="Times New Roman"/>
                <w:kern w:val="0"/>
                <w:szCs w:val="21"/>
                <w:u w:color="000000"/>
              </w:rPr>
            </w:pPr>
          </w:p>
        </w:tc>
        <w:tc>
          <w:tcPr>
            <w:tcW w:w="587"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F4</w:t>
            </w:r>
          </w:p>
        </w:tc>
        <w:tc>
          <w:tcPr>
            <w:tcW w:w="1349"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jc w:val="center"/>
              <w:rPr>
                <w:rFonts w:ascii="Times New Roman" w:hAnsi="Times New Roman"/>
                <w:szCs w:val="21"/>
              </w:rPr>
            </w:pPr>
            <w:r w:rsidRPr="00A35FD2">
              <w:rPr>
                <w:rFonts w:ascii="Times New Roman" w:hAnsi="Times New Roman"/>
                <w:szCs w:val="21"/>
              </w:rPr>
              <w:t>更换变压器干燥剂</w:t>
            </w:r>
          </w:p>
        </w:tc>
        <w:tc>
          <w:tcPr>
            <w:tcW w:w="3501"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jc w:val="center"/>
              <w:rPr>
                <w:rFonts w:ascii="Times New Roman" w:hAnsi="Times New Roman"/>
                <w:szCs w:val="21"/>
              </w:rPr>
            </w:pPr>
            <w:r w:rsidRPr="00A35FD2">
              <w:rPr>
                <w:rFonts w:ascii="Times New Roman" w:hAnsi="Times New Roman"/>
                <w:szCs w:val="21"/>
              </w:rPr>
              <w:t>变压器干燥机使用时间较长</w:t>
            </w:r>
            <w:r w:rsidRPr="00A35FD2">
              <w:rPr>
                <w:rFonts w:ascii="Times New Roman" w:hAnsi="Times New Roman" w:hint="eastAsia"/>
                <w:szCs w:val="21"/>
              </w:rPr>
              <w:t>，为</w:t>
            </w:r>
            <w:r w:rsidRPr="00A35FD2">
              <w:rPr>
                <w:rFonts w:ascii="Times New Roman" w:hAnsi="Times New Roman"/>
                <w:szCs w:val="21"/>
              </w:rPr>
              <w:t>避免变压器循环油箱中的循环油里带有水分</w:t>
            </w:r>
            <w:r w:rsidRPr="00A35FD2">
              <w:rPr>
                <w:rFonts w:ascii="Times New Roman" w:hAnsi="Times New Roman" w:hint="eastAsia"/>
                <w:szCs w:val="21"/>
              </w:rPr>
              <w:t>，</w:t>
            </w:r>
            <w:r w:rsidRPr="00A35FD2">
              <w:rPr>
                <w:rFonts w:ascii="Times New Roman" w:hAnsi="Times New Roman"/>
                <w:szCs w:val="21"/>
              </w:rPr>
              <w:t>降低变压器性能</w:t>
            </w:r>
            <w:r w:rsidRPr="00A35FD2">
              <w:rPr>
                <w:rFonts w:ascii="Times New Roman" w:hAnsi="Times New Roman" w:hint="eastAsia"/>
                <w:szCs w:val="21"/>
              </w:rPr>
              <w:t>，</w:t>
            </w:r>
            <w:r w:rsidRPr="00A35FD2">
              <w:rPr>
                <w:rFonts w:ascii="Times New Roman" w:hAnsi="Times New Roman"/>
                <w:szCs w:val="21"/>
              </w:rPr>
              <w:t>耗电增加</w:t>
            </w:r>
            <w:r w:rsidRPr="00A35FD2">
              <w:rPr>
                <w:rFonts w:ascii="Times New Roman" w:hAnsi="Times New Roman" w:hint="eastAsia"/>
                <w:szCs w:val="21"/>
              </w:rPr>
              <w:t>，</w:t>
            </w:r>
            <w:r w:rsidRPr="00A35FD2">
              <w:rPr>
                <w:rFonts w:ascii="Times New Roman" w:hAnsi="Times New Roman"/>
                <w:szCs w:val="21"/>
              </w:rPr>
              <w:t>应更换配电房变压器干燥剂</w:t>
            </w:r>
            <w:r w:rsidRPr="00A35FD2">
              <w:rPr>
                <w:rFonts w:ascii="Times New Roman" w:hAnsi="Times New Roman"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jc w:val="center"/>
              <w:rPr>
                <w:rFonts w:ascii="Times New Roman" w:hAnsi="Times New Roman"/>
                <w:szCs w:val="21"/>
              </w:rPr>
            </w:pPr>
            <w:r w:rsidRPr="00A35FD2">
              <w:rPr>
                <w:rFonts w:ascii="Times New Roman" w:hAnsi="Times New Roman"/>
                <w:szCs w:val="21"/>
              </w:rPr>
              <w:t>0.1</w:t>
            </w:r>
          </w:p>
        </w:tc>
        <w:tc>
          <w:tcPr>
            <w:tcW w:w="1008" w:type="dxa"/>
            <w:tcBorders>
              <w:top w:val="single" w:sz="4" w:space="0" w:color="auto"/>
              <w:left w:val="single" w:sz="4" w:space="0" w:color="auto"/>
              <w:bottom w:val="single" w:sz="4" w:space="0" w:color="auto"/>
              <w:right w:val="single" w:sz="4" w:space="0" w:color="auto"/>
            </w:tcBorders>
            <w:vAlign w:val="center"/>
          </w:tcPr>
          <w:p w:rsidR="00296812" w:rsidRPr="00A35FD2" w:rsidRDefault="00296812" w:rsidP="007132C7">
            <w:pPr>
              <w:jc w:val="center"/>
              <w:rPr>
                <w:rFonts w:ascii="Times New Roman" w:hAnsi="Times New Roman"/>
                <w:szCs w:val="21"/>
              </w:rPr>
            </w:pPr>
            <w:r w:rsidRPr="00A35FD2">
              <w:rPr>
                <w:rFonts w:ascii="Times New Roman" w:hAnsi="Times New Roman"/>
                <w:szCs w:val="21"/>
              </w:rPr>
              <w:t>年节电</w:t>
            </w:r>
            <w:r w:rsidRPr="00A35FD2">
              <w:rPr>
                <w:rFonts w:ascii="Times New Roman" w:hAnsi="Times New Roman"/>
                <w:szCs w:val="21"/>
              </w:rPr>
              <w:t>0.5</w:t>
            </w:r>
            <w:r w:rsidRPr="00A35FD2">
              <w:rPr>
                <w:rFonts w:ascii="Times New Roman" w:hAnsi="Times New Roman"/>
                <w:szCs w:val="21"/>
              </w:rPr>
              <w:t>万度</w:t>
            </w:r>
          </w:p>
        </w:tc>
        <w:tc>
          <w:tcPr>
            <w:tcW w:w="1084" w:type="dxa"/>
            <w:tcBorders>
              <w:top w:val="single" w:sz="4" w:space="0" w:color="auto"/>
              <w:left w:val="single" w:sz="4" w:space="0" w:color="auto"/>
              <w:bottom w:val="single" w:sz="4" w:space="0" w:color="auto"/>
              <w:right w:val="single" w:sz="12" w:space="0" w:color="auto"/>
            </w:tcBorders>
            <w:vAlign w:val="center"/>
          </w:tcPr>
          <w:p w:rsidR="00296812" w:rsidRPr="00A35FD2" w:rsidRDefault="00296812" w:rsidP="007132C7">
            <w:pPr>
              <w:jc w:val="center"/>
              <w:rPr>
                <w:rFonts w:ascii="Times New Roman" w:hAnsi="Times New Roman"/>
                <w:szCs w:val="21"/>
              </w:rPr>
            </w:pPr>
            <w:r w:rsidRPr="00A35FD2">
              <w:rPr>
                <w:rFonts w:ascii="Times New Roman" w:hAnsi="Times New Roman"/>
                <w:szCs w:val="21"/>
              </w:rPr>
              <w:t>年节省电费</w:t>
            </w:r>
            <w:r w:rsidRPr="00A35FD2">
              <w:rPr>
                <w:rFonts w:ascii="Times New Roman" w:hAnsi="Times New Roman"/>
                <w:szCs w:val="21"/>
              </w:rPr>
              <w:t>0.6</w:t>
            </w:r>
            <w:r w:rsidRPr="00A35FD2">
              <w:rPr>
                <w:rFonts w:ascii="Times New Roman" w:hAnsi="Times New Roman"/>
                <w:szCs w:val="21"/>
              </w:rPr>
              <w:t>万</w:t>
            </w:r>
          </w:p>
        </w:tc>
      </w:tr>
      <w:tr w:rsidR="00883B50" w:rsidRPr="00982C84" w:rsidTr="007132C7">
        <w:trPr>
          <w:cantSplit/>
          <w:trHeight w:val="1431"/>
          <w:jc w:val="center"/>
        </w:trPr>
        <w:tc>
          <w:tcPr>
            <w:tcW w:w="975" w:type="dxa"/>
            <w:vMerge/>
            <w:tcBorders>
              <w:left w:val="single" w:sz="12" w:space="0" w:color="auto"/>
              <w:right w:val="single" w:sz="4" w:space="0" w:color="auto"/>
            </w:tcBorders>
            <w:vAlign w:val="center"/>
          </w:tcPr>
          <w:p w:rsidR="00883B50" w:rsidRPr="00A35FD2" w:rsidRDefault="00883B50" w:rsidP="007132C7">
            <w:pPr>
              <w:widowControl/>
              <w:jc w:val="left"/>
              <w:rPr>
                <w:rFonts w:ascii="Times New Roman" w:hAnsi="Times New Roman"/>
                <w:kern w:val="0"/>
                <w:szCs w:val="21"/>
                <w:u w:color="000000"/>
              </w:rPr>
            </w:pPr>
          </w:p>
        </w:tc>
        <w:tc>
          <w:tcPr>
            <w:tcW w:w="587" w:type="dxa"/>
            <w:tcBorders>
              <w:top w:val="single" w:sz="4" w:space="0" w:color="auto"/>
              <w:left w:val="single" w:sz="4" w:space="0" w:color="auto"/>
              <w:bottom w:val="single" w:sz="4" w:space="0" w:color="auto"/>
              <w:right w:val="single" w:sz="4" w:space="0" w:color="auto"/>
            </w:tcBorders>
            <w:vAlign w:val="center"/>
          </w:tcPr>
          <w:p w:rsidR="00883B50" w:rsidRPr="00A35FD2" w:rsidRDefault="00136D01" w:rsidP="00136D01">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w:t>
            </w:r>
            <w:r w:rsidRPr="00A35FD2">
              <w:rPr>
                <w:rFonts w:ascii="Times New Roman" w:hAnsi="Times New Roman" w:hint="eastAsia"/>
                <w:kern w:val="0"/>
                <w:szCs w:val="21"/>
                <w:u w:color="000000"/>
              </w:rPr>
              <w:t>5</w:t>
            </w:r>
          </w:p>
        </w:tc>
        <w:tc>
          <w:tcPr>
            <w:tcW w:w="1349" w:type="dxa"/>
            <w:tcBorders>
              <w:top w:val="single" w:sz="4" w:space="0" w:color="auto"/>
              <w:left w:val="single" w:sz="4" w:space="0" w:color="auto"/>
              <w:bottom w:val="single" w:sz="4" w:space="0" w:color="auto"/>
              <w:right w:val="single" w:sz="4" w:space="0" w:color="auto"/>
            </w:tcBorders>
            <w:vAlign w:val="center"/>
          </w:tcPr>
          <w:p w:rsidR="00883B50" w:rsidRPr="00A35FD2" w:rsidRDefault="00883B50" w:rsidP="007132C7">
            <w:pPr>
              <w:jc w:val="center"/>
              <w:rPr>
                <w:rFonts w:ascii="Times New Roman" w:hAnsi="Times New Roman"/>
                <w:szCs w:val="21"/>
              </w:rPr>
            </w:pPr>
            <w:r w:rsidRPr="00A35FD2">
              <w:rPr>
                <w:rFonts w:ascii="Times New Roman" w:hAnsi="Times New Roman" w:hint="eastAsia"/>
                <w:szCs w:val="21"/>
              </w:rPr>
              <w:t>反应釜密封圈更换</w:t>
            </w:r>
          </w:p>
        </w:tc>
        <w:tc>
          <w:tcPr>
            <w:tcW w:w="3501" w:type="dxa"/>
            <w:tcBorders>
              <w:top w:val="single" w:sz="4" w:space="0" w:color="auto"/>
              <w:left w:val="single" w:sz="4" w:space="0" w:color="auto"/>
              <w:bottom w:val="single" w:sz="4" w:space="0" w:color="auto"/>
              <w:right w:val="single" w:sz="4" w:space="0" w:color="auto"/>
            </w:tcBorders>
            <w:vAlign w:val="center"/>
          </w:tcPr>
          <w:p w:rsidR="00883B50" w:rsidRPr="00A35FD2" w:rsidRDefault="00883B50" w:rsidP="007132C7">
            <w:pPr>
              <w:jc w:val="center"/>
              <w:rPr>
                <w:rFonts w:ascii="Times New Roman" w:hAnsi="Times New Roman"/>
                <w:szCs w:val="21"/>
              </w:rPr>
            </w:pPr>
            <w:r w:rsidRPr="00A35FD2">
              <w:rPr>
                <w:rFonts w:ascii="Times New Roman" w:hAnsi="Times New Roman" w:hint="eastAsia"/>
                <w:szCs w:val="21"/>
              </w:rPr>
              <w:t>由于使用年限较久，反应釜密封圈有部分腐蚀、破损现象，先更换合成车间反应釜密封圈</w:t>
            </w:r>
            <w:r w:rsidR="00136D01" w:rsidRPr="00A35FD2">
              <w:rPr>
                <w:rFonts w:ascii="Times New Roman" w:hAnsi="Times New Roman" w:hint="eastAsia"/>
                <w:szCs w:val="21"/>
              </w:rPr>
              <w:t>，防止“跑、冒、滴、漏”现象，减少了厂区污染风险。</w:t>
            </w:r>
          </w:p>
        </w:tc>
        <w:tc>
          <w:tcPr>
            <w:tcW w:w="852" w:type="dxa"/>
            <w:tcBorders>
              <w:top w:val="single" w:sz="4" w:space="0" w:color="auto"/>
              <w:left w:val="single" w:sz="4" w:space="0" w:color="auto"/>
              <w:bottom w:val="single" w:sz="4" w:space="0" w:color="auto"/>
              <w:right w:val="single" w:sz="4" w:space="0" w:color="auto"/>
            </w:tcBorders>
            <w:vAlign w:val="center"/>
          </w:tcPr>
          <w:p w:rsidR="00883B50" w:rsidRPr="00A35FD2" w:rsidRDefault="00136D01" w:rsidP="007132C7">
            <w:pPr>
              <w:jc w:val="center"/>
              <w:rPr>
                <w:rFonts w:ascii="Times New Roman" w:hAnsi="Times New Roman"/>
                <w:szCs w:val="21"/>
              </w:rPr>
            </w:pPr>
            <w:r w:rsidRPr="00A35FD2">
              <w:rPr>
                <w:rFonts w:ascii="Times New Roman" w:hAnsi="Times New Roman" w:hint="eastAsia"/>
                <w:szCs w:val="21"/>
              </w:rPr>
              <w:t>0.8</w:t>
            </w:r>
          </w:p>
        </w:tc>
        <w:tc>
          <w:tcPr>
            <w:tcW w:w="1008" w:type="dxa"/>
            <w:tcBorders>
              <w:top w:val="single" w:sz="4" w:space="0" w:color="auto"/>
              <w:left w:val="single" w:sz="4" w:space="0" w:color="auto"/>
              <w:bottom w:val="single" w:sz="4" w:space="0" w:color="auto"/>
              <w:right w:val="single" w:sz="4" w:space="0" w:color="auto"/>
            </w:tcBorders>
            <w:vAlign w:val="center"/>
          </w:tcPr>
          <w:p w:rsidR="00883B50" w:rsidRPr="00A35FD2" w:rsidRDefault="00136D01" w:rsidP="007132C7">
            <w:pPr>
              <w:jc w:val="center"/>
              <w:rPr>
                <w:rFonts w:ascii="Times New Roman" w:hAnsi="Times New Roman"/>
                <w:szCs w:val="21"/>
              </w:rPr>
            </w:pPr>
            <w:r w:rsidRPr="00A35FD2">
              <w:rPr>
                <w:rFonts w:ascii="Times New Roman" w:hAnsi="Times New Roman" w:hint="eastAsia"/>
                <w:szCs w:val="21"/>
              </w:rPr>
              <w:t>减少厂区污染风险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883B50" w:rsidRPr="00A35FD2" w:rsidRDefault="00136D01" w:rsidP="007132C7">
            <w:pPr>
              <w:jc w:val="center"/>
              <w:rPr>
                <w:rFonts w:ascii="Times New Roman" w:hAnsi="Times New Roman"/>
                <w:szCs w:val="21"/>
              </w:rPr>
            </w:pPr>
            <w:r w:rsidRPr="00A35FD2">
              <w:rPr>
                <w:rFonts w:ascii="Times New Roman" w:hAnsi="Times New Roman" w:hint="eastAsia"/>
                <w:szCs w:val="21"/>
              </w:rPr>
              <w:t>—</w:t>
            </w:r>
          </w:p>
        </w:tc>
      </w:tr>
      <w:tr w:rsidR="00690C4A" w:rsidRPr="00982C84" w:rsidTr="007132C7">
        <w:trPr>
          <w:cantSplit/>
          <w:trHeight w:val="1431"/>
          <w:jc w:val="center"/>
        </w:trPr>
        <w:tc>
          <w:tcPr>
            <w:tcW w:w="975" w:type="dxa"/>
            <w:vMerge/>
            <w:tcBorders>
              <w:left w:val="single" w:sz="12" w:space="0" w:color="auto"/>
              <w:right w:val="single" w:sz="4" w:space="0" w:color="auto"/>
            </w:tcBorders>
            <w:vAlign w:val="center"/>
          </w:tcPr>
          <w:p w:rsidR="00690C4A" w:rsidRPr="00A35FD2" w:rsidRDefault="00690C4A" w:rsidP="007132C7">
            <w:pPr>
              <w:widowControl/>
              <w:jc w:val="left"/>
              <w:rPr>
                <w:rFonts w:ascii="Times New Roman" w:hAnsi="Times New Roman"/>
                <w:kern w:val="0"/>
                <w:szCs w:val="21"/>
                <w:u w:color="000000"/>
              </w:rPr>
            </w:pPr>
          </w:p>
        </w:tc>
        <w:tc>
          <w:tcPr>
            <w:tcW w:w="587"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136D01">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w:t>
            </w:r>
            <w:r w:rsidRPr="00A35FD2">
              <w:rPr>
                <w:rFonts w:ascii="Times New Roman" w:hAnsi="Times New Roman" w:hint="eastAsia"/>
                <w:kern w:val="0"/>
                <w:szCs w:val="21"/>
                <w:u w:color="000000"/>
              </w:rPr>
              <w:t>6</w:t>
            </w:r>
          </w:p>
        </w:tc>
        <w:tc>
          <w:tcPr>
            <w:tcW w:w="1349"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spacing w:line="300" w:lineRule="exact"/>
              <w:jc w:val="center"/>
              <w:textAlignment w:val="baseline"/>
              <w:rPr>
                <w:rFonts w:ascii="Times New Roman" w:hAnsi="Times New Roman"/>
                <w:szCs w:val="21"/>
              </w:rPr>
            </w:pPr>
            <w:r w:rsidRPr="00A35FD2">
              <w:rPr>
                <w:rFonts w:ascii="Times New Roman" w:hAnsi="Times New Roman" w:hint="eastAsia"/>
              </w:rPr>
              <w:t>自吸泵维护保养</w:t>
            </w:r>
          </w:p>
        </w:tc>
        <w:tc>
          <w:tcPr>
            <w:tcW w:w="3501"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rPr>
                <w:rFonts w:ascii="Times New Roman" w:hAnsi="Times New Roman"/>
                <w:szCs w:val="21"/>
              </w:rPr>
            </w:pPr>
            <w:r w:rsidRPr="00A35FD2">
              <w:rPr>
                <w:rFonts w:ascii="Times New Roman" w:hAnsi="Times New Roman" w:hint="eastAsia"/>
              </w:rPr>
              <w:t>自吸泵缺乏维护，现进行除尘、润滑保养，使其运行更加顺畅稳定，减少安全风险。</w:t>
            </w:r>
          </w:p>
        </w:tc>
        <w:tc>
          <w:tcPr>
            <w:tcW w:w="852"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spacing w:line="300" w:lineRule="exact"/>
              <w:jc w:val="center"/>
              <w:textAlignment w:val="baseline"/>
              <w:rPr>
                <w:rFonts w:ascii="Times New Roman" w:hAnsi="Times New Roman"/>
                <w:szCs w:val="21"/>
              </w:rPr>
            </w:pPr>
            <w:r w:rsidRPr="00A35FD2">
              <w:rPr>
                <w:rFonts w:ascii="Times New Roman" w:hAnsi="Times New Roman" w:hint="eastAsia"/>
              </w:rPr>
              <w:t>0.2</w:t>
            </w:r>
          </w:p>
        </w:tc>
        <w:tc>
          <w:tcPr>
            <w:tcW w:w="1008"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690C4A">
            <w:pPr>
              <w:jc w:val="center"/>
              <w:rPr>
                <w:rFonts w:ascii="Times New Roman" w:hAnsi="Times New Roman"/>
                <w:szCs w:val="21"/>
              </w:rPr>
            </w:pPr>
            <w:r w:rsidRPr="00A35FD2">
              <w:rPr>
                <w:rFonts w:ascii="Times New Roman" w:hAnsi="Times New Roman" w:hint="eastAsia"/>
                <w:szCs w:val="21"/>
              </w:rPr>
              <w:t>减少车间内原辅料、产品等跑冒滴漏现象</w:t>
            </w:r>
          </w:p>
        </w:tc>
        <w:tc>
          <w:tcPr>
            <w:tcW w:w="1084" w:type="dxa"/>
            <w:tcBorders>
              <w:top w:val="single" w:sz="4" w:space="0" w:color="auto"/>
              <w:left w:val="single" w:sz="4" w:space="0" w:color="auto"/>
              <w:bottom w:val="single" w:sz="4" w:space="0" w:color="auto"/>
              <w:right w:val="single" w:sz="12" w:space="0" w:color="auto"/>
            </w:tcBorders>
            <w:vAlign w:val="center"/>
          </w:tcPr>
          <w:p w:rsidR="00690C4A" w:rsidRPr="00A35FD2" w:rsidRDefault="00690C4A" w:rsidP="00690C4A">
            <w:pPr>
              <w:jc w:val="center"/>
              <w:rPr>
                <w:rFonts w:ascii="Times New Roman" w:hAnsi="Times New Roman"/>
                <w:szCs w:val="21"/>
              </w:rPr>
            </w:pPr>
            <w:r w:rsidRPr="00A35FD2">
              <w:rPr>
                <w:rFonts w:ascii="Times New Roman" w:hAnsi="Times New Roman" w:hint="eastAsia"/>
                <w:szCs w:val="21"/>
              </w:rPr>
              <w:t>—</w:t>
            </w:r>
          </w:p>
        </w:tc>
      </w:tr>
      <w:tr w:rsidR="00690C4A" w:rsidRPr="00982C84" w:rsidTr="007132C7">
        <w:trPr>
          <w:cantSplit/>
          <w:trHeight w:val="775"/>
          <w:jc w:val="center"/>
        </w:trPr>
        <w:tc>
          <w:tcPr>
            <w:tcW w:w="975" w:type="dxa"/>
            <w:tcBorders>
              <w:top w:val="single" w:sz="12" w:space="0" w:color="auto"/>
              <w:left w:val="single" w:sz="12" w:space="0" w:color="auto"/>
              <w:bottom w:val="single" w:sz="4" w:space="0" w:color="auto"/>
              <w:right w:val="single" w:sz="4" w:space="0" w:color="auto"/>
            </w:tcBorders>
            <w:vAlign w:val="center"/>
          </w:tcPr>
          <w:p w:rsidR="00690C4A" w:rsidRPr="00A35FD2" w:rsidRDefault="00690C4A" w:rsidP="00690C4A">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加强管理</w:t>
            </w:r>
          </w:p>
        </w:tc>
        <w:tc>
          <w:tcPr>
            <w:tcW w:w="587"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690C4A">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w:t>
            </w:r>
            <w:r w:rsidRPr="00A35FD2">
              <w:rPr>
                <w:rFonts w:ascii="Times New Roman" w:hAnsi="Times New Roman" w:hint="eastAsia"/>
                <w:kern w:val="0"/>
                <w:szCs w:val="21"/>
                <w:u w:color="000000"/>
              </w:rPr>
              <w:t>7</w:t>
            </w:r>
          </w:p>
        </w:tc>
        <w:tc>
          <w:tcPr>
            <w:tcW w:w="1349"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7132C7">
            <w:pPr>
              <w:jc w:val="center"/>
              <w:textAlignment w:val="baseline"/>
              <w:rPr>
                <w:rFonts w:ascii="Times New Roman" w:hAnsi="Times New Roman"/>
                <w:szCs w:val="21"/>
              </w:rPr>
            </w:pPr>
            <w:r w:rsidRPr="00A35FD2">
              <w:rPr>
                <w:rFonts w:ascii="Times New Roman" w:hAnsi="Times New Roman" w:hint="eastAsia"/>
                <w:szCs w:val="21"/>
              </w:rPr>
              <w:t>改变</w:t>
            </w:r>
            <w:r w:rsidRPr="00A35FD2">
              <w:rPr>
                <w:rFonts w:ascii="Times New Roman" w:hAnsi="Times New Roman"/>
                <w:szCs w:val="21"/>
              </w:rPr>
              <w:t>产品包装</w:t>
            </w:r>
          </w:p>
        </w:tc>
        <w:tc>
          <w:tcPr>
            <w:tcW w:w="3501"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7132C7">
            <w:pPr>
              <w:rPr>
                <w:rFonts w:ascii="Times New Roman" w:hAnsi="Times New Roman"/>
                <w:szCs w:val="21"/>
              </w:rPr>
            </w:pPr>
            <w:r w:rsidRPr="00A35FD2">
              <w:rPr>
                <w:rFonts w:ascii="Times New Roman" w:hAnsi="Times New Roman" w:hint="eastAsia"/>
                <w:szCs w:val="21"/>
              </w:rPr>
              <w:t>原产品</w:t>
            </w:r>
            <w:r w:rsidRPr="00A35FD2">
              <w:rPr>
                <w:rFonts w:ascii="Times New Roman" w:hAnsi="Times New Roman"/>
                <w:szCs w:val="21"/>
              </w:rPr>
              <w:t>包装为</w:t>
            </w:r>
            <w:r w:rsidRPr="00A35FD2">
              <w:rPr>
                <w:rFonts w:ascii="Times New Roman" w:hAnsi="Times New Roman" w:hint="eastAsia"/>
                <w:szCs w:val="21"/>
              </w:rPr>
              <w:t>25kg</w:t>
            </w:r>
            <w:r w:rsidRPr="00A35FD2">
              <w:rPr>
                <w:rFonts w:ascii="Times New Roman" w:hAnsi="Times New Roman"/>
                <w:szCs w:val="21"/>
              </w:rPr>
              <w:t>纸桶包装</w:t>
            </w:r>
            <w:r w:rsidRPr="00A35FD2">
              <w:rPr>
                <w:rFonts w:ascii="Times New Roman" w:hAnsi="Times New Roman" w:hint="eastAsia"/>
                <w:szCs w:val="21"/>
              </w:rPr>
              <w:t>，纸桶材质较硬，产品出口产生粉尘较多，运送过程容易破裂，造成产品浪费，现更换为</w:t>
            </w:r>
            <w:r w:rsidRPr="00A35FD2">
              <w:rPr>
                <w:rFonts w:ascii="Times New Roman" w:hAnsi="Times New Roman" w:hint="eastAsia"/>
                <w:szCs w:val="21"/>
              </w:rPr>
              <w:t>25kg</w:t>
            </w:r>
            <w:r w:rsidRPr="00A35FD2">
              <w:rPr>
                <w:rFonts w:ascii="Times New Roman" w:hAnsi="Times New Roman" w:hint="eastAsia"/>
                <w:szCs w:val="21"/>
              </w:rPr>
              <w:t>编织袋进行包装，可以将编织袋口和产品出口套牢固定，减少粉尘车间内无组织排放，并减少运送转移过程中的产品浪费。</w:t>
            </w:r>
          </w:p>
        </w:tc>
        <w:tc>
          <w:tcPr>
            <w:tcW w:w="852"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7132C7">
            <w:pPr>
              <w:jc w:val="center"/>
              <w:textAlignment w:val="baseline"/>
              <w:rPr>
                <w:rFonts w:ascii="Times New Roman" w:hAnsi="Times New Roman"/>
                <w:szCs w:val="21"/>
              </w:rPr>
            </w:pPr>
            <w:r w:rsidRPr="00A35FD2">
              <w:rPr>
                <w:rFonts w:ascii="Times New Roman" w:hAnsi="Times New Roman"/>
                <w:szCs w:val="21"/>
              </w:rPr>
              <w:t>1</w:t>
            </w:r>
          </w:p>
        </w:tc>
        <w:tc>
          <w:tcPr>
            <w:tcW w:w="1008"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7132C7">
            <w:pPr>
              <w:jc w:val="center"/>
              <w:textAlignment w:val="baseline"/>
              <w:rPr>
                <w:rFonts w:ascii="Times New Roman" w:hAnsi="Times New Roman"/>
                <w:szCs w:val="21"/>
              </w:rPr>
            </w:pPr>
            <w:r w:rsidRPr="00A35FD2">
              <w:rPr>
                <w:rFonts w:ascii="Times New Roman" w:hAnsi="Times New Roman"/>
                <w:szCs w:val="21"/>
              </w:rPr>
              <w:t>减少污染风险</w:t>
            </w:r>
          </w:p>
        </w:tc>
        <w:tc>
          <w:tcPr>
            <w:tcW w:w="1084" w:type="dxa"/>
            <w:tcBorders>
              <w:top w:val="single" w:sz="12" w:space="0" w:color="auto"/>
              <w:left w:val="single" w:sz="4" w:space="0" w:color="auto"/>
              <w:bottom w:val="single" w:sz="4" w:space="0" w:color="auto"/>
              <w:right w:val="single" w:sz="12" w:space="0" w:color="auto"/>
            </w:tcBorders>
            <w:vAlign w:val="center"/>
          </w:tcPr>
          <w:p w:rsidR="00690C4A" w:rsidRPr="00A35FD2" w:rsidRDefault="00690C4A" w:rsidP="00D645A5">
            <w:pPr>
              <w:jc w:val="center"/>
              <w:textAlignment w:val="baseline"/>
              <w:rPr>
                <w:rFonts w:ascii="Times New Roman" w:hAnsi="Times New Roman"/>
                <w:szCs w:val="21"/>
              </w:rPr>
            </w:pPr>
            <w:r w:rsidRPr="00A35FD2">
              <w:rPr>
                <w:rFonts w:ascii="Times New Roman" w:hAnsi="Times New Roman"/>
                <w:szCs w:val="21"/>
              </w:rPr>
              <w:t>年节约</w:t>
            </w:r>
            <w:r w:rsidRPr="00A35FD2">
              <w:rPr>
                <w:rFonts w:ascii="Times New Roman" w:hAnsi="Times New Roman" w:hint="eastAsia"/>
                <w:szCs w:val="21"/>
              </w:rPr>
              <w:t>产品</w:t>
            </w:r>
            <w:r w:rsidRPr="00A35FD2">
              <w:rPr>
                <w:rFonts w:ascii="Times New Roman" w:hAnsi="Times New Roman"/>
                <w:szCs w:val="21"/>
              </w:rPr>
              <w:t>浪费</w:t>
            </w:r>
            <w:r w:rsidR="00D645A5" w:rsidRPr="00A35FD2">
              <w:rPr>
                <w:rFonts w:ascii="Times New Roman" w:hAnsi="Times New Roman" w:hint="eastAsia"/>
                <w:szCs w:val="21"/>
              </w:rPr>
              <w:t>1</w:t>
            </w:r>
            <w:r w:rsidRPr="00A35FD2">
              <w:rPr>
                <w:rFonts w:ascii="Times New Roman" w:hAnsi="Times New Roman" w:hint="eastAsia"/>
                <w:szCs w:val="21"/>
              </w:rPr>
              <w:t>t</w:t>
            </w:r>
            <w:r w:rsidR="00DF1F45" w:rsidRPr="00A35FD2">
              <w:rPr>
                <w:rFonts w:ascii="Times New Roman" w:hAnsi="Times New Roman" w:hint="eastAsia"/>
                <w:szCs w:val="21"/>
              </w:rPr>
              <w:t>，产生经济效益</w:t>
            </w:r>
            <w:r w:rsidR="00D645A5" w:rsidRPr="00A35FD2">
              <w:rPr>
                <w:rFonts w:ascii="Times New Roman" w:hAnsi="Times New Roman" w:hint="eastAsia"/>
                <w:szCs w:val="21"/>
              </w:rPr>
              <w:t>0.8</w:t>
            </w:r>
            <w:r w:rsidR="00D645A5" w:rsidRPr="00A35FD2">
              <w:rPr>
                <w:rFonts w:ascii="Times New Roman" w:hAnsi="Times New Roman" w:hint="eastAsia"/>
                <w:szCs w:val="21"/>
              </w:rPr>
              <w:t>万元</w:t>
            </w:r>
          </w:p>
        </w:tc>
      </w:tr>
      <w:tr w:rsidR="00690C4A" w:rsidRPr="00982C84" w:rsidTr="007132C7">
        <w:trPr>
          <w:cantSplit/>
          <w:trHeight w:val="775"/>
          <w:jc w:val="center"/>
        </w:trPr>
        <w:tc>
          <w:tcPr>
            <w:tcW w:w="975" w:type="dxa"/>
            <w:tcBorders>
              <w:top w:val="single" w:sz="12" w:space="0" w:color="auto"/>
              <w:left w:val="single" w:sz="12" w:space="0" w:color="auto"/>
              <w:bottom w:val="single" w:sz="4" w:space="0" w:color="auto"/>
              <w:right w:val="single" w:sz="4" w:space="0" w:color="auto"/>
            </w:tcBorders>
            <w:vAlign w:val="center"/>
          </w:tcPr>
          <w:p w:rsidR="00690C4A" w:rsidRPr="00A35FD2" w:rsidRDefault="00690C4A" w:rsidP="00690C4A">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szCs w:val="21"/>
              </w:rPr>
              <w:lastRenderedPageBreak/>
              <w:t>废弃物回收利用和循环使用</w:t>
            </w:r>
          </w:p>
        </w:tc>
        <w:tc>
          <w:tcPr>
            <w:tcW w:w="587"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690C4A">
            <w:pPr>
              <w:widowControl/>
              <w:autoSpaceDE w:val="0"/>
              <w:spacing w:line="340" w:lineRule="exact"/>
              <w:jc w:val="center"/>
              <w:textAlignment w:val="baseline"/>
              <w:rPr>
                <w:rFonts w:ascii="Times New Roman" w:hAnsi="Times New Roman"/>
                <w:kern w:val="0"/>
                <w:szCs w:val="21"/>
                <w:u w:color="000000"/>
              </w:rPr>
            </w:pPr>
            <w:r w:rsidRPr="00A35FD2">
              <w:rPr>
                <w:rFonts w:ascii="Times New Roman" w:hAnsi="Times New Roman"/>
                <w:kern w:val="0"/>
                <w:szCs w:val="21"/>
                <w:u w:color="000000"/>
              </w:rPr>
              <w:t>F</w:t>
            </w:r>
            <w:r w:rsidRPr="00A35FD2">
              <w:rPr>
                <w:rFonts w:ascii="Times New Roman" w:hAnsi="Times New Roman" w:hint="eastAsia"/>
                <w:kern w:val="0"/>
                <w:szCs w:val="21"/>
                <w:u w:color="000000"/>
              </w:rPr>
              <w:t>8</w:t>
            </w:r>
          </w:p>
        </w:tc>
        <w:tc>
          <w:tcPr>
            <w:tcW w:w="1349"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690C4A">
            <w:pPr>
              <w:spacing w:line="300" w:lineRule="exact"/>
              <w:jc w:val="center"/>
              <w:textAlignment w:val="baseline"/>
              <w:rPr>
                <w:rFonts w:ascii="Times New Roman" w:hAnsi="Times New Roman"/>
                <w:szCs w:val="21"/>
              </w:rPr>
            </w:pPr>
            <w:r w:rsidRPr="00A35FD2">
              <w:rPr>
                <w:rFonts w:ascii="Times New Roman" w:hAnsi="宋体" w:hint="eastAsia"/>
                <w:szCs w:val="21"/>
              </w:rPr>
              <w:t>蒸汽回收利用</w:t>
            </w:r>
          </w:p>
        </w:tc>
        <w:tc>
          <w:tcPr>
            <w:tcW w:w="3501"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690C4A">
            <w:pPr>
              <w:pStyle w:val="af9"/>
              <w:spacing w:line="300" w:lineRule="exact"/>
              <w:ind w:firstLine="0"/>
              <w:rPr>
                <w:rFonts w:ascii="Times New Roman"/>
                <w:color w:val="auto"/>
                <w:sz w:val="21"/>
                <w:szCs w:val="21"/>
              </w:rPr>
            </w:pPr>
            <w:r w:rsidRPr="00A35FD2">
              <w:rPr>
                <w:rFonts w:ascii="Times New Roman" w:hAnsi="宋体" w:hint="eastAsia"/>
                <w:color w:val="auto"/>
                <w:sz w:val="21"/>
                <w:szCs w:val="21"/>
              </w:rPr>
              <w:t>合成车间所用蒸汽直接挥发排放，现冷凝后回收利用于生产。</w:t>
            </w:r>
          </w:p>
        </w:tc>
        <w:tc>
          <w:tcPr>
            <w:tcW w:w="852"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690C4A">
            <w:pPr>
              <w:spacing w:line="300" w:lineRule="exact"/>
              <w:jc w:val="center"/>
              <w:textAlignment w:val="baseline"/>
              <w:rPr>
                <w:rFonts w:ascii="Times New Roman" w:hAnsi="Times New Roman"/>
                <w:szCs w:val="21"/>
              </w:rPr>
            </w:pPr>
            <w:r w:rsidRPr="00A35FD2">
              <w:rPr>
                <w:rFonts w:ascii="Times New Roman" w:hAnsi="Times New Roman" w:hint="eastAsia"/>
                <w:szCs w:val="21"/>
              </w:rPr>
              <w:t>2</w:t>
            </w:r>
          </w:p>
        </w:tc>
        <w:tc>
          <w:tcPr>
            <w:tcW w:w="1008" w:type="dxa"/>
            <w:tcBorders>
              <w:top w:val="single" w:sz="12" w:space="0" w:color="auto"/>
              <w:left w:val="single" w:sz="4" w:space="0" w:color="auto"/>
              <w:bottom w:val="single" w:sz="4" w:space="0" w:color="auto"/>
              <w:right w:val="single" w:sz="4" w:space="0" w:color="auto"/>
            </w:tcBorders>
            <w:vAlign w:val="center"/>
          </w:tcPr>
          <w:p w:rsidR="00690C4A" w:rsidRPr="00A35FD2" w:rsidRDefault="00690C4A" w:rsidP="00690C4A">
            <w:pPr>
              <w:spacing w:line="300" w:lineRule="exact"/>
              <w:jc w:val="center"/>
              <w:textAlignment w:val="baseline"/>
              <w:rPr>
                <w:rFonts w:ascii="Times New Roman" w:hAnsi="Times New Roman"/>
                <w:szCs w:val="21"/>
              </w:rPr>
            </w:pPr>
            <w:r w:rsidRPr="00A35FD2">
              <w:rPr>
                <w:rFonts w:ascii="Times New Roman" w:hAnsi="宋体"/>
                <w:szCs w:val="21"/>
              </w:rPr>
              <w:t>年节</w:t>
            </w:r>
            <w:r w:rsidRPr="00A35FD2">
              <w:rPr>
                <w:rFonts w:ascii="Times New Roman" w:hAnsi="宋体" w:hint="eastAsia"/>
                <w:szCs w:val="21"/>
              </w:rPr>
              <w:t>水</w:t>
            </w:r>
            <w:r w:rsidRPr="00A35FD2">
              <w:rPr>
                <w:rFonts w:ascii="Times New Roman" w:hAnsi="宋体" w:hint="eastAsia"/>
                <w:szCs w:val="21"/>
              </w:rPr>
              <w:t>3900t</w:t>
            </w:r>
          </w:p>
        </w:tc>
        <w:tc>
          <w:tcPr>
            <w:tcW w:w="1084" w:type="dxa"/>
            <w:tcBorders>
              <w:top w:val="single" w:sz="12" w:space="0" w:color="auto"/>
              <w:left w:val="single" w:sz="4" w:space="0" w:color="auto"/>
              <w:bottom w:val="single" w:sz="4" w:space="0" w:color="auto"/>
              <w:right w:val="single" w:sz="12" w:space="0" w:color="auto"/>
            </w:tcBorders>
            <w:vAlign w:val="center"/>
          </w:tcPr>
          <w:p w:rsidR="00690C4A" w:rsidRPr="00A35FD2" w:rsidRDefault="00690C4A" w:rsidP="00690C4A">
            <w:pPr>
              <w:spacing w:line="300" w:lineRule="exact"/>
              <w:jc w:val="center"/>
              <w:textAlignment w:val="baseline"/>
              <w:rPr>
                <w:rFonts w:ascii="Times New Roman" w:hAnsi="Times New Roman"/>
                <w:szCs w:val="21"/>
              </w:rPr>
            </w:pPr>
            <w:r w:rsidRPr="00A35FD2">
              <w:rPr>
                <w:rFonts w:ascii="Times New Roman" w:hAnsi="宋体"/>
                <w:szCs w:val="21"/>
              </w:rPr>
              <w:t>年节省</w:t>
            </w:r>
            <w:r w:rsidRPr="00A35FD2">
              <w:rPr>
                <w:rFonts w:ascii="Times New Roman" w:hAnsi="宋体" w:hint="eastAsia"/>
                <w:szCs w:val="21"/>
              </w:rPr>
              <w:t>水费</w:t>
            </w:r>
            <w:r w:rsidRPr="00A35FD2">
              <w:rPr>
                <w:rFonts w:ascii="Times New Roman" w:hAnsi="Times New Roman" w:hint="eastAsia"/>
                <w:szCs w:val="21"/>
              </w:rPr>
              <w:t>1</w:t>
            </w:r>
            <w:r w:rsidRPr="00A35FD2">
              <w:rPr>
                <w:rFonts w:ascii="Times New Roman" w:hAnsi="Times New Roman"/>
                <w:szCs w:val="21"/>
              </w:rPr>
              <w:t>.6</w:t>
            </w:r>
            <w:r w:rsidRPr="00A35FD2">
              <w:rPr>
                <w:rFonts w:ascii="Times New Roman" w:hAnsi="宋体"/>
                <w:szCs w:val="21"/>
              </w:rPr>
              <w:t>万元</w:t>
            </w:r>
          </w:p>
        </w:tc>
      </w:tr>
      <w:tr w:rsidR="00A35FD2" w:rsidRPr="00982C84" w:rsidTr="007132C7">
        <w:trPr>
          <w:cantSplit/>
          <w:trHeight w:val="855"/>
          <w:jc w:val="center"/>
        </w:trPr>
        <w:tc>
          <w:tcPr>
            <w:tcW w:w="975" w:type="dxa"/>
            <w:vMerge w:val="restart"/>
            <w:tcBorders>
              <w:top w:val="single" w:sz="4" w:space="0" w:color="auto"/>
              <w:left w:val="single" w:sz="12" w:space="0" w:color="auto"/>
              <w:right w:val="single" w:sz="4" w:space="0" w:color="auto"/>
            </w:tcBorders>
            <w:vAlign w:val="center"/>
          </w:tcPr>
          <w:p w:rsidR="00A35FD2" w:rsidRPr="00D54AC8" w:rsidRDefault="00A35FD2" w:rsidP="00690C4A">
            <w:pPr>
              <w:widowControl/>
              <w:jc w:val="center"/>
              <w:rPr>
                <w:rFonts w:ascii="Times New Roman" w:hAnsi="Times New Roman"/>
                <w:kern w:val="0"/>
                <w:szCs w:val="21"/>
                <w:u w:color="000000"/>
              </w:rPr>
            </w:pPr>
            <w:r w:rsidRPr="00D54AC8">
              <w:rPr>
                <w:rFonts w:ascii="Times New Roman" w:hAnsi="Times New Roman"/>
                <w:kern w:val="0"/>
                <w:szCs w:val="21"/>
                <w:u w:color="000000"/>
              </w:rPr>
              <w:t>加强管理</w:t>
            </w:r>
          </w:p>
        </w:tc>
        <w:tc>
          <w:tcPr>
            <w:tcW w:w="587"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136D01">
            <w:pPr>
              <w:widowControl/>
              <w:autoSpaceDE w:val="0"/>
              <w:spacing w:line="340" w:lineRule="exact"/>
              <w:jc w:val="center"/>
              <w:textAlignment w:val="baseline"/>
              <w:rPr>
                <w:rFonts w:ascii="Times New Roman" w:hAnsi="Times New Roman"/>
                <w:kern w:val="0"/>
                <w:szCs w:val="21"/>
                <w:u w:color="000000"/>
              </w:rPr>
            </w:pPr>
            <w:r w:rsidRPr="00982C84">
              <w:rPr>
                <w:rFonts w:ascii="Times New Roman" w:hAnsi="Times New Roman"/>
                <w:kern w:val="0"/>
                <w:szCs w:val="21"/>
                <w:u w:color="000000"/>
              </w:rPr>
              <w:t>F</w:t>
            </w:r>
            <w:r>
              <w:rPr>
                <w:rFonts w:ascii="Times New Roman" w:hAnsi="Times New Roman" w:hint="eastAsia"/>
                <w:kern w:val="0"/>
                <w:szCs w:val="21"/>
                <w:u w:color="000000"/>
              </w:rPr>
              <w:t>9</w:t>
            </w:r>
          </w:p>
        </w:tc>
        <w:tc>
          <w:tcPr>
            <w:tcW w:w="1349"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7132C7">
            <w:pPr>
              <w:jc w:val="center"/>
              <w:textAlignment w:val="baseline"/>
              <w:rPr>
                <w:rFonts w:ascii="Times New Roman" w:hAnsi="Times New Roman"/>
                <w:szCs w:val="21"/>
                <w:u w:color="000000"/>
              </w:rPr>
            </w:pPr>
            <w:r w:rsidRPr="00982C84">
              <w:rPr>
                <w:rFonts w:ascii="Times New Roman" w:hAnsi="Times New Roman"/>
                <w:szCs w:val="21"/>
              </w:rPr>
              <w:t>办公区电脑待机管理</w:t>
            </w:r>
          </w:p>
        </w:tc>
        <w:tc>
          <w:tcPr>
            <w:tcW w:w="3501"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7132C7">
            <w:pPr>
              <w:jc w:val="left"/>
              <w:textAlignment w:val="baseline"/>
              <w:rPr>
                <w:rFonts w:ascii="Times New Roman" w:hAnsi="Times New Roman"/>
                <w:szCs w:val="21"/>
                <w:u w:color="000000"/>
              </w:rPr>
            </w:pPr>
            <w:r w:rsidRPr="00982C84">
              <w:rPr>
                <w:rFonts w:ascii="Times New Roman" w:hAnsi="Times New Roman"/>
                <w:szCs w:val="21"/>
              </w:rPr>
              <w:t>企业办公室人员实行常日班制，夜间无人上班，规定办公室人员下班时必须关闭电脑电源，减少夜间电脑待机耗电，并安排值班人员夜间巡视。</w:t>
            </w:r>
          </w:p>
        </w:tc>
        <w:tc>
          <w:tcPr>
            <w:tcW w:w="852"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7132C7">
            <w:pPr>
              <w:jc w:val="center"/>
              <w:textAlignment w:val="baseline"/>
              <w:rPr>
                <w:rFonts w:ascii="Times New Roman" w:hAnsi="Times New Roman"/>
                <w:szCs w:val="21"/>
                <w:u w:color="000000"/>
              </w:rPr>
            </w:pPr>
            <w:r w:rsidRPr="00982C84">
              <w:rPr>
                <w:rFonts w:ascii="Times New Roman" w:hAnsi="Times New Roman"/>
                <w:szCs w:val="21"/>
              </w:rPr>
              <w:t>—</w:t>
            </w:r>
          </w:p>
        </w:tc>
        <w:tc>
          <w:tcPr>
            <w:tcW w:w="1008" w:type="dxa"/>
            <w:tcBorders>
              <w:top w:val="single" w:sz="4" w:space="0" w:color="auto"/>
              <w:left w:val="single" w:sz="4" w:space="0" w:color="auto"/>
              <w:bottom w:val="single" w:sz="4" w:space="0" w:color="auto"/>
              <w:right w:val="single" w:sz="4" w:space="0" w:color="auto"/>
            </w:tcBorders>
            <w:vAlign w:val="center"/>
          </w:tcPr>
          <w:p w:rsidR="00A35FD2" w:rsidRPr="00D54AC8" w:rsidRDefault="00A35FD2" w:rsidP="005B568D">
            <w:pPr>
              <w:jc w:val="center"/>
              <w:textAlignment w:val="baseline"/>
              <w:rPr>
                <w:rFonts w:ascii="Times New Roman" w:hAnsi="Times New Roman"/>
                <w:szCs w:val="21"/>
                <w:u w:color="000000"/>
              </w:rPr>
            </w:pPr>
            <w:r w:rsidRPr="008C7395">
              <w:rPr>
                <w:rFonts w:ascii="Times New Roman" w:hAnsi="Times New Roman" w:hint="eastAsia"/>
                <w:szCs w:val="21"/>
              </w:rPr>
              <w:t>年节电</w:t>
            </w:r>
            <w:r w:rsidRPr="008C7395">
              <w:rPr>
                <w:rFonts w:ascii="Times New Roman" w:hAnsi="Times New Roman" w:hint="eastAsia"/>
                <w:szCs w:val="21"/>
              </w:rPr>
              <w:t>0.5</w:t>
            </w:r>
            <w:r w:rsidRPr="008C7395">
              <w:rPr>
                <w:rFonts w:ascii="Times New Roman" w:hAnsi="Times New Roman" w:hint="eastAsia"/>
                <w:szCs w:val="21"/>
              </w:rPr>
              <w:t>万度</w:t>
            </w:r>
          </w:p>
        </w:tc>
        <w:tc>
          <w:tcPr>
            <w:tcW w:w="1084" w:type="dxa"/>
            <w:tcBorders>
              <w:top w:val="single" w:sz="4" w:space="0" w:color="auto"/>
              <w:left w:val="single" w:sz="4" w:space="0" w:color="auto"/>
              <w:bottom w:val="single" w:sz="4" w:space="0" w:color="auto"/>
              <w:right w:val="single" w:sz="12" w:space="0" w:color="auto"/>
            </w:tcBorders>
            <w:vAlign w:val="center"/>
          </w:tcPr>
          <w:p w:rsidR="00A35FD2" w:rsidRPr="00D54AC8" w:rsidRDefault="00A35FD2" w:rsidP="005B568D">
            <w:pPr>
              <w:jc w:val="center"/>
              <w:textAlignment w:val="baseline"/>
              <w:rPr>
                <w:rFonts w:ascii="Times New Roman" w:hAnsi="Times New Roman"/>
                <w:szCs w:val="21"/>
                <w:u w:color="000000"/>
              </w:rPr>
            </w:pPr>
            <w:r w:rsidRPr="00D54AC8">
              <w:rPr>
                <w:rFonts w:ascii="Times New Roman" w:hAnsi="Times New Roman"/>
                <w:szCs w:val="21"/>
              </w:rPr>
              <w:t>年节省成本</w:t>
            </w:r>
            <w:r w:rsidRPr="00D54AC8">
              <w:rPr>
                <w:rFonts w:ascii="Times New Roman" w:hAnsi="Times New Roman"/>
                <w:szCs w:val="21"/>
              </w:rPr>
              <w:t>0.</w:t>
            </w:r>
            <w:r>
              <w:rPr>
                <w:rFonts w:ascii="Times New Roman" w:hAnsi="Times New Roman" w:hint="eastAsia"/>
                <w:szCs w:val="21"/>
              </w:rPr>
              <w:t>6</w:t>
            </w:r>
            <w:r w:rsidRPr="00D54AC8">
              <w:rPr>
                <w:rFonts w:ascii="Times New Roman" w:hAnsi="Times New Roman"/>
                <w:szCs w:val="21"/>
              </w:rPr>
              <w:t>万</w:t>
            </w:r>
          </w:p>
        </w:tc>
      </w:tr>
      <w:tr w:rsidR="00690C4A" w:rsidRPr="00982C84" w:rsidTr="007132C7">
        <w:trPr>
          <w:cantSplit/>
          <w:trHeight w:val="855"/>
          <w:jc w:val="center"/>
        </w:trPr>
        <w:tc>
          <w:tcPr>
            <w:tcW w:w="975" w:type="dxa"/>
            <w:vMerge/>
            <w:tcBorders>
              <w:left w:val="single" w:sz="12" w:space="0" w:color="auto"/>
              <w:right w:val="single" w:sz="4" w:space="0" w:color="auto"/>
            </w:tcBorders>
            <w:vAlign w:val="center"/>
          </w:tcPr>
          <w:p w:rsidR="00690C4A" w:rsidRPr="00982C84" w:rsidRDefault="00690C4A" w:rsidP="007132C7">
            <w:pPr>
              <w:widowControl/>
              <w:jc w:val="left"/>
              <w:rPr>
                <w:rFonts w:ascii="Times New Roman" w:hAnsi="Times New Roman"/>
                <w:kern w:val="0"/>
                <w:szCs w:val="21"/>
                <w:u w:color="000000"/>
              </w:rPr>
            </w:pPr>
          </w:p>
        </w:tc>
        <w:tc>
          <w:tcPr>
            <w:tcW w:w="587" w:type="dxa"/>
            <w:tcBorders>
              <w:top w:val="single" w:sz="4" w:space="0" w:color="auto"/>
              <w:left w:val="single" w:sz="4" w:space="0" w:color="auto"/>
              <w:bottom w:val="single" w:sz="4" w:space="0" w:color="auto"/>
              <w:right w:val="single" w:sz="4" w:space="0" w:color="auto"/>
            </w:tcBorders>
            <w:vAlign w:val="center"/>
          </w:tcPr>
          <w:p w:rsidR="00690C4A" w:rsidRPr="00982C84" w:rsidRDefault="00690C4A" w:rsidP="00136D01">
            <w:pPr>
              <w:widowControl/>
              <w:autoSpaceDE w:val="0"/>
              <w:spacing w:line="340" w:lineRule="exact"/>
              <w:jc w:val="center"/>
              <w:textAlignment w:val="baseline"/>
              <w:rPr>
                <w:rFonts w:ascii="Times New Roman" w:hAnsi="Times New Roman"/>
                <w:kern w:val="0"/>
                <w:szCs w:val="21"/>
                <w:u w:color="000000"/>
              </w:rPr>
            </w:pPr>
            <w:r w:rsidRPr="00982C84">
              <w:rPr>
                <w:rFonts w:ascii="Times New Roman" w:hAnsi="Times New Roman"/>
                <w:kern w:val="0"/>
                <w:szCs w:val="21"/>
                <w:u w:color="000000"/>
              </w:rPr>
              <w:t>F</w:t>
            </w:r>
            <w:r>
              <w:rPr>
                <w:rFonts w:ascii="Times New Roman" w:hAnsi="Times New Roman" w:hint="eastAsia"/>
                <w:kern w:val="0"/>
                <w:szCs w:val="21"/>
                <w:u w:color="000000"/>
              </w:rPr>
              <w:t>10</w:t>
            </w:r>
          </w:p>
        </w:tc>
        <w:tc>
          <w:tcPr>
            <w:tcW w:w="1349"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jc w:val="center"/>
              <w:rPr>
                <w:rFonts w:ascii="Times New Roman" w:hAnsi="Times New Roman"/>
                <w:szCs w:val="21"/>
              </w:rPr>
            </w:pPr>
            <w:r w:rsidRPr="00A35FD2">
              <w:rPr>
                <w:rFonts w:ascii="Times New Roman" w:hAnsi="Times New Roman"/>
                <w:szCs w:val="21"/>
              </w:rPr>
              <w:t>加强物料管理</w:t>
            </w:r>
          </w:p>
        </w:tc>
        <w:tc>
          <w:tcPr>
            <w:tcW w:w="3501"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jc w:val="center"/>
              <w:rPr>
                <w:rFonts w:ascii="Times New Roman" w:hAnsi="Times New Roman"/>
                <w:szCs w:val="21"/>
              </w:rPr>
            </w:pPr>
            <w:r w:rsidRPr="00A35FD2">
              <w:rPr>
                <w:rFonts w:ascii="Times New Roman" w:hAnsi="Times New Roman"/>
                <w:szCs w:val="21"/>
              </w:rPr>
              <w:t>对仓库进行规范管理，建立物料定置区域、定置牌，便于物料管理。物料通过划分区域</w:t>
            </w:r>
            <w:r w:rsidRPr="00A35FD2">
              <w:rPr>
                <w:rFonts w:ascii="Times New Roman" w:hAnsi="Times New Roman" w:hint="eastAsia"/>
                <w:szCs w:val="21"/>
              </w:rPr>
              <w:t>，</w:t>
            </w:r>
            <w:r w:rsidRPr="00A35FD2">
              <w:rPr>
                <w:rFonts w:ascii="Times New Roman" w:hAnsi="Times New Roman"/>
                <w:szCs w:val="21"/>
              </w:rPr>
              <w:t>节省职工取料</w:t>
            </w:r>
            <w:r w:rsidRPr="00A35FD2">
              <w:rPr>
                <w:rFonts w:ascii="Times New Roman" w:hAnsi="Times New Roman" w:hint="eastAsia"/>
                <w:szCs w:val="21"/>
              </w:rPr>
              <w:t>、</w:t>
            </w:r>
            <w:r w:rsidRPr="00A35FD2">
              <w:rPr>
                <w:rFonts w:ascii="Times New Roman" w:hAnsi="Times New Roman"/>
                <w:szCs w:val="21"/>
              </w:rPr>
              <w:t>配料时间</w:t>
            </w:r>
            <w:r w:rsidRPr="00A35FD2">
              <w:rPr>
                <w:rFonts w:ascii="Times New Roman" w:hAnsi="Times New Roman" w:hint="eastAsia"/>
                <w:szCs w:val="21"/>
              </w:rPr>
              <w:t>，</w:t>
            </w:r>
            <w:r w:rsidRPr="00A35FD2">
              <w:rPr>
                <w:rFonts w:ascii="Times New Roman" w:hAnsi="Times New Roman"/>
                <w:szCs w:val="21"/>
              </w:rPr>
              <w:t>减少物料因混乱摆放造成的浪费</w:t>
            </w:r>
            <w:r w:rsidRPr="00A35FD2">
              <w:rPr>
                <w:rFonts w:ascii="Times New Roman" w:hAnsi="Times New Roman"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autoSpaceDE w:val="0"/>
              <w:spacing w:line="320" w:lineRule="exact"/>
              <w:jc w:val="center"/>
              <w:textAlignment w:val="baseline"/>
              <w:rPr>
                <w:rFonts w:ascii="Times New Roman" w:hAnsi="Times New Roman"/>
                <w:szCs w:val="21"/>
                <w:u w:color="000000"/>
              </w:rPr>
            </w:pPr>
            <w:r w:rsidRPr="00A35FD2">
              <w:rPr>
                <w:rFonts w:ascii="Times New Roman" w:hAnsi="Times New Roman"/>
                <w:szCs w:val="21"/>
              </w:rPr>
              <w:t>0.1</w:t>
            </w:r>
          </w:p>
        </w:tc>
        <w:tc>
          <w:tcPr>
            <w:tcW w:w="1008"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autoSpaceDE w:val="0"/>
              <w:spacing w:line="320" w:lineRule="exact"/>
              <w:jc w:val="center"/>
              <w:textAlignment w:val="baseline"/>
              <w:rPr>
                <w:rFonts w:ascii="Times New Roman" w:hAnsi="Times New Roman"/>
                <w:szCs w:val="21"/>
                <w:u w:color="000000"/>
              </w:rPr>
            </w:pPr>
            <w:r w:rsidRPr="00A35FD2">
              <w:rPr>
                <w:rFonts w:ascii="Times New Roman" w:hAnsi="Times New Roman"/>
                <w:szCs w:val="21"/>
              </w:rPr>
              <w:t>减少污染风险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690C4A" w:rsidRPr="00A35FD2" w:rsidRDefault="00690C4A" w:rsidP="00D645A5">
            <w:pPr>
              <w:autoSpaceDE w:val="0"/>
              <w:spacing w:line="320" w:lineRule="exact"/>
              <w:jc w:val="center"/>
              <w:textAlignment w:val="baseline"/>
              <w:rPr>
                <w:rFonts w:ascii="Times New Roman" w:hAnsi="Times New Roman"/>
                <w:szCs w:val="21"/>
                <w:u w:color="000000"/>
              </w:rPr>
            </w:pPr>
            <w:r w:rsidRPr="00A35FD2">
              <w:rPr>
                <w:rFonts w:ascii="Times New Roman" w:hAnsi="Times New Roman"/>
                <w:szCs w:val="21"/>
              </w:rPr>
              <w:t>年节省</w:t>
            </w:r>
            <w:r w:rsidR="00DF1F45" w:rsidRPr="00A35FD2">
              <w:rPr>
                <w:rFonts w:ascii="Times New Roman" w:hAnsi="Times New Roman" w:hint="eastAsia"/>
                <w:szCs w:val="21"/>
              </w:rPr>
              <w:t>原料</w:t>
            </w:r>
            <w:r w:rsidR="00D645A5" w:rsidRPr="00A35FD2">
              <w:rPr>
                <w:rFonts w:ascii="Times New Roman" w:hAnsi="Times New Roman" w:hint="eastAsia"/>
                <w:szCs w:val="21"/>
              </w:rPr>
              <w:t>0.5t</w:t>
            </w:r>
            <w:r w:rsidR="00D645A5" w:rsidRPr="00A35FD2">
              <w:rPr>
                <w:rFonts w:ascii="Times New Roman" w:hAnsi="Times New Roman" w:hint="eastAsia"/>
                <w:szCs w:val="21"/>
              </w:rPr>
              <w:t>，</w:t>
            </w:r>
            <w:r w:rsidRPr="00A35FD2">
              <w:rPr>
                <w:rFonts w:ascii="Times New Roman" w:hAnsi="Times New Roman"/>
                <w:szCs w:val="21"/>
              </w:rPr>
              <w:t>费用</w:t>
            </w:r>
            <w:r w:rsidRPr="00A35FD2">
              <w:rPr>
                <w:rFonts w:ascii="Times New Roman" w:hAnsi="Times New Roman"/>
                <w:szCs w:val="21"/>
              </w:rPr>
              <w:t>0.</w:t>
            </w:r>
            <w:r w:rsidR="00D645A5" w:rsidRPr="00A35FD2">
              <w:rPr>
                <w:rFonts w:ascii="Times New Roman" w:hAnsi="Times New Roman" w:hint="eastAsia"/>
                <w:szCs w:val="21"/>
              </w:rPr>
              <w:t>4</w:t>
            </w:r>
            <w:r w:rsidRPr="00A35FD2">
              <w:rPr>
                <w:rFonts w:ascii="Times New Roman" w:hAnsi="Times New Roman"/>
                <w:szCs w:val="21"/>
              </w:rPr>
              <w:t>万</w:t>
            </w:r>
          </w:p>
        </w:tc>
      </w:tr>
      <w:tr w:rsidR="00690C4A" w:rsidRPr="00982C84" w:rsidTr="007132C7">
        <w:trPr>
          <w:cantSplit/>
          <w:trHeight w:val="855"/>
          <w:jc w:val="center"/>
        </w:trPr>
        <w:tc>
          <w:tcPr>
            <w:tcW w:w="975" w:type="dxa"/>
            <w:vMerge/>
            <w:tcBorders>
              <w:left w:val="single" w:sz="12" w:space="0" w:color="auto"/>
              <w:right w:val="single" w:sz="4" w:space="0" w:color="auto"/>
            </w:tcBorders>
            <w:vAlign w:val="center"/>
          </w:tcPr>
          <w:p w:rsidR="00690C4A" w:rsidRPr="00982C84" w:rsidRDefault="00690C4A" w:rsidP="007132C7">
            <w:pPr>
              <w:widowControl/>
              <w:jc w:val="left"/>
              <w:rPr>
                <w:rFonts w:ascii="Times New Roman" w:hAnsi="Times New Roman"/>
                <w:kern w:val="0"/>
                <w:szCs w:val="21"/>
                <w:u w:color="000000"/>
              </w:rPr>
            </w:pPr>
          </w:p>
        </w:tc>
        <w:tc>
          <w:tcPr>
            <w:tcW w:w="587" w:type="dxa"/>
            <w:tcBorders>
              <w:top w:val="single" w:sz="4" w:space="0" w:color="auto"/>
              <w:left w:val="single" w:sz="4" w:space="0" w:color="auto"/>
              <w:bottom w:val="single" w:sz="4" w:space="0" w:color="auto"/>
              <w:right w:val="single" w:sz="4" w:space="0" w:color="auto"/>
            </w:tcBorders>
            <w:vAlign w:val="center"/>
          </w:tcPr>
          <w:p w:rsidR="00690C4A" w:rsidRPr="00982C84" w:rsidRDefault="00690C4A" w:rsidP="00136D01">
            <w:pPr>
              <w:widowControl/>
              <w:autoSpaceDE w:val="0"/>
              <w:spacing w:line="340" w:lineRule="exact"/>
              <w:jc w:val="center"/>
              <w:textAlignment w:val="baseline"/>
              <w:rPr>
                <w:rFonts w:ascii="Times New Roman" w:hAnsi="Times New Roman"/>
                <w:kern w:val="0"/>
                <w:szCs w:val="21"/>
                <w:u w:color="000000"/>
              </w:rPr>
            </w:pPr>
            <w:r>
              <w:rPr>
                <w:rFonts w:ascii="Times New Roman" w:hAnsi="Times New Roman" w:hint="eastAsia"/>
                <w:kern w:val="0"/>
                <w:szCs w:val="21"/>
                <w:u w:color="000000"/>
              </w:rPr>
              <w:t>F11</w:t>
            </w:r>
          </w:p>
        </w:tc>
        <w:tc>
          <w:tcPr>
            <w:tcW w:w="1349"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421D8A">
            <w:pPr>
              <w:spacing w:line="280" w:lineRule="exact"/>
              <w:jc w:val="center"/>
              <w:textAlignment w:val="baseline"/>
              <w:rPr>
                <w:rFonts w:ascii="Times New Roman" w:hAnsi="Times New Roman"/>
              </w:rPr>
            </w:pPr>
            <w:r w:rsidRPr="00A35FD2">
              <w:rPr>
                <w:rFonts w:ascii="Times New Roman" w:hAnsi="Times New Roman" w:hint="eastAsia"/>
              </w:rPr>
              <w:t>合成车间地面改造</w:t>
            </w:r>
          </w:p>
        </w:tc>
        <w:tc>
          <w:tcPr>
            <w:tcW w:w="3501"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421D8A">
            <w:pPr>
              <w:spacing w:line="280" w:lineRule="exact"/>
              <w:textAlignment w:val="baseline"/>
              <w:rPr>
                <w:rFonts w:ascii="Times New Roman" w:hAnsi="Times New Roman"/>
              </w:rPr>
            </w:pPr>
            <w:r w:rsidRPr="00A35FD2">
              <w:rPr>
                <w:rFonts w:ascii="Times New Roman" w:hAnsi="Times New Roman" w:hint="eastAsia"/>
              </w:rPr>
              <w:t>原合成车间为水泥地坪，现改造为防腐防渗的环氧地坪，减少合成车间原料生产、转移过程中泄漏造成的环境污染风险。</w:t>
            </w:r>
          </w:p>
        </w:tc>
        <w:tc>
          <w:tcPr>
            <w:tcW w:w="852"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421D8A">
            <w:pPr>
              <w:spacing w:line="280" w:lineRule="exact"/>
              <w:jc w:val="center"/>
              <w:textAlignment w:val="baseline"/>
              <w:rPr>
                <w:rFonts w:ascii="Times New Roman" w:hAnsi="Times New Roman"/>
              </w:rPr>
            </w:pPr>
            <w:r w:rsidRPr="00A35FD2">
              <w:rPr>
                <w:rFonts w:ascii="Times New Roman" w:hAnsi="Times New Roman" w:hint="eastAsia"/>
              </w:rPr>
              <w:t>4.5</w:t>
            </w:r>
          </w:p>
        </w:tc>
        <w:tc>
          <w:tcPr>
            <w:tcW w:w="1008"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421D8A">
            <w:pPr>
              <w:spacing w:line="280" w:lineRule="exact"/>
              <w:jc w:val="center"/>
              <w:textAlignment w:val="baseline"/>
              <w:rPr>
                <w:rFonts w:ascii="Times New Roman" w:hAnsi="Times New Roman"/>
              </w:rPr>
            </w:pPr>
            <w:r w:rsidRPr="00A35FD2">
              <w:rPr>
                <w:rFonts w:ascii="Times New Roman" w:hAnsi="Times New Roman" w:hint="eastAsia"/>
              </w:rPr>
              <w:t>减少环境污染风险</w:t>
            </w:r>
          </w:p>
        </w:tc>
        <w:tc>
          <w:tcPr>
            <w:tcW w:w="1084" w:type="dxa"/>
            <w:tcBorders>
              <w:top w:val="single" w:sz="4" w:space="0" w:color="auto"/>
              <w:left w:val="single" w:sz="4" w:space="0" w:color="auto"/>
              <w:bottom w:val="single" w:sz="4" w:space="0" w:color="auto"/>
              <w:right w:val="single" w:sz="12" w:space="0" w:color="auto"/>
            </w:tcBorders>
            <w:vAlign w:val="center"/>
          </w:tcPr>
          <w:p w:rsidR="00690C4A" w:rsidRPr="00A35FD2" w:rsidRDefault="00690C4A" w:rsidP="00421D8A">
            <w:pPr>
              <w:spacing w:line="280" w:lineRule="exact"/>
              <w:jc w:val="center"/>
              <w:textAlignment w:val="baseline"/>
              <w:rPr>
                <w:rFonts w:ascii="Times New Roman" w:hAnsi="Times New Roman"/>
              </w:rPr>
            </w:pPr>
            <w:r w:rsidRPr="00A35FD2">
              <w:rPr>
                <w:rFonts w:ascii="Times New Roman" w:hAnsi="Times New Roman"/>
              </w:rPr>
              <w:t>—</w:t>
            </w:r>
          </w:p>
        </w:tc>
      </w:tr>
      <w:tr w:rsidR="00690C4A" w:rsidRPr="00982C84" w:rsidTr="007132C7">
        <w:trPr>
          <w:cantSplit/>
          <w:trHeight w:val="570"/>
          <w:jc w:val="center"/>
        </w:trPr>
        <w:tc>
          <w:tcPr>
            <w:tcW w:w="975" w:type="dxa"/>
            <w:vMerge w:val="restart"/>
            <w:tcBorders>
              <w:top w:val="single" w:sz="4" w:space="0" w:color="auto"/>
              <w:left w:val="single" w:sz="12" w:space="0" w:color="auto"/>
              <w:bottom w:val="single" w:sz="4" w:space="0" w:color="auto"/>
              <w:right w:val="single" w:sz="4" w:space="0" w:color="auto"/>
            </w:tcBorders>
            <w:vAlign w:val="center"/>
          </w:tcPr>
          <w:p w:rsidR="00690C4A" w:rsidRPr="00982C84" w:rsidRDefault="00690C4A" w:rsidP="007132C7">
            <w:pPr>
              <w:widowControl/>
              <w:autoSpaceDE w:val="0"/>
              <w:spacing w:line="340" w:lineRule="exact"/>
              <w:jc w:val="center"/>
              <w:textAlignment w:val="baseline"/>
              <w:rPr>
                <w:rFonts w:ascii="Times New Roman" w:hAnsi="Times New Roman"/>
                <w:kern w:val="0"/>
                <w:szCs w:val="21"/>
                <w:u w:color="000000"/>
              </w:rPr>
            </w:pPr>
            <w:r w:rsidRPr="00982C84">
              <w:rPr>
                <w:rFonts w:ascii="Times New Roman" w:hAnsi="Times New Roman"/>
                <w:kern w:val="0"/>
                <w:szCs w:val="21"/>
                <w:u w:color="000000"/>
              </w:rPr>
              <w:t>员工素质的提高及积极性的激励</w:t>
            </w:r>
          </w:p>
        </w:tc>
        <w:tc>
          <w:tcPr>
            <w:tcW w:w="587" w:type="dxa"/>
            <w:tcBorders>
              <w:top w:val="single" w:sz="4" w:space="0" w:color="auto"/>
              <w:left w:val="single" w:sz="4" w:space="0" w:color="auto"/>
              <w:bottom w:val="single" w:sz="4" w:space="0" w:color="auto"/>
              <w:right w:val="single" w:sz="4" w:space="0" w:color="auto"/>
            </w:tcBorders>
            <w:vAlign w:val="center"/>
          </w:tcPr>
          <w:p w:rsidR="00690C4A" w:rsidRPr="00982C84" w:rsidRDefault="00690C4A" w:rsidP="00136D01">
            <w:pPr>
              <w:widowControl/>
              <w:autoSpaceDE w:val="0"/>
              <w:spacing w:line="340" w:lineRule="exact"/>
              <w:jc w:val="center"/>
              <w:textAlignment w:val="baseline"/>
              <w:rPr>
                <w:rFonts w:ascii="Times New Roman" w:hAnsi="Times New Roman"/>
                <w:kern w:val="0"/>
                <w:szCs w:val="21"/>
                <w:u w:color="000000"/>
              </w:rPr>
            </w:pPr>
            <w:r w:rsidRPr="00982C84">
              <w:rPr>
                <w:rFonts w:ascii="Times New Roman" w:hAnsi="Times New Roman"/>
                <w:kern w:val="0"/>
                <w:szCs w:val="21"/>
                <w:u w:color="000000"/>
              </w:rPr>
              <w:t>F</w:t>
            </w:r>
            <w:r>
              <w:rPr>
                <w:rFonts w:ascii="Times New Roman" w:hAnsi="Times New Roman" w:hint="eastAsia"/>
                <w:kern w:val="0"/>
                <w:szCs w:val="21"/>
                <w:u w:color="000000"/>
              </w:rPr>
              <w:t>12</w:t>
            </w:r>
          </w:p>
        </w:tc>
        <w:tc>
          <w:tcPr>
            <w:tcW w:w="1349"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spacing w:line="280" w:lineRule="exact"/>
              <w:jc w:val="center"/>
              <w:textAlignment w:val="baseline"/>
              <w:rPr>
                <w:rFonts w:ascii="Times New Roman" w:hAnsi="Times New Roman"/>
                <w:szCs w:val="21"/>
                <w:u w:color="000000"/>
              </w:rPr>
            </w:pPr>
            <w:r w:rsidRPr="00A35FD2">
              <w:rPr>
                <w:rFonts w:ascii="Times New Roman" w:hAnsi="Times New Roman"/>
              </w:rPr>
              <w:t>开展清洁生产知识竞赛活动</w:t>
            </w:r>
          </w:p>
        </w:tc>
        <w:tc>
          <w:tcPr>
            <w:tcW w:w="3501"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spacing w:line="280" w:lineRule="exact"/>
              <w:textAlignment w:val="baseline"/>
              <w:rPr>
                <w:rFonts w:ascii="Times New Roman" w:hAnsi="Times New Roman"/>
                <w:szCs w:val="21"/>
                <w:u w:color="000000"/>
              </w:rPr>
            </w:pPr>
            <w:r w:rsidRPr="00A35FD2">
              <w:rPr>
                <w:rFonts w:ascii="Times New Roman" w:hAnsi="Times New Roman"/>
              </w:rPr>
              <w:t>定期或不定期开展</w:t>
            </w:r>
            <w:r w:rsidRPr="00A35FD2">
              <w:rPr>
                <w:rFonts w:ascii="Times New Roman" w:hAnsi="Times New Roman"/>
              </w:rPr>
              <w:t>“</w:t>
            </w:r>
            <w:r w:rsidRPr="00A35FD2">
              <w:rPr>
                <w:rFonts w:ascii="Times New Roman" w:hAnsi="Times New Roman"/>
              </w:rPr>
              <w:t>清洁生产知识竞赛</w:t>
            </w:r>
            <w:r w:rsidRPr="00A35FD2">
              <w:rPr>
                <w:rFonts w:ascii="Times New Roman" w:hAnsi="Times New Roman"/>
              </w:rPr>
              <w:t>”</w:t>
            </w:r>
            <w:r w:rsidRPr="00A35FD2">
              <w:rPr>
                <w:rFonts w:ascii="Times New Roman" w:hAnsi="Times New Roman"/>
              </w:rPr>
              <w:t>活动，提高职工清洁生产意识职工通过学习在操作</w:t>
            </w:r>
            <w:r w:rsidRPr="00A35FD2">
              <w:rPr>
                <w:rFonts w:ascii="Times New Roman" w:hAnsi="Times New Roman" w:hint="eastAsia"/>
              </w:rPr>
              <w:t>、</w:t>
            </w:r>
            <w:r w:rsidRPr="00A35FD2">
              <w:rPr>
                <w:rFonts w:ascii="Times New Roman" w:hAnsi="Times New Roman"/>
              </w:rPr>
              <w:t>配料</w:t>
            </w:r>
            <w:r w:rsidRPr="00A35FD2">
              <w:rPr>
                <w:rFonts w:ascii="Times New Roman" w:hAnsi="Times New Roman" w:hint="eastAsia"/>
              </w:rPr>
              <w:t>、</w:t>
            </w:r>
            <w:r w:rsidRPr="00A35FD2">
              <w:rPr>
                <w:rFonts w:ascii="Times New Roman" w:hAnsi="Times New Roman"/>
              </w:rPr>
              <w:t>运输</w:t>
            </w:r>
            <w:r w:rsidRPr="00A35FD2">
              <w:rPr>
                <w:rFonts w:ascii="Times New Roman" w:hAnsi="Times New Roman" w:hint="eastAsia"/>
              </w:rPr>
              <w:t>、</w:t>
            </w:r>
            <w:r w:rsidRPr="00A35FD2">
              <w:rPr>
                <w:rFonts w:ascii="Times New Roman" w:hAnsi="Times New Roman"/>
              </w:rPr>
              <w:t>维护等方面技能都有所提高</w:t>
            </w:r>
            <w:r w:rsidRPr="00A35FD2">
              <w:rPr>
                <w:rFonts w:ascii="Times New Roman" w:hAnsi="Times New Roman" w:hint="eastAsia"/>
              </w:rPr>
              <w:t>，</w:t>
            </w:r>
            <w:r w:rsidRPr="00A35FD2">
              <w:rPr>
                <w:rFonts w:ascii="Times New Roman" w:hAnsi="Times New Roman"/>
              </w:rPr>
              <w:t>可节约后期维护管理成本</w:t>
            </w:r>
            <w:r w:rsidRPr="00A35FD2">
              <w:rPr>
                <w:rFonts w:ascii="Times New Roman" w:hAnsi="Times New Roman" w:hint="eastAsia"/>
              </w:rPr>
              <w:t>。</w:t>
            </w:r>
          </w:p>
        </w:tc>
        <w:tc>
          <w:tcPr>
            <w:tcW w:w="852"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7132C7">
            <w:pPr>
              <w:spacing w:line="320" w:lineRule="exact"/>
              <w:jc w:val="center"/>
              <w:textAlignment w:val="baseline"/>
              <w:rPr>
                <w:rFonts w:ascii="Times New Roman" w:hAnsi="Times New Roman"/>
                <w:szCs w:val="21"/>
                <w:u w:color="000000"/>
              </w:rPr>
            </w:pPr>
            <w:r w:rsidRPr="00A35FD2">
              <w:rPr>
                <w:rFonts w:ascii="Times New Roman" w:hAnsi="Times New Roman"/>
              </w:rPr>
              <w:t>—</w:t>
            </w:r>
          </w:p>
        </w:tc>
        <w:tc>
          <w:tcPr>
            <w:tcW w:w="1008" w:type="dxa"/>
            <w:tcBorders>
              <w:top w:val="single" w:sz="4" w:space="0" w:color="auto"/>
              <w:left w:val="single" w:sz="4" w:space="0" w:color="auto"/>
              <w:bottom w:val="single" w:sz="4" w:space="0" w:color="auto"/>
              <w:right w:val="single" w:sz="4" w:space="0" w:color="auto"/>
            </w:tcBorders>
            <w:vAlign w:val="center"/>
          </w:tcPr>
          <w:p w:rsidR="00690C4A" w:rsidRPr="00A35FD2" w:rsidRDefault="00690C4A" w:rsidP="00A35FD2">
            <w:pPr>
              <w:spacing w:line="280" w:lineRule="exact"/>
              <w:jc w:val="center"/>
              <w:textAlignment w:val="baseline"/>
              <w:rPr>
                <w:rFonts w:ascii="Times New Roman" w:hAnsi="Times New Roman"/>
                <w:szCs w:val="21"/>
                <w:u w:color="000000"/>
              </w:rPr>
            </w:pPr>
            <w:r w:rsidRPr="00A35FD2">
              <w:rPr>
                <w:rFonts w:ascii="Times New Roman" w:hAnsi="Times New Roman"/>
              </w:rPr>
              <w:t>减少浪费</w:t>
            </w:r>
          </w:p>
        </w:tc>
        <w:tc>
          <w:tcPr>
            <w:tcW w:w="1084" w:type="dxa"/>
            <w:tcBorders>
              <w:top w:val="single" w:sz="4" w:space="0" w:color="auto"/>
              <w:left w:val="single" w:sz="4" w:space="0" w:color="auto"/>
              <w:bottom w:val="single" w:sz="4" w:space="0" w:color="auto"/>
              <w:right w:val="single" w:sz="12" w:space="0" w:color="auto"/>
            </w:tcBorders>
            <w:vAlign w:val="center"/>
          </w:tcPr>
          <w:p w:rsidR="00690C4A" w:rsidRPr="00A35FD2" w:rsidRDefault="00690C4A" w:rsidP="00A35FD2">
            <w:pPr>
              <w:spacing w:line="280" w:lineRule="exact"/>
              <w:jc w:val="center"/>
              <w:textAlignment w:val="baseline"/>
              <w:rPr>
                <w:rFonts w:ascii="Times New Roman" w:hAnsi="Times New Roman"/>
                <w:szCs w:val="21"/>
                <w:u w:color="000000"/>
              </w:rPr>
            </w:pPr>
            <w:r w:rsidRPr="00A35FD2">
              <w:rPr>
                <w:rFonts w:ascii="Times New Roman" w:hAnsi="Times New Roman"/>
              </w:rPr>
              <w:t>年节省成本</w:t>
            </w:r>
            <w:r w:rsidRPr="00A35FD2">
              <w:rPr>
                <w:rFonts w:ascii="Times New Roman" w:hAnsi="Times New Roman"/>
              </w:rPr>
              <w:t>0.1</w:t>
            </w:r>
            <w:r w:rsidRPr="00A35FD2">
              <w:rPr>
                <w:rFonts w:ascii="Times New Roman" w:hAnsi="Times New Roman"/>
              </w:rPr>
              <w:t>万</w:t>
            </w:r>
          </w:p>
        </w:tc>
      </w:tr>
      <w:tr w:rsidR="00A35FD2" w:rsidRPr="00982C84" w:rsidTr="00746042">
        <w:trPr>
          <w:cantSplit/>
          <w:trHeight w:val="210"/>
          <w:jc w:val="center"/>
        </w:trPr>
        <w:tc>
          <w:tcPr>
            <w:tcW w:w="975" w:type="dxa"/>
            <w:vMerge/>
            <w:tcBorders>
              <w:top w:val="single" w:sz="4" w:space="0" w:color="auto"/>
              <w:left w:val="single" w:sz="12" w:space="0" w:color="auto"/>
              <w:bottom w:val="single" w:sz="4" w:space="0" w:color="auto"/>
              <w:right w:val="single" w:sz="4" w:space="0" w:color="auto"/>
            </w:tcBorders>
            <w:vAlign w:val="center"/>
          </w:tcPr>
          <w:p w:rsidR="00A35FD2" w:rsidRPr="00982C84" w:rsidRDefault="00A35FD2" w:rsidP="007132C7">
            <w:pPr>
              <w:widowControl/>
              <w:jc w:val="left"/>
              <w:rPr>
                <w:rFonts w:ascii="Times New Roman" w:hAnsi="Times New Roman"/>
                <w:kern w:val="0"/>
                <w:szCs w:val="21"/>
                <w:u w:color="000000"/>
              </w:rPr>
            </w:pPr>
          </w:p>
        </w:tc>
        <w:tc>
          <w:tcPr>
            <w:tcW w:w="587" w:type="dxa"/>
            <w:tcBorders>
              <w:top w:val="single" w:sz="4" w:space="0" w:color="auto"/>
              <w:left w:val="single" w:sz="4" w:space="0" w:color="auto"/>
              <w:bottom w:val="single" w:sz="4" w:space="0" w:color="auto"/>
              <w:right w:val="single" w:sz="4" w:space="0" w:color="auto"/>
            </w:tcBorders>
            <w:vAlign w:val="center"/>
          </w:tcPr>
          <w:p w:rsidR="00A35FD2" w:rsidRPr="00982C84" w:rsidRDefault="00A35FD2" w:rsidP="00136D01">
            <w:pPr>
              <w:widowControl/>
              <w:autoSpaceDE w:val="0"/>
              <w:spacing w:line="340" w:lineRule="exact"/>
              <w:jc w:val="center"/>
              <w:textAlignment w:val="baseline"/>
              <w:rPr>
                <w:rFonts w:ascii="Times New Roman" w:hAnsi="Times New Roman"/>
                <w:kern w:val="0"/>
                <w:szCs w:val="21"/>
                <w:u w:color="000000"/>
              </w:rPr>
            </w:pPr>
            <w:r w:rsidRPr="00982C84">
              <w:rPr>
                <w:rFonts w:ascii="Times New Roman" w:hAnsi="Times New Roman"/>
                <w:kern w:val="0"/>
                <w:szCs w:val="21"/>
                <w:u w:color="000000"/>
              </w:rPr>
              <w:t>F1</w:t>
            </w:r>
            <w:r>
              <w:rPr>
                <w:rFonts w:ascii="Times New Roman" w:hAnsi="Times New Roman" w:hint="eastAsia"/>
                <w:kern w:val="0"/>
                <w:szCs w:val="21"/>
                <w:u w:color="000000"/>
              </w:rPr>
              <w:t>3</w:t>
            </w:r>
          </w:p>
        </w:tc>
        <w:tc>
          <w:tcPr>
            <w:tcW w:w="1349"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7132C7">
            <w:pPr>
              <w:spacing w:line="280" w:lineRule="exact"/>
              <w:jc w:val="center"/>
              <w:textAlignment w:val="baseline"/>
              <w:rPr>
                <w:rFonts w:ascii="Times New Roman" w:hAnsi="Times New Roman"/>
                <w:szCs w:val="21"/>
                <w:u w:color="000000"/>
              </w:rPr>
            </w:pPr>
            <w:r w:rsidRPr="00A35FD2">
              <w:rPr>
                <w:rFonts w:ascii="Times New Roman" w:hAnsi="Times New Roman"/>
              </w:rPr>
              <w:t>员工技能培训</w:t>
            </w:r>
          </w:p>
        </w:tc>
        <w:tc>
          <w:tcPr>
            <w:tcW w:w="3501"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7132C7">
            <w:pPr>
              <w:spacing w:line="280" w:lineRule="exact"/>
              <w:textAlignment w:val="baseline"/>
              <w:rPr>
                <w:rFonts w:ascii="Times New Roman" w:hAnsi="Times New Roman"/>
                <w:szCs w:val="21"/>
                <w:u w:color="000000"/>
              </w:rPr>
            </w:pPr>
            <w:r w:rsidRPr="00A35FD2">
              <w:rPr>
                <w:rFonts w:ascii="Times New Roman" w:hAnsi="Times New Roman"/>
              </w:rPr>
              <w:t>对新老员工进行多功能培养，提高业务、技术水平</w:t>
            </w:r>
          </w:p>
        </w:tc>
        <w:tc>
          <w:tcPr>
            <w:tcW w:w="852"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7132C7">
            <w:pPr>
              <w:spacing w:line="280" w:lineRule="exact"/>
              <w:jc w:val="center"/>
              <w:textAlignment w:val="baseline"/>
              <w:rPr>
                <w:rFonts w:ascii="Times New Roman" w:hAnsi="Times New Roman"/>
                <w:szCs w:val="21"/>
                <w:u w:color="000000"/>
              </w:rPr>
            </w:pPr>
            <w:r w:rsidRPr="00A35FD2">
              <w:rPr>
                <w:rFonts w:ascii="Times New Roman" w:hAnsi="Times New Roman"/>
              </w:rPr>
              <w:t>—</w:t>
            </w:r>
          </w:p>
        </w:tc>
        <w:tc>
          <w:tcPr>
            <w:tcW w:w="1008" w:type="dxa"/>
            <w:tcBorders>
              <w:top w:val="single" w:sz="4" w:space="0" w:color="auto"/>
              <w:left w:val="single" w:sz="4" w:space="0" w:color="auto"/>
              <w:bottom w:val="single" w:sz="4" w:space="0" w:color="auto"/>
              <w:right w:val="single" w:sz="4" w:space="0" w:color="auto"/>
            </w:tcBorders>
            <w:vAlign w:val="center"/>
          </w:tcPr>
          <w:p w:rsidR="00A35FD2" w:rsidRPr="00A35FD2" w:rsidRDefault="00A35FD2" w:rsidP="005B568D">
            <w:pPr>
              <w:spacing w:line="280" w:lineRule="exact"/>
              <w:jc w:val="center"/>
              <w:textAlignment w:val="baseline"/>
              <w:rPr>
                <w:rFonts w:ascii="Times New Roman" w:hAnsi="Times New Roman"/>
                <w:szCs w:val="21"/>
                <w:u w:color="000000"/>
              </w:rPr>
            </w:pPr>
            <w:r w:rsidRPr="00A35FD2">
              <w:rPr>
                <w:rFonts w:ascii="Times New Roman" w:hAnsi="Times New Roman"/>
              </w:rPr>
              <w:t>减少浪费</w:t>
            </w:r>
          </w:p>
        </w:tc>
        <w:tc>
          <w:tcPr>
            <w:tcW w:w="1084" w:type="dxa"/>
            <w:tcBorders>
              <w:top w:val="single" w:sz="4" w:space="0" w:color="auto"/>
              <w:left w:val="single" w:sz="4" w:space="0" w:color="auto"/>
              <w:bottom w:val="single" w:sz="4" w:space="0" w:color="auto"/>
              <w:right w:val="single" w:sz="12" w:space="0" w:color="auto"/>
            </w:tcBorders>
            <w:vAlign w:val="center"/>
          </w:tcPr>
          <w:p w:rsidR="00A35FD2" w:rsidRPr="00A35FD2" w:rsidRDefault="00A35FD2" w:rsidP="005B568D">
            <w:pPr>
              <w:spacing w:line="280" w:lineRule="exact"/>
              <w:jc w:val="center"/>
              <w:textAlignment w:val="baseline"/>
              <w:rPr>
                <w:rFonts w:ascii="Times New Roman" w:hAnsi="Times New Roman"/>
                <w:szCs w:val="21"/>
                <w:u w:color="000000"/>
              </w:rPr>
            </w:pPr>
            <w:r w:rsidRPr="00A35FD2">
              <w:rPr>
                <w:rFonts w:ascii="Times New Roman" w:hAnsi="Times New Roman"/>
              </w:rPr>
              <w:t>年节省成本</w:t>
            </w:r>
            <w:r w:rsidRPr="00A35FD2">
              <w:rPr>
                <w:rFonts w:ascii="Times New Roman" w:hAnsi="Times New Roman"/>
              </w:rPr>
              <w:t>0</w:t>
            </w:r>
            <w:r w:rsidRPr="00A35FD2">
              <w:rPr>
                <w:rFonts w:ascii="Times New Roman" w:hAnsi="Times New Roman" w:hint="eastAsia"/>
              </w:rPr>
              <w:t>.2</w:t>
            </w:r>
            <w:r w:rsidRPr="00A35FD2">
              <w:rPr>
                <w:rFonts w:ascii="Times New Roman" w:hAnsi="Times New Roman"/>
              </w:rPr>
              <w:t>万</w:t>
            </w:r>
          </w:p>
        </w:tc>
      </w:tr>
    </w:tbl>
    <w:p w:rsidR="00474C42" w:rsidRPr="00046A3C" w:rsidRDefault="00DA6C0A" w:rsidP="00296812">
      <w:pPr>
        <w:widowControl/>
        <w:spacing w:line="520" w:lineRule="exact"/>
        <w:ind w:firstLineChars="200" w:firstLine="560"/>
        <w:textAlignment w:val="baseline"/>
        <w:rPr>
          <w:rFonts w:ascii="Times New Roman" w:hAnsi="Times New Roman"/>
          <w:kern w:val="0"/>
          <w:sz w:val="28"/>
          <w:szCs w:val="28"/>
          <w:u w:color="000000"/>
        </w:rPr>
      </w:pPr>
      <w:r w:rsidRPr="00046A3C">
        <w:rPr>
          <w:rFonts w:ascii="Times New Roman" w:hAnsi="Times New Roman"/>
          <w:kern w:val="0"/>
          <w:sz w:val="28"/>
          <w:szCs w:val="28"/>
          <w:u w:color="000000"/>
        </w:rPr>
        <w:t>通过上述</w:t>
      </w:r>
      <w:r w:rsidRPr="00046A3C">
        <w:rPr>
          <w:rFonts w:ascii="Times New Roman" w:hAnsi="Times New Roman"/>
          <w:kern w:val="0"/>
          <w:sz w:val="28"/>
          <w:szCs w:val="28"/>
          <w:u w:color="000000"/>
        </w:rPr>
        <w:t>1</w:t>
      </w:r>
      <w:r w:rsidR="00690C4A" w:rsidRPr="00046A3C">
        <w:rPr>
          <w:rFonts w:ascii="Times New Roman" w:hAnsi="Times New Roman" w:hint="eastAsia"/>
          <w:kern w:val="0"/>
          <w:sz w:val="28"/>
          <w:szCs w:val="28"/>
          <w:u w:color="000000"/>
        </w:rPr>
        <w:t>3</w:t>
      </w:r>
      <w:r w:rsidRPr="00046A3C">
        <w:rPr>
          <w:rFonts w:ascii="Times New Roman" w:hAnsi="Times New Roman"/>
          <w:kern w:val="0"/>
          <w:sz w:val="28"/>
          <w:szCs w:val="28"/>
          <w:u w:color="000000"/>
        </w:rPr>
        <w:t>个无</w:t>
      </w:r>
      <w:r w:rsidRPr="00046A3C">
        <w:rPr>
          <w:rFonts w:ascii="Times New Roman" w:hAnsi="Times New Roman"/>
          <w:kern w:val="0"/>
          <w:sz w:val="28"/>
          <w:szCs w:val="28"/>
          <w:u w:color="000000"/>
        </w:rPr>
        <w:t>/</w:t>
      </w:r>
      <w:r w:rsidRPr="00046A3C">
        <w:rPr>
          <w:rFonts w:ascii="Times New Roman" w:hAnsi="Times New Roman"/>
          <w:kern w:val="0"/>
          <w:sz w:val="28"/>
          <w:szCs w:val="28"/>
          <w:u w:color="000000"/>
        </w:rPr>
        <w:t>低费清洁生产方案的实施完成，取得了一定的环境效益和经济效益，共计投资</w:t>
      </w:r>
      <w:r w:rsidR="00690C4A" w:rsidRPr="00046A3C">
        <w:rPr>
          <w:rFonts w:ascii="Times New Roman" w:hAnsi="Times New Roman" w:hint="eastAsia"/>
          <w:kern w:val="0"/>
          <w:sz w:val="28"/>
          <w:szCs w:val="28"/>
          <w:u w:color="000000"/>
        </w:rPr>
        <w:t>8.85</w:t>
      </w:r>
      <w:r w:rsidRPr="00046A3C">
        <w:rPr>
          <w:rFonts w:ascii="Times New Roman" w:hAnsi="Times New Roman"/>
          <w:kern w:val="0"/>
          <w:sz w:val="28"/>
          <w:szCs w:val="28"/>
          <w:u w:color="000000"/>
        </w:rPr>
        <w:t>万元，节电</w:t>
      </w:r>
      <w:r w:rsidR="00046A3C" w:rsidRPr="00046A3C">
        <w:rPr>
          <w:rFonts w:ascii="Times New Roman" w:hAnsi="Times New Roman" w:hint="eastAsia"/>
          <w:kern w:val="0"/>
          <w:sz w:val="28"/>
          <w:szCs w:val="28"/>
          <w:u w:color="000000"/>
        </w:rPr>
        <w:t>1</w:t>
      </w:r>
      <w:r w:rsidR="00296812" w:rsidRPr="00046A3C">
        <w:rPr>
          <w:rFonts w:ascii="Times New Roman" w:hAnsi="Times New Roman" w:hint="eastAsia"/>
          <w:kern w:val="0"/>
          <w:sz w:val="28"/>
          <w:szCs w:val="28"/>
          <w:u w:color="000000"/>
        </w:rPr>
        <w:t>.59</w:t>
      </w:r>
      <w:r w:rsidRPr="00046A3C">
        <w:rPr>
          <w:rFonts w:ascii="Times New Roman" w:hAnsi="Times New Roman"/>
          <w:kern w:val="0"/>
          <w:sz w:val="28"/>
          <w:szCs w:val="28"/>
          <w:u w:color="000000"/>
        </w:rPr>
        <w:t>万</w:t>
      </w:r>
      <w:r w:rsidRPr="00046A3C">
        <w:rPr>
          <w:rFonts w:ascii="Times New Roman" w:hAnsi="Times New Roman"/>
          <w:kern w:val="0"/>
          <w:sz w:val="28"/>
          <w:szCs w:val="28"/>
          <w:u w:color="000000"/>
        </w:rPr>
        <w:t>kw</w:t>
      </w:r>
      <w:r w:rsidRPr="00046A3C">
        <w:rPr>
          <w:rFonts w:ascii="Times New Roman" w:hAnsi="Times New Roman" w:hint="eastAsia"/>
          <w:kern w:val="0"/>
          <w:sz w:val="28"/>
          <w:szCs w:val="28"/>
          <w:u w:color="000000"/>
        </w:rPr>
        <w:t>·</w:t>
      </w:r>
      <w:r w:rsidRPr="00046A3C">
        <w:rPr>
          <w:rFonts w:ascii="Times New Roman" w:hAnsi="Times New Roman"/>
          <w:kern w:val="0"/>
          <w:sz w:val="28"/>
          <w:szCs w:val="28"/>
          <w:u w:color="000000"/>
        </w:rPr>
        <w:t>h/a</w:t>
      </w:r>
      <w:r w:rsidRPr="00046A3C">
        <w:rPr>
          <w:rFonts w:ascii="Times New Roman" w:hAnsi="Times New Roman"/>
          <w:kern w:val="0"/>
          <w:sz w:val="28"/>
          <w:szCs w:val="28"/>
          <w:u w:color="000000"/>
        </w:rPr>
        <w:t>，</w:t>
      </w:r>
      <w:r w:rsidR="00296812" w:rsidRPr="00046A3C">
        <w:rPr>
          <w:rFonts w:ascii="Times New Roman" w:hAnsi="Times New Roman" w:hint="eastAsia"/>
          <w:kern w:val="0"/>
          <w:sz w:val="28"/>
          <w:szCs w:val="28"/>
          <w:u w:color="000000"/>
        </w:rPr>
        <w:t>节省</w:t>
      </w:r>
      <w:r w:rsidR="00046A3C" w:rsidRPr="00046A3C">
        <w:rPr>
          <w:rFonts w:ascii="Times New Roman" w:hAnsi="Times New Roman" w:hint="eastAsia"/>
          <w:kern w:val="0"/>
          <w:sz w:val="28"/>
          <w:szCs w:val="28"/>
          <w:u w:color="000000"/>
        </w:rPr>
        <w:t>用水</w:t>
      </w:r>
      <w:r w:rsidR="00296812" w:rsidRPr="00046A3C">
        <w:rPr>
          <w:rFonts w:ascii="Times New Roman" w:hAnsi="Times New Roman" w:hint="eastAsia"/>
          <w:kern w:val="0"/>
          <w:sz w:val="28"/>
          <w:szCs w:val="28"/>
          <w:u w:color="000000"/>
        </w:rPr>
        <w:t>量</w:t>
      </w:r>
      <w:r w:rsidR="00046A3C" w:rsidRPr="00046A3C">
        <w:rPr>
          <w:rFonts w:ascii="Times New Roman" w:hAnsi="Times New Roman" w:hint="eastAsia"/>
          <w:kern w:val="0"/>
          <w:sz w:val="28"/>
          <w:szCs w:val="28"/>
          <w:u w:color="000000"/>
        </w:rPr>
        <w:t>3902</w:t>
      </w:r>
      <w:r w:rsidR="00296812" w:rsidRPr="00046A3C">
        <w:rPr>
          <w:rFonts w:ascii="Times New Roman" w:hAnsi="Times New Roman" w:hint="eastAsia"/>
          <w:kern w:val="0"/>
          <w:sz w:val="28"/>
          <w:szCs w:val="28"/>
          <w:u w:color="000000"/>
        </w:rPr>
        <w:t>t</w:t>
      </w:r>
      <w:r w:rsidR="00296812" w:rsidRPr="00046A3C">
        <w:rPr>
          <w:rFonts w:ascii="Times New Roman" w:hAnsi="Times New Roman" w:hint="eastAsia"/>
          <w:kern w:val="0"/>
          <w:sz w:val="28"/>
          <w:szCs w:val="28"/>
          <w:u w:color="000000"/>
        </w:rPr>
        <w:t>，</w:t>
      </w:r>
      <w:r w:rsidR="00046A3C" w:rsidRPr="00046A3C">
        <w:rPr>
          <w:rFonts w:ascii="Times New Roman" w:hAnsi="Times New Roman" w:hint="eastAsia"/>
          <w:kern w:val="0"/>
          <w:sz w:val="28"/>
          <w:szCs w:val="28"/>
          <w:u w:color="000000"/>
        </w:rPr>
        <w:t>减少原料浪费</w:t>
      </w:r>
      <w:r w:rsidR="00046A3C" w:rsidRPr="00046A3C">
        <w:rPr>
          <w:rFonts w:ascii="Times New Roman" w:hAnsi="Times New Roman" w:hint="eastAsia"/>
          <w:kern w:val="0"/>
          <w:sz w:val="28"/>
          <w:szCs w:val="28"/>
          <w:u w:color="000000"/>
        </w:rPr>
        <w:t>1.5t</w:t>
      </w:r>
      <w:r w:rsidR="00046A3C" w:rsidRPr="00046A3C">
        <w:rPr>
          <w:rFonts w:ascii="Times New Roman" w:hAnsi="Times New Roman" w:hint="eastAsia"/>
          <w:kern w:val="0"/>
          <w:sz w:val="28"/>
          <w:szCs w:val="28"/>
          <w:u w:color="000000"/>
        </w:rPr>
        <w:t>，</w:t>
      </w:r>
      <w:r w:rsidRPr="00046A3C">
        <w:rPr>
          <w:rFonts w:ascii="Times New Roman" w:hAnsi="Times New Roman"/>
          <w:kern w:val="0"/>
          <w:sz w:val="28"/>
          <w:szCs w:val="28"/>
          <w:u w:color="000000"/>
        </w:rPr>
        <w:t>提高生产效率，减少非正常停产情况。全年可取得经济效益共计</w:t>
      </w:r>
      <w:r w:rsidR="00296812" w:rsidRPr="00046A3C">
        <w:rPr>
          <w:rFonts w:ascii="Times New Roman" w:hAnsi="Times New Roman" w:hint="eastAsia"/>
          <w:kern w:val="0"/>
          <w:sz w:val="28"/>
          <w:szCs w:val="28"/>
          <w:u w:color="000000"/>
        </w:rPr>
        <w:t>1</w:t>
      </w:r>
      <w:r w:rsidR="00046A3C" w:rsidRPr="00046A3C">
        <w:rPr>
          <w:rFonts w:ascii="Times New Roman" w:hAnsi="Times New Roman" w:hint="eastAsia"/>
          <w:kern w:val="0"/>
          <w:sz w:val="28"/>
          <w:szCs w:val="28"/>
          <w:u w:color="000000"/>
        </w:rPr>
        <w:t>3.608</w:t>
      </w:r>
      <w:r w:rsidRPr="00046A3C">
        <w:rPr>
          <w:rFonts w:ascii="Times New Roman" w:hAnsi="Times New Roman"/>
          <w:kern w:val="0"/>
          <w:sz w:val="28"/>
          <w:szCs w:val="28"/>
          <w:u w:color="000000"/>
        </w:rPr>
        <w:t>万元</w:t>
      </w:r>
      <w:r w:rsidRPr="00046A3C">
        <w:rPr>
          <w:rFonts w:ascii="Times New Roman" w:hAnsi="Times New Roman"/>
          <w:kern w:val="0"/>
          <w:sz w:val="28"/>
          <w:szCs w:val="28"/>
          <w:u w:color="000000"/>
        </w:rPr>
        <w:t>/</w:t>
      </w:r>
      <w:r w:rsidRPr="00046A3C">
        <w:rPr>
          <w:rFonts w:ascii="Times New Roman" w:hAnsi="Times New Roman"/>
          <w:kern w:val="0"/>
          <w:sz w:val="28"/>
          <w:szCs w:val="28"/>
          <w:u w:color="000000"/>
        </w:rPr>
        <w:t>年。</w:t>
      </w:r>
    </w:p>
    <w:p w:rsidR="00292204" w:rsidRPr="00DF02BB" w:rsidRDefault="00292204">
      <w:pPr>
        <w:widowControl/>
        <w:spacing w:line="520" w:lineRule="exact"/>
        <w:ind w:firstLineChars="200" w:firstLine="560"/>
        <w:textAlignment w:val="baseline"/>
        <w:rPr>
          <w:rFonts w:ascii="Times New Roman" w:hAnsi="Times New Roman"/>
          <w:color w:val="FF0000"/>
          <w:kern w:val="0"/>
          <w:sz w:val="28"/>
          <w:szCs w:val="28"/>
          <w:u w:color="000000"/>
        </w:rPr>
      </w:pPr>
    </w:p>
    <w:sectPr w:rsidR="00292204" w:rsidRPr="00DF02BB" w:rsidSect="00474C42">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 w:author="user" w:date="2017-11-25T07:38:00Z" w:initials="u">
    <w:p w:rsidR="007B0B65" w:rsidRDefault="007B0B65">
      <w:pPr>
        <w:pStyle w:val="a4"/>
        <w:rPr>
          <w:rFonts w:hint="eastAsia"/>
        </w:rPr>
      </w:pPr>
      <w:r>
        <w:rPr>
          <w:rStyle w:val="afe"/>
        </w:rPr>
        <w:annotationRef/>
      </w:r>
      <w:r>
        <w:rPr>
          <w:rFonts w:hint="eastAsia"/>
        </w:rPr>
        <w:t>过时的文件不要再放入了</w:t>
      </w:r>
    </w:p>
  </w:comment>
  <w:comment w:id="65" w:author="user" w:date="2017-11-25T17:47:00Z" w:initials="u">
    <w:p w:rsidR="00856730" w:rsidRDefault="00856730">
      <w:pPr>
        <w:pStyle w:val="a4"/>
      </w:pPr>
      <w:r>
        <w:rPr>
          <w:rStyle w:val="afe"/>
        </w:rPr>
        <w:annotationRef/>
      </w:r>
      <w:r>
        <w:rPr>
          <w:rFonts w:hint="eastAsia"/>
        </w:rPr>
        <w:t>只有添加剂，没有</w:t>
      </w:r>
      <w:r w:rsidRPr="00856730">
        <w:rPr>
          <w:rFonts w:ascii="Times New Roman" w:hint="eastAsia"/>
          <w:szCs w:val="28"/>
          <w:highlight w:val="yellow"/>
        </w:rPr>
        <w:t>窨井盖和复合材料模压井盖</w:t>
      </w:r>
      <w:r>
        <w:rPr>
          <w:rFonts w:ascii="Times New Roman" w:hint="eastAsia"/>
          <w:szCs w:val="28"/>
        </w:rPr>
        <w:t>的生产能力吗？</w:t>
      </w:r>
    </w:p>
  </w:comment>
  <w:comment w:id="133" w:author="user" w:date="2017-11-25T17:54:00Z" w:initials="u">
    <w:p w:rsidR="00856730" w:rsidRDefault="00856730">
      <w:pPr>
        <w:pStyle w:val="a4"/>
      </w:pPr>
      <w:r>
        <w:rPr>
          <w:rStyle w:val="afe"/>
        </w:rPr>
        <w:annotationRef/>
      </w:r>
      <w:r>
        <w:rPr>
          <w:rFonts w:hint="eastAsia"/>
        </w:rPr>
        <w:t>增加环保设备</w:t>
      </w:r>
    </w:p>
  </w:comment>
  <w:comment w:id="158" w:author="user" w:date="2017-11-25T17:57:00Z" w:initials="u">
    <w:p w:rsidR="00C3350A" w:rsidRDefault="00C3350A">
      <w:pPr>
        <w:pStyle w:val="a4"/>
      </w:pPr>
      <w:r>
        <w:rPr>
          <w:rStyle w:val="afe"/>
        </w:rPr>
        <w:annotationRef/>
      </w:r>
      <w:r>
        <w:rPr>
          <w:rFonts w:hint="eastAsia"/>
        </w:rPr>
        <w:t>是直排，不通过污水厂</w:t>
      </w:r>
    </w:p>
  </w:comment>
  <w:comment w:id="246" w:author="user" w:date="2017-11-25T17:59:00Z" w:initials="u">
    <w:p w:rsidR="00C3350A" w:rsidRDefault="00C3350A">
      <w:pPr>
        <w:pStyle w:val="a4"/>
      </w:pPr>
      <w:r>
        <w:rPr>
          <w:rStyle w:val="afe"/>
        </w:rPr>
        <w:annotationRef/>
      </w:r>
      <w:r>
        <w:rPr>
          <w:rFonts w:hint="eastAsia"/>
        </w:rPr>
        <w:t>超标了标准</w:t>
      </w:r>
      <w:r>
        <w:rPr>
          <w:rFonts w:hint="eastAsia"/>
        </w:rPr>
        <w:t>45</w:t>
      </w:r>
    </w:p>
  </w:comment>
  <w:comment w:id="278" w:author="user" w:date="2017-11-25T18:04:00Z" w:initials="u">
    <w:p w:rsidR="00C3350A" w:rsidRDefault="00C3350A">
      <w:pPr>
        <w:pStyle w:val="a4"/>
        <w:rPr>
          <w:rFonts w:hint="eastAsia"/>
        </w:rPr>
      </w:pPr>
      <w:r>
        <w:rPr>
          <w:rStyle w:val="afe"/>
        </w:rPr>
        <w:annotationRef/>
      </w:r>
      <w:r>
        <w:rPr>
          <w:rFonts w:hint="eastAsia"/>
        </w:rPr>
        <w:t>这么多锅炉和生产废气排放口，只监测了一个排气筒，其他排气筒是否超标排放？？？还应该有挥发性有机物的排放监测要求吧！！</w:t>
      </w:r>
    </w:p>
    <w:p w:rsidR="00C3350A" w:rsidRDefault="00C3350A">
      <w:pPr>
        <w:pStyle w:val="a4"/>
      </w:pPr>
      <w:r>
        <w:rPr>
          <w:rFonts w:hint="eastAsia"/>
        </w:rPr>
        <w:t>锅炉排放烟气为什么没有监测数据？是否达标？</w:t>
      </w:r>
    </w:p>
  </w:comment>
  <w:comment w:id="292" w:author="user" w:date="2017-11-25T18:08:00Z" w:initials="u">
    <w:p w:rsidR="00C3350A" w:rsidRDefault="00C3350A">
      <w:pPr>
        <w:pStyle w:val="a4"/>
      </w:pPr>
      <w:r>
        <w:rPr>
          <w:rStyle w:val="afe"/>
        </w:rPr>
        <w:annotationRef/>
      </w:r>
      <w:r w:rsidR="00D640E4">
        <w:rPr>
          <w:rFonts w:ascii="Times New Roman" w:hint="eastAsia"/>
        </w:rPr>
        <w:t>废气处理废水怎样处理要给出论述，是否能够达标排放？既然有废水监测数据，就有废水处理装置</w:t>
      </w:r>
    </w:p>
  </w:comment>
  <w:comment w:id="294" w:author="user" w:date="2017-11-25T18:09:00Z" w:initials="u">
    <w:p w:rsidR="00D640E4" w:rsidRPr="00C66A4E" w:rsidRDefault="00D640E4" w:rsidP="00D640E4">
      <w:pPr>
        <w:adjustRightInd w:val="0"/>
        <w:snapToGrid w:val="0"/>
        <w:spacing w:line="520" w:lineRule="exact"/>
        <w:ind w:firstLineChars="200" w:firstLine="420"/>
        <w:textAlignment w:val="baseline"/>
        <w:rPr>
          <w:rFonts w:ascii="Times New Roman" w:hAnsi="Times New Roman"/>
          <w:spacing w:val="-6"/>
          <w:kern w:val="0"/>
          <w:sz w:val="28"/>
          <w:szCs w:val="28"/>
        </w:rPr>
      </w:pPr>
      <w:r>
        <w:rPr>
          <w:rStyle w:val="afe"/>
        </w:rPr>
        <w:annotationRef/>
      </w:r>
      <w:r>
        <w:rPr>
          <w:rFonts w:ascii="Times New Roman" w:hAnsi="Times New Roman" w:hint="eastAsia"/>
          <w:sz w:val="28"/>
          <w:szCs w:val="28"/>
        </w:rPr>
        <w:t>要明确固废产生量和最终去向</w:t>
      </w:r>
    </w:p>
    <w:p w:rsidR="00D640E4" w:rsidRPr="00D640E4" w:rsidRDefault="00D640E4">
      <w:pPr>
        <w:pStyle w:val="a4"/>
      </w:pPr>
    </w:p>
  </w:comment>
  <w:comment w:id="297" w:author="user" w:date="2017-11-25T18:10:00Z" w:initials="u">
    <w:p w:rsidR="00D640E4" w:rsidRDefault="00D640E4">
      <w:pPr>
        <w:pStyle w:val="a4"/>
      </w:pPr>
      <w:r>
        <w:rPr>
          <w:rStyle w:val="afe"/>
        </w:rPr>
        <w:annotationRef/>
      </w:r>
      <w:r>
        <w:rPr>
          <w:rFonts w:hint="eastAsia"/>
        </w:rPr>
        <w:t>生产废水去进行废气处理，再回用，对吗？核实</w:t>
      </w:r>
    </w:p>
  </w:comment>
  <w:comment w:id="335" w:author="user" w:date="2017-11-25T20:08:00Z" w:initials="u">
    <w:p w:rsidR="001360CA" w:rsidRDefault="001360CA">
      <w:pPr>
        <w:pStyle w:val="a4"/>
      </w:pPr>
      <w:r>
        <w:rPr>
          <w:rStyle w:val="afe"/>
        </w:rPr>
        <w:annotationRef/>
      </w:r>
      <w:r>
        <w:rPr>
          <w:rFonts w:hint="eastAsia"/>
        </w:rPr>
        <w:t>合成车间应该打分较高，中高费方案中有有合成车间自动化内容，最好给出</w:t>
      </w:r>
      <w:r>
        <w:rPr>
          <w:rFonts w:hint="eastAsia"/>
        </w:rPr>
        <w:t>2</w:t>
      </w:r>
      <w:r>
        <w:rPr>
          <w:rFonts w:hint="eastAsia"/>
        </w:rPr>
        <w:t>个审核重点车间</w:t>
      </w:r>
    </w:p>
  </w:comment>
  <w:comment w:id="341" w:author="user" w:date="2017-11-25T20:23:00Z" w:initials="u">
    <w:p w:rsidR="00FB67CB" w:rsidRDefault="00FB67CB">
      <w:pPr>
        <w:pStyle w:val="a4"/>
      </w:pPr>
      <w:r>
        <w:rPr>
          <w:rStyle w:val="afe"/>
        </w:rPr>
        <w:annotationRef/>
      </w:r>
      <w:r>
        <w:rPr>
          <w:rFonts w:hint="eastAsia"/>
        </w:rPr>
        <w:t>增加提高单位产品原料利用率指标</w:t>
      </w:r>
      <w:r w:rsidR="00B91B47">
        <w:rPr>
          <w:rFonts w:hint="eastAsia"/>
        </w:rPr>
        <w:t>；降低单位产品能耗的分析</w:t>
      </w:r>
    </w:p>
  </w:comment>
  <w:comment w:id="344" w:author="user" w:date="2017-11-25T19:55:00Z" w:initials="u">
    <w:p w:rsidR="00E076E2" w:rsidRDefault="00E076E2">
      <w:pPr>
        <w:pStyle w:val="a4"/>
      </w:pPr>
      <w:r>
        <w:rPr>
          <w:rStyle w:val="afe"/>
        </w:rPr>
        <w:annotationRef/>
      </w:r>
      <w:r>
        <w:rPr>
          <w:rFonts w:hint="eastAsia"/>
        </w:rPr>
        <w:t>正常的维护不能作为清洁生产方案</w:t>
      </w:r>
    </w:p>
  </w:comment>
  <w:comment w:id="345" w:author="user" w:date="2017-11-25T19:54:00Z" w:initials="u">
    <w:p w:rsidR="00E076E2" w:rsidRDefault="00E076E2">
      <w:pPr>
        <w:pStyle w:val="a4"/>
      </w:pPr>
      <w:r>
        <w:rPr>
          <w:rStyle w:val="afe"/>
        </w:rPr>
        <w:annotationRef/>
      </w:r>
      <w:r>
        <w:rPr>
          <w:rFonts w:hint="eastAsia"/>
        </w:rPr>
        <w:t>正常的维护不能作为清洁生产方案</w:t>
      </w:r>
    </w:p>
  </w:comment>
  <w:comment w:id="346" w:author="user" w:date="2017-11-25T19:56:00Z" w:initials="u">
    <w:p w:rsidR="00E076E2" w:rsidRDefault="00E076E2">
      <w:pPr>
        <w:pStyle w:val="a4"/>
      </w:pPr>
      <w:r>
        <w:rPr>
          <w:rStyle w:val="afe"/>
        </w:rPr>
        <w:annotationRef/>
      </w:r>
      <w:r>
        <w:rPr>
          <w:rFonts w:hint="eastAsia"/>
        </w:rPr>
        <w:t>能否在生产管理和生产设备改进中再寻找一些无低费方案</w:t>
      </w:r>
    </w:p>
  </w:comment>
  <w:comment w:id="374" w:author="user" w:date="2017-11-25T20:02:00Z" w:initials="u">
    <w:p w:rsidR="00E076E2" w:rsidRDefault="00E076E2">
      <w:pPr>
        <w:pStyle w:val="a4"/>
      </w:pPr>
      <w:r>
        <w:rPr>
          <w:rStyle w:val="afe"/>
        </w:rPr>
        <w:annotationRef/>
      </w:r>
      <w:r>
        <w:rPr>
          <w:rFonts w:hint="eastAsia"/>
        </w:rPr>
        <w:t>图中的混凝土外加剂是什么生产工序？全厂到底有多少生产品种？预评估不能只考虑添加剂的生产环节？</w:t>
      </w:r>
    </w:p>
  </w:comment>
  <w:comment w:id="385" w:author="user" w:date="2017-11-25T20:04:00Z" w:initials="u">
    <w:p w:rsidR="001360CA" w:rsidRDefault="001360CA">
      <w:pPr>
        <w:pStyle w:val="a4"/>
      </w:pPr>
      <w:r>
        <w:rPr>
          <w:rStyle w:val="afe"/>
        </w:rPr>
        <w:annotationRef/>
      </w:r>
      <w:r>
        <w:rPr>
          <w:rFonts w:hint="eastAsia"/>
        </w:rPr>
        <w:t>正常的维护不能作为清洁生产方案</w:t>
      </w:r>
    </w:p>
  </w:comment>
  <w:comment w:id="386" w:author="user" w:date="2017-11-25T20:04:00Z" w:initials="u">
    <w:p w:rsidR="001360CA" w:rsidRDefault="001360CA">
      <w:pPr>
        <w:pStyle w:val="a4"/>
      </w:pPr>
      <w:r>
        <w:rPr>
          <w:rStyle w:val="afe"/>
        </w:rPr>
        <w:annotationRef/>
      </w:r>
      <w:r>
        <w:rPr>
          <w:rFonts w:hint="eastAsia"/>
        </w:rPr>
        <w:t>正常的维护不能作为清洁生产方案</w:t>
      </w:r>
    </w:p>
  </w:comment>
  <w:comment w:id="417" w:author="user" w:date="2017-11-25T20:09:00Z" w:initials="u">
    <w:p w:rsidR="001360CA" w:rsidRDefault="001360CA">
      <w:pPr>
        <w:pStyle w:val="a4"/>
      </w:pPr>
      <w:r>
        <w:rPr>
          <w:rStyle w:val="afe"/>
        </w:rPr>
        <w:annotationRef/>
      </w:r>
      <w:r>
        <w:rPr>
          <w:rFonts w:hint="eastAsia"/>
        </w:rPr>
        <w:t>增加减少炉渣量</w:t>
      </w:r>
    </w:p>
  </w:comment>
  <w:comment w:id="418" w:author="user" w:date="2017-11-25T20:09:00Z" w:initials="u">
    <w:p w:rsidR="001360CA" w:rsidRDefault="001360CA" w:rsidP="001360CA">
      <w:pPr>
        <w:pStyle w:val="a4"/>
      </w:pPr>
      <w:r>
        <w:rPr>
          <w:rStyle w:val="afe"/>
        </w:rPr>
        <w:annotationRef/>
      </w:r>
      <w:r>
        <w:rPr>
          <w:rFonts w:hint="eastAsia"/>
        </w:rPr>
        <w:t>增加减少炉渣量</w:t>
      </w:r>
    </w:p>
    <w:p w:rsidR="001360CA" w:rsidRDefault="001360CA">
      <w:pPr>
        <w:pStyle w:val="a4"/>
      </w:pPr>
    </w:p>
  </w:comment>
  <w:comment w:id="419" w:author="user" w:date="2017-11-25T20:20:00Z" w:initials="u">
    <w:p w:rsidR="007C461B" w:rsidRDefault="007C461B">
      <w:pPr>
        <w:pStyle w:val="a4"/>
      </w:pPr>
      <w:r>
        <w:rPr>
          <w:rStyle w:val="afe"/>
        </w:rPr>
        <w:annotationRef/>
      </w:r>
      <w:r>
        <w:rPr>
          <w:rFonts w:hint="eastAsia"/>
        </w:rPr>
        <w:t>还</w:t>
      </w:r>
      <w:r w:rsidR="00FB67CB">
        <w:rPr>
          <w:rFonts w:hint="eastAsia"/>
        </w:rPr>
        <w:t>有</w:t>
      </w:r>
      <w:r>
        <w:rPr>
          <w:rFonts w:hint="eastAsia"/>
        </w:rPr>
        <w:t>，提高原料利用率和</w:t>
      </w:r>
      <w:r w:rsidR="00CA2A3C">
        <w:rPr>
          <w:rFonts w:hint="eastAsia"/>
        </w:rPr>
        <w:t>降低</w:t>
      </w:r>
      <w:r>
        <w:rPr>
          <w:rFonts w:hint="eastAsia"/>
        </w:rPr>
        <w:t>单位产品</w:t>
      </w:r>
      <w:r w:rsidR="00CA2A3C">
        <w:rPr>
          <w:rFonts w:hint="eastAsia"/>
        </w:rPr>
        <w:t>能耗的分析</w:t>
      </w:r>
    </w:p>
  </w:comment>
  <w:comment w:id="484" w:author="user" w:date="2017-11-25T20:31:00Z" w:initials="u">
    <w:p w:rsidR="007E775E" w:rsidRDefault="007E775E">
      <w:pPr>
        <w:pStyle w:val="a4"/>
      </w:pPr>
      <w:r>
        <w:rPr>
          <w:rStyle w:val="afe"/>
        </w:rPr>
        <w:annotationRef/>
      </w:r>
      <w:r>
        <w:rPr>
          <w:rFonts w:hint="eastAsia"/>
        </w:rPr>
        <w:t>要细化具体控制参数和控制指标内容，按照原料投加量变化、参数变化产生的产品数量和质量变化进行分析，废品率下降和废弃物的减少等关联性的技术内容</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5020" w:rsidRDefault="00375020" w:rsidP="00474C42">
      <w:r>
        <w:separator/>
      </w:r>
    </w:p>
  </w:endnote>
  <w:endnote w:type="continuationSeparator" w:id="1">
    <w:p w:rsidR="00375020" w:rsidRDefault="00375020" w:rsidP="00474C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全真楷書">
    <w:altName w:val="Times New Roman"/>
    <w:charset w:val="00"/>
    <w:family w:val="auto"/>
    <w:pitch w:val="default"/>
    <w:sig w:usb0="00000000" w:usb1="00000000" w:usb2="00000000" w:usb3="00000000" w:csb0="00040001" w:csb1="00000000"/>
  </w:font>
  <w:font w:name="Arial Black">
    <w:panose1 w:val="020B0A04020102020204"/>
    <w:charset w:val="00"/>
    <w:family w:val="swiss"/>
    <w:pitch w:val="variable"/>
    <w:sig w:usb0="00000287" w:usb1="00000000" w:usb2="00000000" w:usb3="00000000" w:csb0="0000009F" w:csb1="00000000"/>
  </w:font>
  <w:font w:name="楷体_GB2312">
    <w:altName w:val="楷体"/>
    <w:charset w:val="86"/>
    <w:family w:val="modern"/>
    <w:pitch w:val="default"/>
    <w:sig w:usb0="00000000" w:usb1="0000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体">
    <w:altName w:val="宋体"/>
    <w:charset w:val="86"/>
    <w:family w:val="roman"/>
    <w:pitch w:val="default"/>
    <w:sig w:usb0="00000000" w:usb1="00000000" w:usb2="00000010" w:usb3="00000000" w:csb0="00040000" w:csb1="00000000"/>
  </w:font>
  <w:font w:name="Abadi MT Condensed">
    <w:altName w:val="Arial Narrow"/>
    <w:charset w:val="00"/>
    <w:family w:val="swiss"/>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ˎ̥">
    <w:altName w:val="Times New Roman"/>
    <w:charset w:val="00"/>
    <w:family w:val="roman"/>
    <w:pitch w:val="default"/>
    <w:sig w:usb0="00000000" w:usb1="00000000" w:usb2="00000000" w:usb3="00000000" w:csb0="00040001" w:csb1="00000000"/>
  </w:font>
  <w:font w:name="方正综艺简体">
    <w:altName w:val="Arial Unicode MS"/>
    <w:charset w:val="86"/>
    <w:family w:val="script"/>
    <w:pitch w:val="fixed"/>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20"/>
    </w:sdtPr>
    <w:sdtContent>
      <w:p w:rsidR="007B0B65" w:rsidRDefault="007B0B65">
        <w:pPr>
          <w:pStyle w:val="af4"/>
          <w:jc w:val="center"/>
        </w:pPr>
      </w:p>
    </w:sdtContent>
  </w:sdt>
  <w:p w:rsidR="007B0B65" w:rsidRDefault="007B0B65">
    <w:pPr>
      <w:pStyle w:val="af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23"/>
    </w:sdtPr>
    <w:sdtContent>
      <w:p w:rsidR="007B0B65" w:rsidRDefault="007B0B65">
        <w:pPr>
          <w:pStyle w:val="af4"/>
          <w:jc w:val="center"/>
        </w:pPr>
        <w:r w:rsidRPr="000C6D43">
          <w:fldChar w:fldCharType="begin"/>
        </w:r>
        <w:r>
          <w:instrText xml:space="preserve"> PAGE   \* MERGEFORMAT </w:instrText>
        </w:r>
        <w:r w:rsidRPr="000C6D43">
          <w:fldChar w:fldCharType="separate"/>
        </w:r>
        <w:r w:rsidRPr="007B0B65">
          <w:rPr>
            <w:noProof/>
            <w:lang w:val="zh-CN"/>
          </w:rPr>
          <w:t>IV</w:t>
        </w:r>
        <w:r>
          <w:rPr>
            <w:lang w:val="zh-CN"/>
          </w:rPr>
          <w:fldChar w:fldCharType="end"/>
        </w:r>
      </w:p>
    </w:sdtContent>
  </w:sdt>
  <w:p w:rsidR="007B0B65" w:rsidRDefault="007B0B65">
    <w:pPr>
      <w:pStyle w:val="af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24"/>
    </w:sdtPr>
    <w:sdtContent>
      <w:p w:rsidR="007B0B65" w:rsidRDefault="007B0B65">
        <w:pPr>
          <w:pStyle w:val="af4"/>
          <w:jc w:val="center"/>
        </w:pPr>
        <w:r w:rsidRPr="000C6D43">
          <w:fldChar w:fldCharType="begin"/>
        </w:r>
        <w:r>
          <w:instrText xml:space="preserve"> PAGE   \* MERGEFORMAT </w:instrText>
        </w:r>
        <w:r w:rsidRPr="000C6D43">
          <w:fldChar w:fldCharType="separate"/>
        </w:r>
        <w:r w:rsidR="00856730" w:rsidRPr="00856730">
          <w:rPr>
            <w:noProof/>
            <w:lang w:val="zh-CN"/>
          </w:rPr>
          <w:t>16</w:t>
        </w:r>
        <w:r>
          <w:rPr>
            <w:lang w:val="zh-CN"/>
          </w:rPr>
          <w:fldChar w:fldCharType="end"/>
        </w:r>
      </w:p>
    </w:sdtContent>
  </w:sdt>
  <w:p w:rsidR="007B0B65" w:rsidRDefault="007B0B65">
    <w:pPr>
      <w:pStyle w:val="af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26"/>
    </w:sdtPr>
    <w:sdtContent>
      <w:p w:rsidR="007B0B65" w:rsidRDefault="007B0B65">
        <w:pPr>
          <w:pStyle w:val="af4"/>
          <w:jc w:val="center"/>
        </w:pPr>
        <w:r w:rsidRPr="000C6D43">
          <w:fldChar w:fldCharType="begin"/>
        </w:r>
        <w:r>
          <w:instrText xml:space="preserve"> PAGE   \* MERGEFORMAT </w:instrText>
        </w:r>
        <w:r w:rsidRPr="000C6D43">
          <w:fldChar w:fldCharType="separate"/>
        </w:r>
        <w:r w:rsidR="007E775E" w:rsidRPr="007E775E">
          <w:rPr>
            <w:noProof/>
            <w:lang w:val="zh-CN"/>
          </w:rPr>
          <w:t>70</w:t>
        </w:r>
        <w:r>
          <w:rPr>
            <w:lang w:val="zh-C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5020" w:rsidRDefault="00375020" w:rsidP="00474C42">
      <w:r>
        <w:separator/>
      </w:r>
    </w:p>
  </w:footnote>
  <w:footnote w:type="continuationSeparator" w:id="1">
    <w:p w:rsidR="00375020" w:rsidRDefault="00375020" w:rsidP="00474C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B65" w:rsidRDefault="007B0B65">
    <w:pPr>
      <w:pStyle w:val="af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B65" w:rsidRDefault="007B0B65">
    <w:pPr>
      <w:pStyle w:val="af5"/>
      <w:pBdr>
        <w:bottom w:val="thinThickThinSmallGap" w:sz="18" w:space="0" w:color="auto"/>
      </w:pBdr>
    </w:pPr>
    <w:r>
      <w:rPr>
        <w:rFonts w:hint="eastAsia"/>
      </w:rPr>
      <w:t>苏州市兴邦化学建材有限公司清洁生产审核评估报告</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B65" w:rsidRDefault="007B0B65">
    <w:pPr>
      <w:pStyle w:val="af5"/>
      <w:pBdr>
        <w:bottom w:val="thinThickThinSmallGap" w:sz="18" w:space="1" w:color="auto"/>
      </w:pBdr>
    </w:pPr>
    <w:r>
      <w:rPr>
        <w:rFonts w:hint="eastAsia"/>
      </w:rPr>
      <w:t>苏州市兴邦化学建材有限公司清洁生产审核评估报告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90744"/>
    <w:multiLevelType w:val="multilevel"/>
    <w:tmpl w:val="06790744"/>
    <w:lvl w:ilvl="0">
      <w:start w:val="1"/>
      <w:numFmt w:val="decimalEnclosedCircle"/>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
    <w:nsid w:val="3E0D2F18"/>
    <w:multiLevelType w:val="multilevel"/>
    <w:tmpl w:val="3E0D2F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9E35E97"/>
    <w:multiLevelType w:val="multilevel"/>
    <w:tmpl w:val="49E35E97"/>
    <w:lvl w:ilvl="0">
      <w:start w:val="1"/>
      <w:numFmt w:val="decimal"/>
      <w:lvlText w:val="%1"/>
      <w:lvlJc w:val="left"/>
      <w:pPr>
        <w:tabs>
          <w:tab w:val="left" w:pos="397"/>
        </w:tabs>
        <w:ind w:left="397" w:hanging="397"/>
      </w:pPr>
      <w:rPr>
        <w:rFonts w:ascii="黑体" w:eastAsia="黑体" w:hint="eastAsia"/>
        <w:b w:val="0"/>
        <w:i w:val="0"/>
        <w:sz w:val="32"/>
      </w:rPr>
    </w:lvl>
    <w:lvl w:ilvl="1">
      <w:start w:val="1"/>
      <w:numFmt w:val="decimal"/>
      <w:lvlText w:val="%1.%2"/>
      <w:lvlJc w:val="left"/>
      <w:pPr>
        <w:tabs>
          <w:tab w:val="left" w:pos="576"/>
        </w:tabs>
        <w:ind w:left="576" w:hanging="576"/>
      </w:pPr>
      <w:rPr>
        <w:rFonts w:ascii="黑体" w:eastAsia="黑体" w:hint="eastAsia"/>
        <w:b w:val="0"/>
        <w:i w:val="0"/>
        <w:sz w:val="32"/>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3">
    <w:nsid w:val="4C786F50"/>
    <w:multiLevelType w:val="multilevel"/>
    <w:tmpl w:val="4C786F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82C0368"/>
    <w:multiLevelType w:val="singleLevel"/>
    <w:tmpl w:val="582C0368"/>
    <w:lvl w:ilvl="0">
      <w:start w:val="4"/>
      <w:numFmt w:val="decimal"/>
      <w:suff w:val="nothing"/>
      <w:lvlText w:val="（%1）"/>
      <w:lvlJc w:val="left"/>
    </w:lvl>
  </w:abstractNum>
  <w:abstractNum w:abstractNumId="5">
    <w:nsid w:val="6F5A1B6F"/>
    <w:multiLevelType w:val="multilevel"/>
    <w:tmpl w:val="6F5A1B6F"/>
    <w:lvl w:ilvl="0">
      <w:start w:val="1"/>
      <w:numFmt w:val="decimal"/>
      <w:pStyle w:val="3"/>
      <w:lvlText w:val="(%1)"/>
      <w:lvlJc w:val="left"/>
      <w:pPr>
        <w:tabs>
          <w:tab w:val="left" w:pos="1174"/>
        </w:tabs>
        <w:ind w:left="0" w:firstLine="454"/>
      </w:pPr>
      <w:rPr>
        <w:rFonts w:ascii="宋体" w:eastAsia="宋体" w:hAnsi="Times New Roman" w:hint="eastAsia"/>
        <w:b w:val="0"/>
        <w:i w:val="0"/>
        <w:sz w:val="24"/>
        <w:u w:val="none"/>
      </w:rPr>
    </w:lvl>
    <w:lvl w:ilvl="1">
      <w:start w:val="1"/>
      <w:numFmt w:val="decimal"/>
      <w:lvlText w:val="(%2)"/>
      <w:lvlJc w:val="left"/>
      <w:pPr>
        <w:tabs>
          <w:tab w:val="left" w:pos="780"/>
        </w:tabs>
        <w:ind w:left="420" w:firstLine="0"/>
      </w:pPr>
      <w:rPr>
        <w:rFonts w:ascii="宋体" w:eastAsia="宋体" w:hAnsi="Times New Roman" w:hint="eastAsia"/>
        <w:b w:val="0"/>
        <w:i w:val="0"/>
        <w:sz w:val="24"/>
        <w:u w:val="none"/>
      </w:rPr>
    </w:lvl>
    <w:lvl w:ilvl="2">
      <w:numFmt w:val="bullet"/>
      <w:lvlText w:val="◆"/>
      <w:lvlJc w:val="left"/>
      <w:pPr>
        <w:tabs>
          <w:tab w:val="left" w:pos="1200"/>
        </w:tabs>
        <w:ind w:left="1200" w:hanging="360"/>
      </w:pPr>
      <w:rPr>
        <w:rFonts w:ascii="宋体" w:eastAsia="宋体" w:hAnsi="宋体" w:cs="Times New Roman" w:hint="eastAsia"/>
      </w:rPr>
    </w:lvl>
    <w:lvl w:ilvl="3">
      <w:numFmt w:val="bullet"/>
      <w:lvlText w:val="＊"/>
      <w:lvlJc w:val="left"/>
      <w:pPr>
        <w:tabs>
          <w:tab w:val="left" w:pos="1620"/>
        </w:tabs>
        <w:ind w:left="1620" w:hanging="360"/>
      </w:pPr>
      <w:rPr>
        <w:rFonts w:ascii="宋体" w:eastAsia="宋体" w:hAnsi="宋体" w:cs="Times New Roman" w:hint="eastAsia"/>
      </w:rPr>
    </w:lvl>
    <w:lvl w:ilvl="4">
      <w:start w:val="2"/>
      <w:numFmt w:val="decimalEnclosedParen"/>
      <w:lvlText w:val="%5"/>
      <w:lvlJc w:val="left"/>
      <w:pPr>
        <w:tabs>
          <w:tab w:val="left" w:pos="2040"/>
        </w:tabs>
        <w:ind w:left="2040" w:hanging="360"/>
      </w:pPr>
      <w:rPr>
        <w:rFonts w:hAnsi="Times New Roman" w:hint="default"/>
      </w:rPr>
    </w:lvl>
    <w:lvl w:ilvl="5">
      <w:start w:val="1"/>
      <w:numFmt w:val="decimalEnclosedCircle"/>
      <w:lvlText w:val="%6"/>
      <w:lvlJc w:val="left"/>
      <w:pPr>
        <w:tabs>
          <w:tab w:val="left" w:pos="2460"/>
        </w:tabs>
        <w:ind w:left="2460" w:hanging="360"/>
      </w:pPr>
      <w:rPr>
        <w:rFonts w:hint="default"/>
      </w:r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isplayBackgroundShape/>
  <w:bordersDoNotSurroundHeader/>
  <w:bordersDoNotSurroundFooter/>
  <w:hideSpellingErrors/>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E5137"/>
    <w:rsid w:val="00003AFC"/>
    <w:rsid w:val="000049A2"/>
    <w:rsid w:val="00004D48"/>
    <w:rsid w:val="0000540A"/>
    <w:rsid w:val="0001105D"/>
    <w:rsid w:val="000121A9"/>
    <w:rsid w:val="00012339"/>
    <w:rsid w:val="000133C5"/>
    <w:rsid w:val="00020A59"/>
    <w:rsid w:val="0002379E"/>
    <w:rsid w:val="0002388F"/>
    <w:rsid w:val="00027EA4"/>
    <w:rsid w:val="00031202"/>
    <w:rsid w:val="000319E6"/>
    <w:rsid w:val="00031C38"/>
    <w:rsid w:val="00034A50"/>
    <w:rsid w:val="00034F89"/>
    <w:rsid w:val="000363A0"/>
    <w:rsid w:val="00036C0A"/>
    <w:rsid w:val="00043870"/>
    <w:rsid w:val="00046A3C"/>
    <w:rsid w:val="00050CE1"/>
    <w:rsid w:val="000512BD"/>
    <w:rsid w:val="0005217A"/>
    <w:rsid w:val="00052B3C"/>
    <w:rsid w:val="0005322D"/>
    <w:rsid w:val="00055E64"/>
    <w:rsid w:val="00056012"/>
    <w:rsid w:val="0005655A"/>
    <w:rsid w:val="00057798"/>
    <w:rsid w:val="00065560"/>
    <w:rsid w:val="00074037"/>
    <w:rsid w:val="000755DE"/>
    <w:rsid w:val="00075D81"/>
    <w:rsid w:val="00076921"/>
    <w:rsid w:val="00076F33"/>
    <w:rsid w:val="00081D7A"/>
    <w:rsid w:val="000834B1"/>
    <w:rsid w:val="00084444"/>
    <w:rsid w:val="00085C1C"/>
    <w:rsid w:val="000864C1"/>
    <w:rsid w:val="0008664D"/>
    <w:rsid w:val="00087057"/>
    <w:rsid w:val="000905B6"/>
    <w:rsid w:val="0009170E"/>
    <w:rsid w:val="000930C6"/>
    <w:rsid w:val="000946D4"/>
    <w:rsid w:val="0009470F"/>
    <w:rsid w:val="00097750"/>
    <w:rsid w:val="000A0E64"/>
    <w:rsid w:val="000A53C7"/>
    <w:rsid w:val="000A70FB"/>
    <w:rsid w:val="000B221C"/>
    <w:rsid w:val="000B5556"/>
    <w:rsid w:val="000B60BF"/>
    <w:rsid w:val="000B774D"/>
    <w:rsid w:val="000C4D57"/>
    <w:rsid w:val="000C5037"/>
    <w:rsid w:val="000C62EA"/>
    <w:rsid w:val="000C6926"/>
    <w:rsid w:val="000C6D43"/>
    <w:rsid w:val="000C7019"/>
    <w:rsid w:val="000D17A8"/>
    <w:rsid w:val="000D4189"/>
    <w:rsid w:val="000D678C"/>
    <w:rsid w:val="000E20A7"/>
    <w:rsid w:val="000E2CB9"/>
    <w:rsid w:val="000E3354"/>
    <w:rsid w:val="000E34BD"/>
    <w:rsid w:val="000E5137"/>
    <w:rsid w:val="000E623F"/>
    <w:rsid w:val="000E65AA"/>
    <w:rsid w:val="000E704A"/>
    <w:rsid w:val="000F0165"/>
    <w:rsid w:val="000F1708"/>
    <w:rsid w:val="000F1D54"/>
    <w:rsid w:val="000F4492"/>
    <w:rsid w:val="000F4A43"/>
    <w:rsid w:val="000F7304"/>
    <w:rsid w:val="00101C1F"/>
    <w:rsid w:val="001025C5"/>
    <w:rsid w:val="00107BC9"/>
    <w:rsid w:val="0011214F"/>
    <w:rsid w:val="00114303"/>
    <w:rsid w:val="00115B45"/>
    <w:rsid w:val="0011694A"/>
    <w:rsid w:val="00116D8A"/>
    <w:rsid w:val="00117F49"/>
    <w:rsid w:val="00122576"/>
    <w:rsid w:val="001229D3"/>
    <w:rsid w:val="001360CA"/>
    <w:rsid w:val="00136A30"/>
    <w:rsid w:val="00136D01"/>
    <w:rsid w:val="00137FCB"/>
    <w:rsid w:val="00141666"/>
    <w:rsid w:val="00141EE2"/>
    <w:rsid w:val="00143783"/>
    <w:rsid w:val="0014494B"/>
    <w:rsid w:val="00145ED2"/>
    <w:rsid w:val="00145F75"/>
    <w:rsid w:val="00146BA2"/>
    <w:rsid w:val="00153969"/>
    <w:rsid w:val="0016071B"/>
    <w:rsid w:val="00160D7A"/>
    <w:rsid w:val="001677AB"/>
    <w:rsid w:val="00167C76"/>
    <w:rsid w:val="001714CD"/>
    <w:rsid w:val="00172410"/>
    <w:rsid w:val="0017272B"/>
    <w:rsid w:val="00172968"/>
    <w:rsid w:val="00172E80"/>
    <w:rsid w:val="0018195A"/>
    <w:rsid w:val="00183A95"/>
    <w:rsid w:val="001866C0"/>
    <w:rsid w:val="00187296"/>
    <w:rsid w:val="00190512"/>
    <w:rsid w:val="00193247"/>
    <w:rsid w:val="0019666E"/>
    <w:rsid w:val="00197738"/>
    <w:rsid w:val="001A01C5"/>
    <w:rsid w:val="001A1FF9"/>
    <w:rsid w:val="001A2ABD"/>
    <w:rsid w:val="001A3BA4"/>
    <w:rsid w:val="001A621D"/>
    <w:rsid w:val="001A6740"/>
    <w:rsid w:val="001B1F7D"/>
    <w:rsid w:val="001B4EA7"/>
    <w:rsid w:val="001B58CA"/>
    <w:rsid w:val="001B7A6D"/>
    <w:rsid w:val="001C02E4"/>
    <w:rsid w:val="001C28C2"/>
    <w:rsid w:val="001C600E"/>
    <w:rsid w:val="001D4C97"/>
    <w:rsid w:val="001D4F17"/>
    <w:rsid w:val="001D541D"/>
    <w:rsid w:val="001E06D5"/>
    <w:rsid w:val="001E2456"/>
    <w:rsid w:val="001E26FD"/>
    <w:rsid w:val="001E31F9"/>
    <w:rsid w:val="001E354A"/>
    <w:rsid w:val="001E5AF6"/>
    <w:rsid w:val="001E7364"/>
    <w:rsid w:val="001E7796"/>
    <w:rsid w:val="001E7D39"/>
    <w:rsid w:val="001F045C"/>
    <w:rsid w:val="001F1D00"/>
    <w:rsid w:val="001F219A"/>
    <w:rsid w:val="001F47D2"/>
    <w:rsid w:val="001F6609"/>
    <w:rsid w:val="002071CB"/>
    <w:rsid w:val="00211113"/>
    <w:rsid w:val="00215A7A"/>
    <w:rsid w:val="00216B29"/>
    <w:rsid w:val="0021743E"/>
    <w:rsid w:val="00217DB9"/>
    <w:rsid w:val="00221104"/>
    <w:rsid w:val="002213AF"/>
    <w:rsid w:val="00221F99"/>
    <w:rsid w:val="00223952"/>
    <w:rsid w:val="00233335"/>
    <w:rsid w:val="00233B15"/>
    <w:rsid w:val="00234063"/>
    <w:rsid w:val="0023475A"/>
    <w:rsid w:val="00235649"/>
    <w:rsid w:val="00240301"/>
    <w:rsid w:val="002418D7"/>
    <w:rsid w:val="00241D69"/>
    <w:rsid w:val="00243D25"/>
    <w:rsid w:val="0024464A"/>
    <w:rsid w:val="002455E2"/>
    <w:rsid w:val="00253968"/>
    <w:rsid w:val="00254DE7"/>
    <w:rsid w:val="00254F0C"/>
    <w:rsid w:val="00256718"/>
    <w:rsid w:val="00256F73"/>
    <w:rsid w:val="002615E1"/>
    <w:rsid w:val="002621C7"/>
    <w:rsid w:val="00262DD6"/>
    <w:rsid w:val="002650A3"/>
    <w:rsid w:val="00265B04"/>
    <w:rsid w:val="00266B15"/>
    <w:rsid w:val="00270D07"/>
    <w:rsid w:val="00271544"/>
    <w:rsid w:val="002752B3"/>
    <w:rsid w:val="00277A86"/>
    <w:rsid w:val="00281C1A"/>
    <w:rsid w:val="00284C95"/>
    <w:rsid w:val="00291488"/>
    <w:rsid w:val="00292204"/>
    <w:rsid w:val="002929DA"/>
    <w:rsid w:val="00293B5D"/>
    <w:rsid w:val="00294A50"/>
    <w:rsid w:val="0029508E"/>
    <w:rsid w:val="00296650"/>
    <w:rsid w:val="00296812"/>
    <w:rsid w:val="0029727F"/>
    <w:rsid w:val="002A0560"/>
    <w:rsid w:val="002A090B"/>
    <w:rsid w:val="002A1D33"/>
    <w:rsid w:val="002A2956"/>
    <w:rsid w:val="002A462A"/>
    <w:rsid w:val="002A51FC"/>
    <w:rsid w:val="002A572E"/>
    <w:rsid w:val="002A65C2"/>
    <w:rsid w:val="002B09D3"/>
    <w:rsid w:val="002B48C7"/>
    <w:rsid w:val="002B69CD"/>
    <w:rsid w:val="002C3AB5"/>
    <w:rsid w:val="002C4773"/>
    <w:rsid w:val="002D41D4"/>
    <w:rsid w:val="002E0E4A"/>
    <w:rsid w:val="002E4426"/>
    <w:rsid w:val="002E5137"/>
    <w:rsid w:val="002E55E1"/>
    <w:rsid w:val="002E59A9"/>
    <w:rsid w:val="002F305C"/>
    <w:rsid w:val="00300C84"/>
    <w:rsid w:val="00301F94"/>
    <w:rsid w:val="0030213B"/>
    <w:rsid w:val="00302F84"/>
    <w:rsid w:val="00304730"/>
    <w:rsid w:val="0030619D"/>
    <w:rsid w:val="003067DC"/>
    <w:rsid w:val="00310374"/>
    <w:rsid w:val="00311966"/>
    <w:rsid w:val="003154F9"/>
    <w:rsid w:val="00316D00"/>
    <w:rsid w:val="00316DB9"/>
    <w:rsid w:val="00317227"/>
    <w:rsid w:val="003244D1"/>
    <w:rsid w:val="00325DA4"/>
    <w:rsid w:val="00331E31"/>
    <w:rsid w:val="00333010"/>
    <w:rsid w:val="00333C94"/>
    <w:rsid w:val="00335340"/>
    <w:rsid w:val="00336CFC"/>
    <w:rsid w:val="00336D5F"/>
    <w:rsid w:val="00340331"/>
    <w:rsid w:val="00342683"/>
    <w:rsid w:val="00342D5F"/>
    <w:rsid w:val="00343DB2"/>
    <w:rsid w:val="003471B7"/>
    <w:rsid w:val="00347460"/>
    <w:rsid w:val="00351D5C"/>
    <w:rsid w:val="00355AAF"/>
    <w:rsid w:val="003568F4"/>
    <w:rsid w:val="003576FE"/>
    <w:rsid w:val="0036112A"/>
    <w:rsid w:val="0037105F"/>
    <w:rsid w:val="00372DA0"/>
    <w:rsid w:val="003734B9"/>
    <w:rsid w:val="00373680"/>
    <w:rsid w:val="00375020"/>
    <w:rsid w:val="00376DCC"/>
    <w:rsid w:val="00376F5E"/>
    <w:rsid w:val="00384463"/>
    <w:rsid w:val="00390A7A"/>
    <w:rsid w:val="00395E4B"/>
    <w:rsid w:val="003966DE"/>
    <w:rsid w:val="00396831"/>
    <w:rsid w:val="003A0E08"/>
    <w:rsid w:val="003A32C3"/>
    <w:rsid w:val="003A34FB"/>
    <w:rsid w:val="003A723C"/>
    <w:rsid w:val="003B34F4"/>
    <w:rsid w:val="003B4EB7"/>
    <w:rsid w:val="003B5278"/>
    <w:rsid w:val="003B6C25"/>
    <w:rsid w:val="003B6E30"/>
    <w:rsid w:val="003B7920"/>
    <w:rsid w:val="003C08E3"/>
    <w:rsid w:val="003C427F"/>
    <w:rsid w:val="003C5367"/>
    <w:rsid w:val="003C6CFD"/>
    <w:rsid w:val="003D3176"/>
    <w:rsid w:val="003D5A28"/>
    <w:rsid w:val="003D61A8"/>
    <w:rsid w:val="003D79D3"/>
    <w:rsid w:val="003E2567"/>
    <w:rsid w:val="003E3BF0"/>
    <w:rsid w:val="003E62C9"/>
    <w:rsid w:val="003E6B2F"/>
    <w:rsid w:val="003E6FAF"/>
    <w:rsid w:val="003F0E00"/>
    <w:rsid w:val="003F204B"/>
    <w:rsid w:val="003F2D67"/>
    <w:rsid w:val="0040012C"/>
    <w:rsid w:val="0040224B"/>
    <w:rsid w:val="0040286C"/>
    <w:rsid w:val="004031B5"/>
    <w:rsid w:val="0040406F"/>
    <w:rsid w:val="00405FDE"/>
    <w:rsid w:val="0041085B"/>
    <w:rsid w:val="0041167D"/>
    <w:rsid w:val="0041236D"/>
    <w:rsid w:val="0041430F"/>
    <w:rsid w:val="004157E9"/>
    <w:rsid w:val="0041590C"/>
    <w:rsid w:val="00420499"/>
    <w:rsid w:val="004205F5"/>
    <w:rsid w:val="00420BDA"/>
    <w:rsid w:val="00421D8A"/>
    <w:rsid w:val="00422B9F"/>
    <w:rsid w:val="00423B6C"/>
    <w:rsid w:val="00424C67"/>
    <w:rsid w:val="00427218"/>
    <w:rsid w:val="00432E47"/>
    <w:rsid w:val="0043359F"/>
    <w:rsid w:val="00433AE0"/>
    <w:rsid w:val="004359E1"/>
    <w:rsid w:val="00435BE6"/>
    <w:rsid w:val="00437D2B"/>
    <w:rsid w:val="00443597"/>
    <w:rsid w:val="00447B49"/>
    <w:rsid w:val="00455507"/>
    <w:rsid w:val="0045556D"/>
    <w:rsid w:val="00455CE8"/>
    <w:rsid w:val="004560EC"/>
    <w:rsid w:val="004573B8"/>
    <w:rsid w:val="004630E4"/>
    <w:rsid w:val="00465163"/>
    <w:rsid w:val="004652E2"/>
    <w:rsid w:val="00467C37"/>
    <w:rsid w:val="00470032"/>
    <w:rsid w:val="00470954"/>
    <w:rsid w:val="004721E2"/>
    <w:rsid w:val="00473B2C"/>
    <w:rsid w:val="00473C20"/>
    <w:rsid w:val="00474C42"/>
    <w:rsid w:val="004751E3"/>
    <w:rsid w:val="0047643B"/>
    <w:rsid w:val="004808E2"/>
    <w:rsid w:val="00481A79"/>
    <w:rsid w:val="004824C7"/>
    <w:rsid w:val="004829F0"/>
    <w:rsid w:val="00483260"/>
    <w:rsid w:val="00483BF3"/>
    <w:rsid w:val="00484D9A"/>
    <w:rsid w:val="0049241F"/>
    <w:rsid w:val="004925DE"/>
    <w:rsid w:val="0049261A"/>
    <w:rsid w:val="00492F46"/>
    <w:rsid w:val="004935B4"/>
    <w:rsid w:val="0049391C"/>
    <w:rsid w:val="00494401"/>
    <w:rsid w:val="004959D4"/>
    <w:rsid w:val="00497285"/>
    <w:rsid w:val="004A2EB4"/>
    <w:rsid w:val="004A5517"/>
    <w:rsid w:val="004A7249"/>
    <w:rsid w:val="004B01D4"/>
    <w:rsid w:val="004B0A5E"/>
    <w:rsid w:val="004B1A2F"/>
    <w:rsid w:val="004B3605"/>
    <w:rsid w:val="004B3BF5"/>
    <w:rsid w:val="004B5C1B"/>
    <w:rsid w:val="004B6BE0"/>
    <w:rsid w:val="004B7BD9"/>
    <w:rsid w:val="004B7DB8"/>
    <w:rsid w:val="004C0C5E"/>
    <w:rsid w:val="004C12E2"/>
    <w:rsid w:val="004C2601"/>
    <w:rsid w:val="004C4B15"/>
    <w:rsid w:val="004C54F6"/>
    <w:rsid w:val="004C6BF7"/>
    <w:rsid w:val="004D049D"/>
    <w:rsid w:val="004D1C6D"/>
    <w:rsid w:val="004D2E63"/>
    <w:rsid w:val="004D4EA9"/>
    <w:rsid w:val="004E3936"/>
    <w:rsid w:val="004E3F7D"/>
    <w:rsid w:val="004E5C30"/>
    <w:rsid w:val="004F2B8C"/>
    <w:rsid w:val="004F393A"/>
    <w:rsid w:val="004F3CBD"/>
    <w:rsid w:val="004F40D2"/>
    <w:rsid w:val="004F52ED"/>
    <w:rsid w:val="004F783F"/>
    <w:rsid w:val="004F7BF0"/>
    <w:rsid w:val="00500660"/>
    <w:rsid w:val="005010E0"/>
    <w:rsid w:val="00501C23"/>
    <w:rsid w:val="00501D6F"/>
    <w:rsid w:val="00502A64"/>
    <w:rsid w:val="00503BA0"/>
    <w:rsid w:val="00504D0E"/>
    <w:rsid w:val="00506FC3"/>
    <w:rsid w:val="00512C5D"/>
    <w:rsid w:val="00514313"/>
    <w:rsid w:val="0051689B"/>
    <w:rsid w:val="00516C83"/>
    <w:rsid w:val="00517DC8"/>
    <w:rsid w:val="0052255D"/>
    <w:rsid w:val="00523C01"/>
    <w:rsid w:val="00524CAA"/>
    <w:rsid w:val="00525346"/>
    <w:rsid w:val="00525892"/>
    <w:rsid w:val="0052686C"/>
    <w:rsid w:val="005275B1"/>
    <w:rsid w:val="00530C09"/>
    <w:rsid w:val="00530C3E"/>
    <w:rsid w:val="00530C5D"/>
    <w:rsid w:val="00531ED6"/>
    <w:rsid w:val="005338A2"/>
    <w:rsid w:val="00535704"/>
    <w:rsid w:val="00535835"/>
    <w:rsid w:val="0053584E"/>
    <w:rsid w:val="005360F8"/>
    <w:rsid w:val="0053728B"/>
    <w:rsid w:val="00537E4A"/>
    <w:rsid w:val="0054089B"/>
    <w:rsid w:val="00541591"/>
    <w:rsid w:val="00542320"/>
    <w:rsid w:val="00542DD7"/>
    <w:rsid w:val="005430EC"/>
    <w:rsid w:val="005473E9"/>
    <w:rsid w:val="00552AC4"/>
    <w:rsid w:val="00556096"/>
    <w:rsid w:val="00557840"/>
    <w:rsid w:val="00566503"/>
    <w:rsid w:val="00566EBA"/>
    <w:rsid w:val="00571C7C"/>
    <w:rsid w:val="005736AD"/>
    <w:rsid w:val="0057414A"/>
    <w:rsid w:val="005746C0"/>
    <w:rsid w:val="00575513"/>
    <w:rsid w:val="00575E8B"/>
    <w:rsid w:val="00577F20"/>
    <w:rsid w:val="005804AD"/>
    <w:rsid w:val="00580A73"/>
    <w:rsid w:val="0058108C"/>
    <w:rsid w:val="005828F6"/>
    <w:rsid w:val="00585B87"/>
    <w:rsid w:val="0058737D"/>
    <w:rsid w:val="005932E0"/>
    <w:rsid w:val="00595FAA"/>
    <w:rsid w:val="005A0C17"/>
    <w:rsid w:val="005A3823"/>
    <w:rsid w:val="005B107A"/>
    <w:rsid w:val="005B2CD0"/>
    <w:rsid w:val="005B3FF1"/>
    <w:rsid w:val="005B568D"/>
    <w:rsid w:val="005B59EC"/>
    <w:rsid w:val="005B7855"/>
    <w:rsid w:val="005C0C48"/>
    <w:rsid w:val="005C1190"/>
    <w:rsid w:val="005C134B"/>
    <w:rsid w:val="005C147B"/>
    <w:rsid w:val="005C3013"/>
    <w:rsid w:val="005C389C"/>
    <w:rsid w:val="005C533C"/>
    <w:rsid w:val="005C53AD"/>
    <w:rsid w:val="005C7450"/>
    <w:rsid w:val="005C7A4B"/>
    <w:rsid w:val="005C7F9A"/>
    <w:rsid w:val="005D1698"/>
    <w:rsid w:val="005D1925"/>
    <w:rsid w:val="005D505C"/>
    <w:rsid w:val="005D5DFD"/>
    <w:rsid w:val="005E047F"/>
    <w:rsid w:val="005E05D2"/>
    <w:rsid w:val="005E4267"/>
    <w:rsid w:val="005E4CC5"/>
    <w:rsid w:val="00605239"/>
    <w:rsid w:val="006063B4"/>
    <w:rsid w:val="00607204"/>
    <w:rsid w:val="006077FB"/>
    <w:rsid w:val="00607D85"/>
    <w:rsid w:val="00612ABB"/>
    <w:rsid w:val="006143EE"/>
    <w:rsid w:val="006161B3"/>
    <w:rsid w:val="006166B4"/>
    <w:rsid w:val="006167A9"/>
    <w:rsid w:val="00616F8C"/>
    <w:rsid w:val="00617B64"/>
    <w:rsid w:val="00622354"/>
    <w:rsid w:val="00623024"/>
    <w:rsid w:val="00626975"/>
    <w:rsid w:val="00626D30"/>
    <w:rsid w:val="00631D05"/>
    <w:rsid w:val="006351DB"/>
    <w:rsid w:val="0063540A"/>
    <w:rsid w:val="00640E9D"/>
    <w:rsid w:val="00641805"/>
    <w:rsid w:val="0064269D"/>
    <w:rsid w:val="00642D61"/>
    <w:rsid w:val="0064335E"/>
    <w:rsid w:val="00647531"/>
    <w:rsid w:val="00647622"/>
    <w:rsid w:val="00647AFE"/>
    <w:rsid w:val="00651BA2"/>
    <w:rsid w:val="00652209"/>
    <w:rsid w:val="006533A1"/>
    <w:rsid w:val="0065658C"/>
    <w:rsid w:val="006625B2"/>
    <w:rsid w:val="0066274D"/>
    <w:rsid w:val="00663FEA"/>
    <w:rsid w:val="00665DFA"/>
    <w:rsid w:val="006708B5"/>
    <w:rsid w:val="00673516"/>
    <w:rsid w:val="00675A55"/>
    <w:rsid w:val="00677D56"/>
    <w:rsid w:val="006812A7"/>
    <w:rsid w:val="006813F8"/>
    <w:rsid w:val="0068185B"/>
    <w:rsid w:val="006820F4"/>
    <w:rsid w:val="00682BB4"/>
    <w:rsid w:val="00686D58"/>
    <w:rsid w:val="00686E1E"/>
    <w:rsid w:val="00687BEF"/>
    <w:rsid w:val="00690365"/>
    <w:rsid w:val="00690C4A"/>
    <w:rsid w:val="006976ED"/>
    <w:rsid w:val="006A1F66"/>
    <w:rsid w:val="006A1FA3"/>
    <w:rsid w:val="006A3160"/>
    <w:rsid w:val="006A3470"/>
    <w:rsid w:val="006A5144"/>
    <w:rsid w:val="006A5300"/>
    <w:rsid w:val="006B05CA"/>
    <w:rsid w:val="006B22BB"/>
    <w:rsid w:val="006B2791"/>
    <w:rsid w:val="006B2C92"/>
    <w:rsid w:val="006B3551"/>
    <w:rsid w:val="006B36A8"/>
    <w:rsid w:val="006B4D5F"/>
    <w:rsid w:val="006B4F77"/>
    <w:rsid w:val="006B5A31"/>
    <w:rsid w:val="006B68C8"/>
    <w:rsid w:val="006B76F7"/>
    <w:rsid w:val="006C27FF"/>
    <w:rsid w:val="006C53DF"/>
    <w:rsid w:val="006D2C99"/>
    <w:rsid w:val="006D7352"/>
    <w:rsid w:val="006D7E58"/>
    <w:rsid w:val="006E0B4A"/>
    <w:rsid w:val="006E0D51"/>
    <w:rsid w:val="006E0E48"/>
    <w:rsid w:val="006E1FA4"/>
    <w:rsid w:val="006E293F"/>
    <w:rsid w:val="006E3965"/>
    <w:rsid w:val="006F08EB"/>
    <w:rsid w:val="006F0AA5"/>
    <w:rsid w:val="006F14A8"/>
    <w:rsid w:val="006F4457"/>
    <w:rsid w:val="006F4B87"/>
    <w:rsid w:val="006F7738"/>
    <w:rsid w:val="00700F04"/>
    <w:rsid w:val="007058CA"/>
    <w:rsid w:val="00705F09"/>
    <w:rsid w:val="00706472"/>
    <w:rsid w:val="007101BE"/>
    <w:rsid w:val="00710398"/>
    <w:rsid w:val="00710B38"/>
    <w:rsid w:val="007132C7"/>
    <w:rsid w:val="00714D24"/>
    <w:rsid w:val="00716CB3"/>
    <w:rsid w:val="0072346E"/>
    <w:rsid w:val="007241AD"/>
    <w:rsid w:val="00724400"/>
    <w:rsid w:val="007257FC"/>
    <w:rsid w:val="00727614"/>
    <w:rsid w:val="00730181"/>
    <w:rsid w:val="0073498A"/>
    <w:rsid w:val="00734C90"/>
    <w:rsid w:val="0073535C"/>
    <w:rsid w:val="00735535"/>
    <w:rsid w:val="00737A7F"/>
    <w:rsid w:val="00741F3D"/>
    <w:rsid w:val="007434FB"/>
    <w:rsid w:val="007454BF"/>
    <w:rsid w:val="00746042"/>
    <w:rsid w:val="007473BE"/>
    <w:rsid w:val="00750D91"/>
    <w:rsid w:val="00751B16"/>
    <w:rsid w:val="00751B65"/>
    <w:rsid w:val="0075241F"/>
    <w:rsid w:val="00754AE3"/>
    <w:rsid w:val="00755042"/>
    <w:rsid w:val="007600F6"/>
    <w:rsid w:val="00761A7E"/>
    <w:rsid w:val="00762E5A"/>
    <w:rsid w:val="00764B54"/>
    <w:rsid w:val="00765634"/>
    <w:rsid w:val="00765920"/>
    <w:rsid w:val="00765C6F"/>
    <w:rsid w:val="00773735"/>
    <w:rsid w:val="00774F8A"/>
    <w:rsid w:val="00777A2F"/>
    <w:rsid w:val="00777F7D"/>
    <w:rsid w:val="00783A94"/>
    <w:rsid w:val="00783C5E"/>
    <w:rsid w:val="007843A1"/>
    <w:rsid w:val="0078456F"/>
    <w:rsid w:val="00785198"/>
    <w:rsid w:val="007916D0"/>
    <w:rsid w:val="00792336"/>
    <w:rsid w:val="00794180"/>
    <w:rsid w:val="00797FCA"/>
    <w:rsid w:val="007A27E6"/>
    <w:rsid w:val="007A2E53"/>
    <w:rsid w:val="007A5159"/>
    <w:rsid w:val="007A53C6"/>
    <w:rsid w:val="007A682C"/>
    <w:rsid w:val="007B020A"/>
    <w:rsid w:val="007B0B65"/>
    <w:rsid w:val="007B0F3F"/>
    <w:rsid w:val="007B3E7E"/>
    <w:rsid w:val="007B5C57"/>
    <w:rsid w:val="007B6929"/>
    <w:rsid w:val="007B6AF5"/>
    <w:rsid w:val="007C2524"/>
    <w:rsid w:val="007C335B"/>
    <w:rsid w:val="007C40F8"/>
    <w:rsid w:val="007C461B"/>
    <w:rsid w:val="007D0BC9"/>
    <w:rsid w:val="007D0CBC"/>
    <w:rsid w:val="007D1B32"/>
    <w:rsid w:val="007D2BF4"/>
    <w:rsid w:val="007D425E"/>
    <w:rsid w:val="007D6F0E"/>
    <w:rsid w:val="007D7500"/>
    <w:rsid w:val="007D7A65"/>
    <w:rsid w:val="007E1730"/>
    <w:rsid w:val="007E2C38"/>
    <w:rsid w:val="007E775E"/>
    <w:rsid w:val="007E791A"/>
    <w:rsid w:val="007F01A0"/>
    <w:rsid w:val="007F313F"/>
    <w:rsid w:val="007F3C35"/>
    <w:rsid w:val="007F60E9"/>
    <w:rsid w:val="007F7083"/>
    <w:rsid w:val="00801BAC"/>
    <w:rsid w:val="00801CEA"/>
    <w:rsid w:val="00802A2A"/>
    <w:rsid w:val="00802B83"/>
    <w:rsid w:val="00805C7D"/>
    <w:rsid w:val="008106CA"/>
    <w:rsid w:val="008108AC"/>
    <w:rsid w:val="00810E28"/>
    <w:rsid w:val="008112A3"/>
    <w:rsid w:val="00812BCE"/>
    <w:rsid w:val="008146C8"/>
    <w:rsid w:val="00816463"/>
    <w:rsid w:val="0081695C"/>
    <w:rsid w:val="00817323"/>
    <w:rsid w:val="00822604"/>
    <w:rsid w:val="00822905"/>
    <w:rsid w:val="00825586"/>
    <w:rsid w:val="00827DCD"/>
    <w:rsid w:val="00830CC4"/>
    <w:rsid w:val="00830E22"/>
    <w:rsid w:val="00833024"/>
    <w:rsid w:val="008336CF"/>
    <w:rsid w:val="00834EDE"/>
    <w:rsid w:val="008351D3"/>
    <w:rsid w:val="0083783B"/>
    <w:rsid w:val="00841806"/>
    <w:rsid w:val="008439E3"/>
    <w:rsid w:val="00856730"/>
    <w:rsid w:val="00864124"/>
    <w:rsid w:val="00864C6A"/>
    <w:rsid w:val="00865702"/>
    <w:rsid w:val="008657FB"/>
    <w:rsid w:val="00871593"/>
    <w:rsid w:val="00872774"/>
    <w:rsid w:val="00872FE6"/>
    <w:rsid w:val="00874FEF"/>
    <w:rsid w:val="00875B87"/>
    <w:rsid w:val="00876E72"/>
    <w:rsid w:val="008807E2"/>
    <w:rsid w:val="008823E1"/>
    <w:rsid w:val="00883B50"/>
    <w:rsid w:val="00884F80"/>
    <w:rsid w:val="00885A4D"/>
    <w:rsid w:val="008909C3"/>
    <w:rsid w:val="0089128B"/>
    <w:rsid w:val="00894948"/>
    <w:rsid w:val="00894C1C"/>
    <w:rsid w:val="00894DAB"/>
    <w:rsid w:val="0089511C"/>
    <w:rsid w:val="00896886"/>
    <w:rsid w:val="008A388F"/>
    <w:rsid w:val="008A3A4D"/>
    <w:rsid w:val="008A432D"/>
    <w:rsid w:val="008A645B"/>
    <w:rsid w:val="008B08A4"/>
    <w:rsid w:val="008B1FDE"/>
    <w:rsid w:val="008B2380"/>
    <w:rsid w:val="008B54BB"/>
    <w:rsid w:val="008B6CB0"/>
    <w:rsid w:val="008B6D75"/>
    <w:rsid w:val="008B7903"/>
    <w:rsid w:val="008B7BE4"/>
    <w:rsid w:val="008C0757"/>
    <w:rsid w:val="008C534B"/>
    <w:rsid w:val="008C57CE"/>
    <w:rsid w:val="008C658E"/>
    <w:rsid w:val="008C69DC"/>
    <w:rsid w:val="008C7395"/>
    <w:rsid w:val="008D0779"/>
    <w:rsid w:val="008D269F"/>
    <w:rsid w:val="008D374F"/>
    <w:rsid w:val="008D4849"/>
    <w:rsid w:val="008D7869"/>
    <w:rsid w:val="008E1870"/>
    <w:rsid w:val="008E4685"/>
    <w:rsid w:val="008E5BCC"/>
    <w:rsid w:val="008F35CC"/>
    <w:rsid w:val="008F6879"/>
    <w:rsid w:val="00901D92"/>
    <w:rsid w:val="0090202A"/>
    <w:rsid w:val="009036B3"/>
    <w:rsid w:val="00904310"/>
    <w:rsid w:val="00904764"/>
    <w:rsid w:val="00911E3F"/>
    <w:rsid w:val="0091289C"/>
    <w:rsid w:val="00913AC4"/>
    <w:rsid w:val="00913AD4"/>
    <w:rsid w:val="00914A58"/>
    <w:rsid w:val="009159D8"/>
    <w:rsid w:val="00915A28"/>
    <w:rsid w:val="00917786"/>
    <w:rsid w:val="009179A6"/>
    <w:rsid w:val="009224BD"/>
    <w:rsid w:val="00923BA2"/>
    <w:rsid w:val="00935013"/>
    <w:rsid w:val="0093574D"/>
    <w:rsid w:val="00935C1B"/>
    <w:rsid w:val="00937264"/>
    <w:rsid w:val="00937EF9"/>
    <w:rsid w:val="00940318"/>
    <w:rsid w:val="00941334"/>
    <w:rsid w:val="00943781"/>
    <w:rsid w:val="00945E35"/>
    <w:rsid w:val="0094620A"/>
    <w:rsid w:val="00950892"/>
    <w:rsid w:val="00951664"/>
    <w:rsid w:val="009516C5"/>
    <w:rsid w:val="00953703"/>
    <w:rsid w:val="00954187"/>
    <w:rsid w:val="009550B0"/>
    <w:rsid w:val="00961E1A"/>
    <w:rsid w:val="009631C8"/>
    <w:rsid w:val="00964E1D"/>
    <w:rsid w:val="009668C3"/>
    <w:rsid w:val="00967D7D"/>
    <w:rsid w:val="00971374"/>
    <w:rsid w:val="009713EF"/>
    <w:rsid w:val="00971ADB"/>
    <w:rsid w:val="00977C89"/>
    <w:rsid w:val="0098118A"/>
    <w:rsid w:val="00982C84"/>
    <w:rsid w:val="00987085"/>
    <w:rsid w:val="0098724C"/>
    <w:rsid w:val="00991054"/>
    <w:rsid w:val="00995E7C"/>
    <w:rsid w:val="00995F5A"/>
    <w:rsid w:val="009A1162"/>
    <w:rsid w:val="009A2161"/>
    <w:rsid w:val="009A2A97"/>
    <w:rsid w:val="009A6330"/>
    <w:rsid w:val="009A6705"/>
    <w:rsid w:val="009A6B00"/>
    <w:rsid w:val="009B0166"/>
    <w:rsid w:val="009B4049"/>
    <w:rsid w:val="009B523F"/>
    <w:rsid w:val="009B793B"/>
    <w:rsid w:val="009C0A8B"/>
    <w:rsid w:val="009C12B8"/>
    <w:rsid w:val="009C66C9"/>
    <w:rsid w:val="009C6DAA"/>
    <w:rsid w:val="009C7F93"/>
    <w:rsid w:val="009C7FC6"/>
    <w:rsid w:val="009D074E"/>
    <w:rsid w:val="009D14C5"/>
    <w:rsid w:val="009D1579"/>
    <w:rsid w:val="009D1A5B"/>
    <w:rsid w:val="009D2378"/>
    <w:rsid w:val="009D6F35"/>
    <w:rsid w:val="009D7668"/>
    <w:rsid w:val="009E1345"/>
    <w:rsid w:val="009E1351"/>
    <w:rsid w:val="009E1E2B"/>
    <w:rsid w:val="009E1F3F"/>
    <w:rsid w:val="009E2372"/>
    <w:rsid w:val="009E5279"/>
    <w:rsid w:val="009E6551"/>
    <w:rsid w:val="009E79DC"/>
    <w:rsid w:val="009F44F9"/>
    <w:rsid w:val="009F7F69"/>
    <w:rsid w:val="00A0059B"/>
    <w:rsid w:val="00A03E3B"/>
    <w:rsid w:val="00A049C8"/>
    <w:rsid w:val="00A061FA"/>
    <w:rsid w:val="00A065A2"/>
    <w:rsid w:val="00A077E5"/>
    <w:rsid w:val="00A07F1B"/>
    <w:rsid w:val="00A1044B"/>
    <w:rsid w:val="00A113C9"/>
    <w:rsid w:val="00A1255A"/>
    <w:rsid w:val="00A13FB9"/>
    <w:rsid w:val="00A15ABA"/>
    <w:rsid w:val="00A164E9"/>
    <w:rsid w:val="00A16BA2"/>
    <w:rsid w:val="00A2111C"/>
    <w:rsid w:val="00A212E6"/>
    <w:rsid w:val="00A2164C"/>
    <w:rsid w:val="00A228F0"/>
    <w:rsid w:val="00A278C7"/>
    <w:rsid w:val="00A30BF1"/>
    <w:rsid w:val="00A32C72"/>
    <w:rsid w:val="00A34285"/>
    <w:rsid w:val="00A35FD2"/>
    <w:rsid w:val="00A36F09"/>
    <w:rsid w:val="00A43A16"/>
    <w:rsid w:val="00A45742"/>
    <w:rsid w:val="00A47B6B"/>
    <w:rsid w:val="00A52BC4"/>
    <w:rsid w:val="00A53368"/>
    <w:rsid w:val="00A542DD"/>
    <w:rsid w:val="00A57195"/>
    <w:rsid w:val="00A57FF7"/>
    <w:rsid w:val="00A6069B"/>
    <w:rsid w:val="00A663B0"/>
    <w:rsid w:val="00A66E4E"/>
    <w:rsid w:val="00A67963"/>
    <w:rsid w:val="00A679E3"/>
    <w:rsid w:val="00A71E47"/>
    <w:rsid w:val="00A74F31"/>
    <w:rsid w:val="00A8754B"/>
    <w:rsid w:val="00A90B9E"/>
    <w:rsid w:val="00A91FB8"/>
    <w:rsid w:val="00A922E9"/>
    <w:rsid w:val="00A94345"/>
    <w:rsid w:val="00A97498"/>
    <w:rsid w:val="00AA088E"/>
    <w:rsid w:val="00AA2C81"/>
    <w:rsid w:val="00AA3C72"/>
    <w:rsid w:val="00AB110F"/>
    <w:rsid w:val="00AB2A41"/>
    <w:rsid w:val="00AC04BA"/>
    <w:rsid w:val="00AC4307"/>
    <w:rsid w:val="00AC450A"/>
    <w:rsid w:val="00AC51E0"/>
    <w:rsid w:val="00AC6CD5"/>
    <w:rsid w:val="00AD1B79"/>
    <w:rsid w:val="00AD26C3"/>
    <w:rsid w:val="00AD2A4C"/>
    <w:rsid w:val="00AD3D6E"/>
    <w:rsid w:val="00AD5499"/>
    <w:rsid w:val="00AD6B68"/>
    <w:rsid w:val="00AE1052"/>
    <w:rsid w:val="00AE2566"/>
    <w:rsid w:val="00AE2D92"/>
    <w:rsid w:val="00AE4199"/>
    <w:rsid w:val="00AE4813"/>
    <w:rsid w:val="00AE7AF6"/>
    <w:rsid w:val="00AF1CF2"/>
    <w:rsid w:val="00AF1E2B"/>
    <w:rsid w:val="00AF3D2A"/>
    <w:rsid w:val="00AF6B4B"/>
    <w:rsid w:val="00AF6C53"/>
    <w:rsid w:val="00B00460"/>
    <w:rsid w:val="00B00951"/>
    <w:rsid w:val="00B03045"/>
    <w:rsid w:val="00B03893"/>
    <w:rsid w:val="00B0550D"/>
    <w:rsid w:val="00B055FC"/>
    <w:rsid w:val="00B075F0"/>
    <w:rsid w:val="00B12F96"/>
    <w:rsid w:val="00B162A3"/>
    <w:rsid w:val="00B20338"/>
    <w:rsid w:val="00B20986"/>
    <w:rsid w:val="00B21AFA"/>
    <w:rsid w:val="00B21DF0"/>
    <w:rsid w:val="00B30A0F"/>
    <w:rsid w:val="00B31899"/>
    <w:rsid w:val="00B33909"/>
    <w:rsid w:val="00B3772C"/>
    <w:rsid w:val="00B40090"/>
    <w:rsid w:val="00B4069D"/>
    <w:rsid w:val="00B424D2"/>
    <w:rsid w:val="00B44236"/>
    <w:rsid w:val="00B45B8B"/>
    <w:rsid w:val="00B51195"/>
    <w:rsid w:val="00B53B6D"/>
    <w:rsid w:val="00B53DD6"/>
    <w:rsid w:val="00B55512"/>
    <w:rsid w:val="00B57E30"/>
    <w:rsid w:val="00B63C98"/>
    <w:rsid w:val="00B63EF7"/>
    <w:rsid w:val="00B65BB7"/>
    <w:rsid w:val="00B6786D"/>
    <w:rsid w:val="00B70178"/>
    <w:rsid w:val="00B70E48"/>
    <w:rsid w:val="00B7298E"/>
    <w:rsid w:val="00B76499"/>
    <w:rsid w:val="00B766AD"/>
    <w:rsid w:val="00B77516"/>
    <w:rsid w:val="00B776A7"/>
    <w:rsid w:val="00B8409C"/>
    <w:rsid w:val="00B85AC2"/>
    <w:rsid w:val="00B9004F"/>
    <w:rsid w:val="00B904EA"/>
    <w:rsid w:val="00B91B47"/>
    <w:rsid w:val="00B91E3E"/>
    <w:rsid w:val="00B92E58"/>
    <w:rsid w:val="00B93041"/>
    <w:rsid w:val="00B94497"/>
    <w:rsid w:val="00B94A06"/>
    <w:rsid w:val="00BA07B4"/>
    <w:rsid w:val="00BA1B43"/>
    <w:rsid w:val="00BA5B34"/>
    <w:rsid w:val="00BA7F81"/>
    <w:rsid w:val="00BB4BD5"/>
    <w:rsid w:val="00BB53D6"/>
    <w:rsid w:val="00BB5D2E"/>
    <w:rsid w:val="00BB70DF"/>
    <w:rsid w:val="00BC0671"/>
    <w:rsid w:val="00BC3BE3"/>
    <w:rsid w:val="00BC4A22"/>
    <w:rsid w:val="00BC6252"/>
    <w:rsid w:val="00BD0C8A"/>
    <w:rsid w:val="00BD3517"/>
    <w:rsid w:val="00BD58C0"/>
    <w:rsid w:val="00BD59B3"/>
    <w:rsid w:val="00BD6CED"/>
    <w:rsid w:val="00BE0FE8"/>
    <w:rsid w:val="00BE1E91"/>
    <w:rsid w:val="00BE2ED4"/>
    <w:rsid w:val="00BE3BE5"/>
    <w:rsid w:val="00BE3DAD"/>
    <w:rsid w:val="00BE5F3D"/>
    <w:rsid w:val="00BE6870"/>
    <w:rsid w:val="00BF39E3"/>
    <w:rsid w:val="00BF3F31"/>
    <w:rsid w:val="00C026D1"/>
    <w:rsid w:val="00C036E6"/>
    <w:rsid w:val="00C10E5C"/>
    <w:rsid w:val="00C133F3"/>
    <w:rsid w:val="00C14C4B"/>
    <w:rsid w:val="00C16823"/>
    <w:rsid w:val="00C2141A"/>
    <w:rsid w:val="00C22F5A"/>
    <w:rsid w:val="00C246EF"/>
    <w:rsid w:val="00C2489D"/>
    <w:rsid w:val="00C24C77"/>
    <w:rsid w:val="00C25D0B"/>
    <w:rsid w:val="00C27560"/>
    <w:rsid w:val="00C313F7"/>
    <w:rsid w:val="00C32270"/>
    <w:rsid w:val="00C3350A"/>
    <w:rsid w:val="00C33D42"/>
    <w:rsid w:val="00C37212"/>
    <w:rsid w:val="00C3783E"/>
    <w:rsid w:val="00C433A3"/>
    <w:rsid w:val="00C4616D"/>
    <w:rsid w:val="00C46A10"/>
    <w:rsid w:val="00C50F1C"/>
    <w:rsid w:val="00C51990"/>
    <w:rsid w:val="00C527BE"/>
    <w:rsid w:val="00C53896"/>
    <w:rsid w:val="00C54025"/>
    <w:rsid w:val="00C54493"/>
    <w:rsid w:val="00C550BA"/>
    <w:rsid w:val="00C57214"/>
    <w:rsid w:val="00C572A3"/>
    <w:rsid w:val="00C57765"/>
    <w:rsid w:val="00C6003D"/>
    <w:rsid w:val="00C6141B"/>
    <w:rsid w:val="00C61B4B"/>
    <w:rsid w:val="00C623A6"/>
    <w:rsid w:val="00C623F7"/>
    <w:rsid w:val="00C6408C"/>
    <w:rsid w:val="00C64AD1"/>
    <w:rsid w:val="00C6562B"/>
    <w:rsid w:val="00C66238"/>
    <w:rsid w:val="00C66A4E"/>
    <w:rsid w:val="00C67D41"/>
    <w:rsid w:val="00C7144C"/>
    <w:rsid w:val="00C71EF1"/>
    <w:rsid w:val="00C72C47"/>
    <w:rsid w:val="00C75CA3"/>
    <w:rsid w:val="00C75D6A"/>
    <w:rsid w:val="00C76761"/>
    <w:rsid w:val="00C77EFD"/>
    <w:rsid w:val="00C77FB6"/>
    <w:rsid w:val="00C83232"/>
    <w:rsid w:val="00C857D1"/>
    <w:rsid w:val="00C87C8A"/>
    <w:rsid w:val="00C87D3D"/>
    <w:rsid w:val="00C90BBB"/>
    <w:rsid w:val="00C916AC"/>
    <w:rsid w:val="00C93F13"/>
    <w:rsid w:val="00C953FA"/>
    <w:rsid w:val="00CA2A3C"/>
    <w:rsid w:val="00CA2B3E"/>
    <w:rsid w:val="00CA3442"/>
    <w:rsid w:val="00CA3F30"/>
    <w:rsid w:val="00CA51EE"/>
    <w:rsid w:val="00CA6D0F"/>
    <w:rsid w:val="00CA7A67"/>
    <w:rsid w:val="00CB01CD"/>
    <w:rsid w:val="00CB0837"/>
    <w:rsid w:val="00CB33CA"/>
    <w:rsid w:val="00CB408F"/>
    <w:rsid w:val="00CB4AC5"/>
    <w:rsid w:val="00CB4BA4"/>
    <w:rsid w:val="00CB59A2"/>
    <w:rsid w:val="00CB7DA9"/>
    <w:rsid w:val="00CC06D2"/>
    <w:rsid w:val="00CC0732"/>
    <w:rsid w:val="00CC1CC6"/>
    <w:rsid w:val="00CC79FB"/>
    <w:rsid w:val="00CD1B69"/>
    <w:rsid w:val="00CD1CAB"/>
    <w:rsid w:val="00CD559F"/>
    <w:rsid w:val="00CD67BA"/>
    <w:rsid w:val="00CD6DE1"/>
    <w:rsid w:val="00CE1866"/>
    <w:rsid w:val="00CE28FC"/>
    <w:rsid w:val="00CE6B24"/>
    <w:rsid w:val="00CE6EF1"/>
    <w:rsid w:val="00CE7135"/>
    <w:rsid w:val="00CE7E27"/>
    <w:rsid w:val="00CF1DA7"/>
    <w:rsid w:val="00CF4486"/>
    <w:rsid w:val="00CF4DED"/>
    <w:rsid w:val="00CF57C4"/>
    <w:rsid w:val="00D0460F"/>
    <w:rsid w:val="00D05F88"/>
    <w:rsid w:val="00D0647E"/>
    <w:rsid w:val="00D12FA7"/>
    <w:rsid w:val="00D16976"/>
    <w:rsid w:val="00D1759A"/>
    <w:rsid w:val="00D23B43"/>
    <w:rsid w:val="00D27510"/>
    <w:rsid w:val="00D32DA1"/>
    <w:rsid w:val="00D35319"/>
    <w:rsid w:val="00D37494"/>
    <w:rsid w:val="00D3752A"/>
    <w:rsid w:val="00D406CD"/>
    <w:rsid w:val="00D42645"/>
    <w:rsid w:val="00D42DD2"/>
    <w:rsid w:val="00D44156"/>
    <w:rsid w:val="00D464FF"/>
    <w:rsid w:val="00D47450"/>
    <w:rsid w:val="00D47FEA"/>
    <w:rsid w:val="00D54AC8"/>
    <w:rsid w:val="00D602EC"/>
    <w:rsid w:val="00D603FD"/>
    <w:rsid w:val="00D60AEB"/>
    <w:rsid w:val="00D61543"/>
    <w:rsid w:val="00D6202F"/>
    <w:rsid w:val="00D636D9"/>
    <w:rsid w:val="00D640E4"/>
    <w:rsid w:val="00D645A5"/>
    <w:rsid w:val="00D64F66"/>
    <w:rsid w:val="00D664B7"/>
    <w:rsid w:val="00D668FC"/>
    <w:rsid w:val="00D70202"/>
    <w:rsid w:val="00D70659"/>
    <w:rsid w:val="00D70994"/>
    <w:rsid w:val="00D71D59"/>
    <w:rsid w:val="00D72664"/>
    <w:rsid w:val="00D73867"/>
    <w:rsid w:val="00D74FB3"/>
    <w:rsid w:val="00D766F8"/>
    <w:rsid w:val="00D82750"/>
    <w:rsid w:val="00D848B9"/>
    <w:rsid w:val="00D86538"/>
    <w:rsid w:val="00D86547"/>
    <w:rsid w:val="00D87213"/>
    <w:rsid w:val="00D87C3A"/>
    <w:rsid w:val="00D9048C"/>
    <w:rsid w:val="00D93268"/>
    <w:rsid w:val="00D97B2C"/>
    <w:rsid w:val="00DA0060"/>
    <w:rsid w:val="00DA0EC8"/>
    <w:rsid w:val="00DA2C00"/>
    <w:rsid w:val="00DA6C0A"/>
    <w:rsid w:val="00DB5933"/>
    <w:rsid w:val="00DB659E"/>
    <w:rsid w:val="00DB7849"/>
    <w:rsid w:val="00DC10E4"/>
    <w:rsid w:val="00DC3CDD"/>
    <w:rsid w:val="00DC42C5"/>
    <w:rsid w:val="00DC5395"/>
    <w:rsid w:val="00DC7889"/>
    <w:rsid w:val="00DD01C4"/>
    <w:rsid w:val="00DD0362"/>
    <w:rsid w:val="00DD1461"/>
    <w:rsid w:val="00DD1A40"/>
    <w:rsid w:val="00DD21E1"/>
    <w:rsid w:val="00DD492F"/>
    <w:rsid w:val="00DD4CDD"/>
    <w:rsid w:val="00DD4D37"/>
    <w:rsid w:val="00DD7622"/>
    <w:rsid w:val="00DE0697"/>
    <w:rsid w:val="00DE6D19"/>
    <w:rsid w:val="00DF0000"/>
    <w:rsid w:val="00DF02BB"/>
    <w:rsid w:val="00DF076D"/>
    <w:rsid w:val="00DF1AAC"/>
    <w:rsid w:val="00DF1F45"/>
    <w:rsid w:val="00DF23C4"/>
    <w:rsid w:val="00DF3D0E"/>
    <w:rsid w:val="00DF5167"/>
    <w:rsid w:val="00DF55A1"/>
    <w:rsid w:val="00E00E9B"/>
    <w:rsid w:val="00E00FFD"/>
    <w:rsid w:val="00E01169"/>
    <w:rsid w:val="00E03A7E"/>
    <w:rsid w:val="00E041F6"/>
    <w:rsid w:val="00E060E8"/>
    <w:rsid w:val="00E0612E"/>
    <w:rsid w:val="00E076E2"/>
    <w:rsid w:val="00E1309C"/>
    <w:rsid w:val="00E143BA"/>
    <w:rsid w:val="00E22783"/>
    <w:rsid w:val="00E22A7B"/>
    <w:rsid w:val="00E233F5"/>
    <w:rsid w:val="00E266C5"/>
    <w:rsid w:val="00E26B44"/>
    <w:rsid w:val="00E3061E"/>
    <w:rsid w:val="00E31B13"/>
    <w:rsid w:val="00E32F37"/>
    <w:rsid w:val="00E33751"/>
    <w:rsid w:val="00E3518C"/>
    <w:rsid w:val="00E35222"/>
    <w:rsid w:val="00E4772F"/>
    <w:rsid w:val="00E52872"/>
    <w:rsid w:val="00E54711"/>
    <w:rsid w:val="00E56471"/>
    <w:rsid w:val="00E604C7"/>
    <w:rsid w:val="00E630CB"/>
    <w:rsid w:val="00E6421E"/>
    <w:rsid w:val="00E6518E"/>
    <w:rsid w:val="00E6560C"/>
    <w:rsid w:val="00E70D67"/>
    <w:rsid w:val="00E757B5"/>
    <w:rsid w:val="00E76834"/>
    <w:rsid w:val="00E77236"/>
    <w:rsid w:val="00E843E0"/>
    <w:rsid w:val="00E8747B"/>
    <w:rsid w:val="00E95AF5"/>
    <w:rsid w:val="00E96F92"/>
    <w:rsid w:val="00EA09B1"/>
    <w:rsid w:val="00EA0CE0"/>
    <w:rsid w:val="00EA358E"/>
    <w:rsid w:val="00EA54F6"/>
    <w:rsid w:val="00EA5D25"/>
    <w:rsid w:val="00EA7CB0"/>
    <w:rsid w:val="00EB1B97"/>
    <w:rsid w:val="00EB2A3B"/>
    <w:rsid w:val="00EB6A59"/>
    <w:rsid w:val="00EB7279"/>
    <w:rsid w:val="00EC0057"/>
    <w:rsid w:val="00EC275D"/>
    <w:rsid w:val="00EC6481"/>
    <w:rsid w:val="00ED07E8"/>
    <w:rsid w:val="00ED0D7B"/>
    <w:rsid w:val="00ED25F4"/>
    <w:rsid w:val="00ED3052"/>
    <w:rsid w:val="00ED31FA"/>
    <w:rsid w:val="00ED41DC"/>
    <w:rsid w:val="00ED6B6A"/>
    <w:rsid w:val="00EE589E"/>
    <w:rsid w:val="00EE5FF0"/>
    <w:rsid w:val="00EE68F5"/>
    <w:rsid w:val="00EF2F25"/>
    <w:rsid w:val="00EF314C"/>
    <w:rsid w:val="00EF3518"/>
    <w:rsid w:val="00EF6E6A"/>
    <w:rsid w:val="00F00082"/>
    <w:rsid w:val="00F00BA5"/>
    <w:rsid w:val="00F016CA"/>
    <w:rsid w:val="00F02365"/>
    <w:rsid w:val="00F052B8"/>
    <w:rsid w:val="00F05E64"/>
    <w:rsid w:val="00F0724D"/>
    <w:rsid w:val="00F1035C"/>
    <w:rsid w:val="00F10A05"/>
    <w:rsid w:val="00F10E33"/>
    <w:rsid w:val="00F12F91"/>
    <w:rsid w:val="00F150B4"/>
    <w:rsid w:val="00F22435"/>
    <w:rsid w:val="00F25524"/>
    <w:rsid w:val="00F278C6"/>
    <w:rsid w:val="00F27B13"/>
    <w:rsid w:val="00F27BCD"/>
    <w:rsid w:val="00F4073D"/>
    <w:rsid w:val="00F42E3D"/>
    <w:rsid w:val="00F47A84"/>
    <w:rsid w:val="00F51156"/>
    <w:rsid w:val="00F51223"/>
    <w:rsid w:val="00F54920"/>
    <w:rsid w:val="00F55171"/>
    <w:rsid w:val="00F555C6"/>
    <w:rsid w:val="00F55E4A"/>
    <w:rsid w:val="00F56502"/>
    <w:rsid w:val="00F57648"/>
    <w:rsid w:val="00F6298E"/>
    <w:rsid w:val="00F64CA7"/>
    <w:rsid w:val="00F71B01"/>
    <w:rsid w:val="00F72C92"/>
    <w:rsid w:val="00F73443"/>
    <w:rsid w:val="00F73ED3"/>
    <w:rsid w:val="00F74ED6"/>
    <w:rsid w:val="00F80D61"/>
    <w:rsid w:val="00F81FDC"/>
    <w:rsid w:val="00F85997"/>
    <w:rsid w:val="00F85ACE"/>
    <w:rsid w:val="00F85F11"/>
    <w:rsid w:val="00F87A02"/>
    <w:rsid w:val="00F90054"/>
    <w:rsid w:val="00F9026F"/>
    <w:rsid w:val="00F91317"/>
    <w:rsid w:val="00F913AB"/>
    <w:rsid w:val="00F954E0"/>
    <w:rsid w:val="00F95B3B"/>
    <w:rsid w:val="00FA1920"/>
    <w:rsid w:val="00FA2143"/>
    <w:rsid w:val="00FA25C1"/>
    <w:rsid w:val="00FA2888"/>
    <w:rsid w:val="00FA39E6"/>
    <w:rsid w:val="00FB2CBA"/>
    <w:rsid w:val="00FB67CB"/>
    <w:rsid w:val="00FB7931"/>
    <w:rsid w:val="00FB7F5F"/>
    <w:rsid w:val="00FC0ACA"/>
    <w:rsid w:val="00FC2A9B"/>
    <w:rsid w:val="00FC6EA4"/>
    <w:rsid w:val="00FD0495"/>
    <w:rsid w:val="00FD0910"/>
    <w:rsid w:val="00FD3CEB"/>
    <w:rsid w:val="00FD4726"/>
    <w:rsid w:val="00FD5CD8"/>
    <w:rsid w:val="00FD6E4A"/>
    <w:rsid w:val="00FE02B4"/>
    <w:rsid w:val="00FE0852"/>
    <w:rsid w:val="00FE3813"/>
    <w:rsid w:val="00FE3A05"/>
    <w:rsid w:val="00FE3A08"/>
    <w:rsid w:val="00FE7B45"/>
    <w:rsid w:val="00FF15A1"/>
    <w:rsid w:val="00FF5C1D"/>
    <w:rsid w:val="222F3D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fillcolor="white">
      <v:fill color="white"/>
    </o:shapedefaults>
    <o:shapelayout v:ext="edit">
      <o:idmap v:ext="edit" data="1"/>
      <o:rules v:ext="edit">
        <o:r id="V:Rule11" type="callout" idref="#AutoShape 561"/>
        <o:r id="V:Rule19" type="connector" idref="#AutoShape 1323"/>
        <o:r id="V:Rule20" type="connector" idref="#AutoShape 1323"/>
        <o:r id="V:Rule21" type="connector" idref="#AutoShape 1323"/>
        <o:r id="V:Rule44" type="connector" idref="#AutoShape 1291"/>
        <o:r id="V:Rule58" type="connector" idref="#_x0000_s1350"/>
        <o:r id="V:Rule59" type="connector" idref="#AutoShape 1285"/>
        <o:r id="V:Rule60" type="connector" idref="#AutoShape 825"/>
        <o:r id="V:Rule61" type="connector" idref="#AutoShape 1081"/>
        <o:r id="V:Rule62" type="connector" idref="#AutoShape 992"/>
        <o:r id="V:Rule63" type="connector" idref="#AutoShape 823"/>
        <o:r id="V:Rule64" type="connector" idref="#_x0000_s1228"/>
        <o:r id="V:Rule65" type="connector" idref="#直接箭头连接符 1165"/>
        <o:r id="V:Rule66" type="connector" idref="#_x0000_s1330"/>
        <o:r id="V:Rule67" type="connector" idref="#_x0000_s1427"/>
        <o:r id="V:Rule68" type="connector" idref="#AutoShape 1082"/>
        <o:r id="V:Rule69" type="connector" idref="#_x0000_s1460"/>
        <o:r id="V:Rule70" type="connector" idref="#_x0000_s1229"/>
        <o:r id="V:Rule71" type="connector" idref="#AutoShape 839"/>
        <o:r id="V:Rule72" type="connector" idref="#AutoShape 987"/>
        <o:r id="V:Rule73" type="connector" idref="#AutoShape 1005"/>
        <o:r id="V:Rule74" type="connector" idref="#AutoShape 1004"/>
        <o:r id="V:Rule75" type="connector" idref="#AutoShape 1091"/>
        <o:r id="V:Rule77" type="connector" idref="#_x0000_s1432"/>
        <o:r id="V:Rule78" type="connector" idref="#_x0000_s1461"/>
        <o:r id="V:Rule79" type="connector" idref="#AutoShape 1096"/>
        <o:r id="V:Rule81" type="connector" idref="#AutoShape 1095"/>
        <o:r id="V:Rule82" type="connector" idref="#AutoShape 1283"/>
        <o:r id="V:Rule83" type="connector" idref="#AutoShape 1007"/>
        <o:r id="V:Rule85" type="connector" idref="#AutoShape 1093"/>
        <o:r id="V:Rule86" type="connector" idref="#AutoShape 832"/>
        <o:r id="V:Rule87" type="connector" idref="#_x0000_s1327"/>
        <o:r id="V:Rule88" type="connector" idref="#AutoShape 1092"/>
        <o:r id="V:Rule90" type="connector" idref="#AutoShape 1282"/>
        <o:r id="V:Rule91" type="connector" idref="#AutoShape 831"/>
        <o:r id="V:Rule92" type="connector" idref="#AutoShape 991"/>
        <o:r id="V:Rule93" type="connector" idref="#AutoShape 1323"/>
        <o:r id="V:Rule94" type="connector" idref="#AutoShape 1273"/>
        <o:r id="V:Rule95" type="connector" idref="#_x0000_s1431"/>
        <o:r id="V:Rule96" type="connector" idref="#_x0000_s1459"/>
        <o:r id="V:Rule97" type="connector" idref="#AutoShape 995"/>
        <o:r id="V:Rule98" type="connector" idref="#AutoShape 830"/>
        <o:r id="V:Rule99" type="connector" idref="#_x0000_s1324"/>
        <o:r id="V:Rule100" type="connector" idref="#AutoShape 996"/>
        <o:r id="V:Rule101" type="connector" idref="#AutoShape 1097"/>
        <o:r id="V:Rule102" type="connector" idref="#直接箭头连接符 1158"/>
        <o:r id="V:Rule103" type="connector" idref="#_x0000_s1457"/>
        <o:r id="V:Rule104" type="connector" idref="#AutoShape 1094"/>
        <o:r id="V:Rule105" type="connector" idref="#_x0000_s1230"/>
        <o:r id="V:Rule106" type="connector" idref="#AutoShape 1291"/>
        <o:r id="V:Rule107" type="connector" idref="#直接箭头连接符 1163"/>
        <o:r id="V:Rule108" type="connector" idref="#_x0000_s1430"/>
        <o:r id="V:Rule109" type="connector" idref="#AutoShape 1090"/>
        <o:r id="V:Rule110" type="connector" idref="#_x0000_s1463"/>
        <o:r id="V:Rule111" type="connector" idref="#_x0000_s1320"/>
        <o:r id="V:Rule112" type="connector" idref="#AutoShape 1006"/>
        <o:r id="V:Rule113" type="connector" idref="#AutoShape 8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9" w:unhideWhenUsed="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iPriority="0"/>
    <w:lsdException w:name="macro" w:semiHidden="1" w:unhideWhenUsed="1"/>
    <w:lsdException w:name="toa heading" w:semiHidden="1" w:uiPriority="0"/>
    <w:lsdException w:name="List" w:uiPriority="0"/>
    <w:lsdException w:name="List Bullet" w:semiHidden="1" w:unhideWhenUsed="1"/>
    <w:lsdException w:name="List Number"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uiPriority="0"/>
    <w:lsdException w:name="Signature" w:uiPriority="0"/>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uiPriority="0"/>
    <w:lsdException w:name="Date" w:uiPriority="0" w:unhideWhenUsed="1"/>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semiHidden="1" w:unhideWhenUsed="1"/>
    <w:lsdException w:name="FollowedHyperlink" w:uiPriority="0" w:unhideWhenUsed="1"/>
    <w:lsdException w:name="Strong" w:uiPriority="0" w:qFormat="1"/>
    <w:lsdException w:name="Emphasis" w:uiPriority="20" w:qFormat="1"/>
    <w:lsdException w:name="Document Map" w:uiPriority="0"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17B64"/>
    <w:pPr>
      <w:widowControl w:val="0"/>
      <w:jc w:val="both"/>
    </w:pPr>
    <w:rPr>
      <w:rFonts w:ascii="Calibri" w:eastAsia="宋体" w:hAnsi="Calibri" w:cs="Times New Roman"/>
      <w:kern w:val="2"/>
      <w:sz w:val="21"/>
      <w:szCs w:val="22"/>
    </w:rPr>
  </w:style>
  <w:style w:type="paragraph" w:styleId="1">
    <w:name w:val="heading 1"/>
    <w:basedOn w:val="a"/>
    <w:next w:val="a"/>
    <w:link w:val="1Char"/>
    <w:qFormat/>
    <w:rsid w:val="00474C42"/>
    <w:pPr>
      <w:keepNext/>
      <w:keepLines/>
      <w:widowControl/>
      <w:spacing w:before="340" w:after="330" w:line="578" w:lineRule="atLeast"/>
      <w:textAlignment w:val="baseline"/>
      <w:outlineLvl w:val="0"/>
    </w:pPr>
    <w:rPr>
      <w:rFonts w:ascii="Times New Roman" w:hAnsi="Times New Roman"/>
      <w:b/>
      <w:bCs/>
      <w:color w:val="000000"/>
      <w:kern w:val="44"/>
      <w:sz w:val="44"/>
      <w:szCs w:val="44"/>
      <w:u w:color="000000"/>
    </w:rPr>
  </w:style>
  <w:style w:type="paragraph" w:styleId="2">
    <w:name w:val="heading 2"/>
    <w:basedOn w:val="a"/>
    <w:next w:val="a"/>
    <w:link w:val="2Char"/>
    <w:qFormat/>
    <w:rsid w:val="00474C42"/>
    <w:pPr>
      <w:keepNext/>
      <w:keepLines/>
      <w:widowControl/>
      <w:spacing w:before="260" w:after="260" w:line="416" w:lineRule="atLeast"/>
      <w:textAlignment w:val="baseline"/>
      <w:outlineLvl w:val="1"/>
    </w:pPr>
    <w:rPr>
      <w:rFonts w:ascii="Arial" w:eastAsia="黑体" w:hAnsi="Arial"/>
      <w:b/>
      <w:bCs/>
      <w:color w:val="000000"/>
      <w:kern w:val="0"/>
      <w:sz w:val="32"/>
      <w:szCs w:val="32"/>
      <w:u w:color="000000"/>
    </w:rPr>
  </w:style>
  <w:style w:type="paragraph" w:styleId="30">
    <w:name w:val="heading 3"/>
    <w:basedOn w:val="a"/>
    <w:next w:val="a"/>
    <w:link w:val="3Char"/>
    <w:uiPriority w:val="9"/>
    <w:unhideWhenUsed/>
    <w:qFormat/>
    <w:rsid w:val="00474C42"/>
    <w:pPr>
      <w:keepNext/>
      <w:keepLines/>
      <w:spacing w:before="260" w:after="260" w:line="416" w:lineRule="auto"/>
      <w:outlineLvl w:val="2"/>
    </w:pPr>
    <w:rPr>
      <w:b/>
      <w:bCs/>
      <w:sz w:val="32"/>
      <w:szCs w:val="32"/>
    </w:rPr>
  </w:style>
  <w:style w:type="paragraph" w:styleId="4">
    <w:name w:val="heading 4"/>
    <w:basedOn w:val="a"/>
    <w:next w:val="a"/>
    <w:link w:val="4Char"/>
    <w:qFormat/>
    <w:rsid w:val="00474C4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74C42"/>
    <w:pPr>
      <w:keepNext/>
      <w:keepLines/>
      <w:tabs>
        <w:tab w:val="left" w:pos="210"/>
        <w:tab w:val="left" w:pos="1800"/>
      </w:tabs>
      <w:outlineLvl w:val="4"/>
    </w:pPr>
    <w:rPr>
      <w:rFonts w:ascii="Times New Roman" w:hAnsi="Times New Roman"/>
      <w:sz w:val="28"/>
      <w:szCs w:val="28"/>
    </w:rPr>
  </w:style>
  <w:style w:type="paragraph" w:styleId="6">
    <w:name w:val="heading 6"/>
    <w:basedOn w:val="a"/>
    <w:next w:val="a"/>
    <w:link w:val="6Char"/>
    <w:qFormat/>
    <w:rsid w:val="00474C42"/>
    <w:pPr>
      <w:keepNext/>
      <w:keepLines/>
      <w:numPr>
        <w:ilvl w:val="5"/>
        <w:numId w:val="1"/>
      </w:numPr>
      <w:tabs>
        <w:tab w:val="clear" w:pos="1152"/>
      </w:tabs>
      <w:spacing w:before="240" w:after="64" w:line="320" w:lineRule="auto"/>
      <w:ind w:left="0" w:firstLine="0"/>
      <w:outlineLvl w:val="5"/>
    </w:pPr>
    <w:rPr>
      <w:rFonts w:ascii="Arial" w:eastAsia="黑体" w:hAnsi="Arial"/>
      <w:b/>
      <w:bCs/>
      <w:sz w:val="24"/>
      <w:szCs w:val="24"/>
    </w:rPr>
  </w:style>
  <w:style w:type="paragraph" w:styleId="7">
    <w:name w:val="heading 7"/>
    <w:basedOn w:val="a"/>
    <w:next w:val="a"/>
    <w:link w:val="7Char"/>
    <w:qFormat/>
    <w:rsid w:val="00474C42"/>
    <w:pPr>
      <w:keepNext/>
      <w:keepLines/>
      <w:numPr>
        <w:ilvl w:val="6"/>
        <w:numId w:val="1"/>
      </w:numPr>
      <w:tabs>
        <w:tab w:val="clear" w:pos="1296"/>
      </w:tabs>
      <w:spacing w:before="240" w:after="64" w:line="320" w:lineRule="auto"/>
      <w:ind w:left="0" w:firstLine="0"/>
      <w:outlineLvl w:val="6"/>
    </w:pPr>
    <w:rPr>
      <w:rFonts w:ascii="宋体" w:eastAsia="仿宋_GB2312" w:hAnsi="Times New Roman"/>
      <w:b/>
      <w:bCs/>
      <w:sz w:val="24"/>
      <w:szCs w:val="24"/>
    </w:rPr>
  </w:style>
  <w:style w:type="paragraph" w:styleId="8">
    <w:name w:val="heading 8"/>
    <w:basedOn w:val="a"/>
    <w:next w:val="a"/>
    <w:link w:val="8Char"/>
    <w:qFormat/>
    <w:rsid w:val="00474C42"/>
    <w:pPr>
      <w:keepNext/>
      <w:keepLines/>
      <w:numPr>
        <w:ilvl w:val="7"/>
        <w:numId w:val="1"/>
      </w:numPr>
      <w:tabs>
        <w:tab w:val="clear" w:pos="1440"/>
      </w:tabs>
      <w:spacing w:before="240" w:after="64" w:line="320" w:lineRule="auto"/>
      <w:ind w:left="0" w:firstLine="0"/>
      <w:outlineLvl w:val="7"/>
    </w:pPr>
    <w:rPr>
      <w:rFonts w:ascii="Arial" w:eastAsia="黑体" w:hAnsi="Arial"/>
      <w:sz w:val="24"/>
      <w:szCs w:val="24"/>
    </w:rPr>
  </w:style>
  <w:style w:type="paragraph" w:styleId="9">
    <w:name w:val="heading 9"/>
    <w:basedOn w:val="a"/>
    <w:next w:val="a"/>
    <w:link w:val="9Char"/>
    <w:qFormat/>
    <w:rsid w:val="00474C42"/>
    <w:pPr>
      <w:keepNext/>
      <w:keepLines/>
      <w:numPr>
        <w:ilvl w:val="8"/>
        <w:numId w:val="1"/>
      </w:numPr>
      <w:tabs>
        <w:tab w:val="clear" w:pos="1584"/>
      </w:tabs>
      <w:spacing w:before="240" w:after="64" w:line="320" w:lineRule="auto"/>
      <w:ind w:left="0" w:firstLine="0"/>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semiHidden/>
    <w:rsid w:val="00474C42"/>
    <w:pPr>
      <w:spacing w:line="240" w:lineRule="auto"/>
      <w:ind w:firstLine="0"/>
      <w:textAlignment w:val="auto"/>
    </w:pPr>
    <w:rPr>
      <w:rFonts w:hAnsi="宋体"/>
      <w:b/>
      <w:bCs/>
      <w:sz w:val="24"/>
      <w:szCs w:val="24"/>
    </w:rPr>
  </w:style>
  <w:style w:type="paragraph" w:styleId="a4">
    <w:name w:val="annotation text"/>
    <w:basedOn w:val="a"/>
    <w:link w:val="Char0"/>
    <w:rsid w:val="00474C42"/>
    <w:pPr>
      <w:widowControl/>
      <w:spacing w:line="702" w:lineRule="atLeast"/>
      <w:ind w:firstLine="419"/>
      <w:jc w:val="left"/>
      <w:textAlignment w:val="baseline"/>
    </w:pPr>
    <w:rPr>
      <w:rFonts w:ascii="宋体" w:eastAsia="全真楷書" w:hAnsi="Times New Roman"/>
      <w:color w:val="000000"/>
      <w:kern w:val="0"/>
      <w:sz w:val="28"/>
      <w:szCs w:val="20"/>
      <w:u w:color="000000"/>
    </w:rPr>
  </w:style>
  <w:style w:type="paragraph" w:styleId="70">
    <w:name w:val="toc 7"/>
    <w:basedOn w:val="a"/>
    <w:next w:val="a"/>
    <w:uiPriority w:val="39"/>
    <w:rsid w:val="00474C42"/>
    <w:pPr>
      <w:widowControl/>
      <w:spacing w:line="425" w:lineRule="atLeast"/>
      <w:ind w:left="1050"/>
      <w:jc w:val="left"/>
      <w:textAlignment w:val="baseline"/>
    </w:pPr>
    <w:rPr>
      <w:rFonts w:ascii="Times New Roman" w:hAnsi="Times New Roman"/>
      <w:color w:val="000000"/>
      <w:kern w:val="0"/>
      <w:sz w:val="20"/>
      <w:szCs w:val="20"/>
      <w:u w:color="000000"/>
    </w:rPr>
  </w:style>
  <w:style w:type="paragraph" w:styleId="a5">
    <w:name w:val="Body Text First Indent"/>
    <w:basedOn w:val="a6"/>
    <w:link w:val="Char1"/>
    <w:rsid w:val="00474C42"/>
    <w:pPr>
      <w:widowControl w:val="0"/>
      <w:spacing w:after="120" w:line="240" w:lineRule="auto"/>
      <w:ind w:firstLineChars="100" w:firstLine="420"/>
      <w:jc w:val="both"/>
      <w:textAlignment w:val="auto"/>
    </w:pPr>
  </w:style>
  <w:style w:type="paragraph" w:styleId="a6">
    <w:name w:val="Body Text"/>
    <w:basedOn w:val="a"/>
    <w:link w:val="Char2"/>
    <w:rsid w:val="00474C42"/>
    <w:pPr>
      <w:widowControl/>
      <w:spacing w:line="351" w:lineRule="atLeast"/>
      <w:ind w:firstLine="419"/>
      <w:jc w:val="left"/>
      <w:textAlignment w:val="baseline"/>
    </w:pPr>
    <w:rPr>
      <w:rFonts w:ascii="Times New Roman" w:hAnsi="Times New Roman"/>
      <w:color w:val="000000"/>
      <w:kern w:val="0"/>
      <w:szCs w:val="20"/>
      <w:u w:color="000000"/>
    </w:rPr>
  </w:style>
  <w:style w:type="paragraph" w:styleId="a7">
    <w:name w:val="table of authorities"/>
    <w:basedOn w:val="a"/>
    <w:next w:val="a"/>
    <w:semiHidden/>
    <w:rsid w:val="00474C42"/>
    <w:pPr>
      <w:widowControl/>
      <w:spacing w:line="425" w:lineRule="atLeast"/>
      <w:ind w:left="210" w:hanging="210"/>
      <w:jc w:val="left"/>
      <w:textAlignment w:val="baseline"/>
    </w:pPr>
    <w:rPr>
      <w:rFonts w:ascii="Times New Roman" w:hAnsi="Times New Roman"/>
      <w:color w:val="000000"/>
      <w:kern w:val="0"/>
      <w:sz w:val="20"/>
      <w:szCs w:val="20"/>
      <w:u w:color="000000"/>
    </w:rPr>
  </w:style>
  <w:style w:type="paragraph" w:styleId="a8">
    <w:name w:val="Note Heading"/>
    <w:basedOn w:val="a"/>
    <w:next w:val="a"/>
    <w:link w:val="Char3"/>
    <w:rsid w:val="00474C42"/>
    <w:pPr>
      <w:widowControl/>
      <w:spacing w:line="351" w:lineRule="atLeast"/>
      <w:ind w:firstLine="419"/>
      <w:jc w:val="center"/>
      <w:textAlignment w:val="baseline"/>
    </w:pPr>
    <w:rPr>
      <w:rFonts w:ascii="Times New Roman" w:hAnsi="Times New Roman"/>
      <w:color w:val="000000"/>
      <w:kern w:val="0"/>
      <w:szCs w:val="20"/>
      <w:u w:color="000000"/>
    </w:rPr>
  </w:style>
  <w:style w:type="paragraph" w:styleId="a9">
    <w:name w:val="List Number"/>
    <w:basedOn w:val="a"/>
    <w:rsid w:val="00474C42"/>
    <w:pPr>
      <w:widowControl/>
      <w:tabs>
        <w:tab w:val="left" w:pos="527"/>
      </w:tabs>
      <w:spacing w:line="351" w:lineRule="atLeast"/>
      <w:ind w:left="527" w:hanging="521"/>
      <w:textAlignment w:val="baseline"/>
    </w:pPr>
    <w:rPr>
      <w:rFonts w:ascii="Times New Roman" w:eastAsia="仿宋_GB2312" w:hAnsi="Times New Roman"/>
      <w:color w:val="000000"/>
      <w:kern w:val="0"/>
      <w:sz w:val="30"/>
      <w:szCs w:val="20"/>
      <w:u w:color="000000"/>
    </w:rPr>
  </w:style>
  <w:style w:type="paragraph" w:styleId="aa">
    <w:name w:val="Normal Indent"/>
    <w:basedOn w:val="a"/>
    <w:link w:val="Char4"/>
    <w:rsid w:val="00474C42"/>
    <w:pPr>
      <w:ind w:firstLine="420"/>
    </w:pPr>
    <w:rPr>
      <w:rFonts w:ascii="仿宋_GB2312" w:eastAsia="仿宋_GB2312" w:hAnsi="Arial Black"/>
      <w:sz w:val="28"/>
      <w:szCs w:val="20"/>
    </w:rPr>
  </w:style>
  <w:style w:type="paragraph" w:styleId="ab">
    <w:name w:val="caption"/>
    <w:basedOn w:val="a"/>
    <w:next w:val="a"/>
    <w:qFormat/>
    <w:rsid w:val="00474C42"/>
    <w:pPr>
      <w:adjustRightInd w:val="0"/>
      <w:spacing w:before="100" w:beforeAutospacing="1" w:line="360" w:lineRule="auto"/>
      <w:ind w:firstLine="482"/>
      <w:jc w:val="center"/>
      <w:textAlignment w:val="baseline"/>
    </w:pPr>
    <w:rPr>
      <w:rFonts w:ascii="宋体" w:hAnsi="宋体" w:cs="宋体"/>
      <w:b/>
      <w:bCs/>
      <w:kern w:val="0"/>
      <w:sz w:val="24"/>
      <w:szCs w:val="24"/>
    </w:rPr>
  </w:style>
  <w:style w:type="paragraph" w:styleId="ac">
    <w:name w:val="Document Map"/>
    <w:basedOn w:val="a"/>
    <w:link w:val="Char5"/>
    <w:unhideWhenUsed/>
    <w:rsid w:val="00474C42"/>
    <w:rPr>
      <w:rFonts w:ascii="宋体"/>
      <w:sz w:val="18"/>
      <w:szCs w:val="18"/>
    </w:rPr>
  </w:style>
  <w:style w:type="paragraph" w:styleId="ad">
    <w:name w:val="toa heading"/>
    <w:basedOn w:val="a"/>
    <w:next w:val="a"/>
    <w:semiHidden/>
    <w:rsid w:val="00474C42"/>
    <w:pPr>
      <w:widowControl/>
      <w:spacing w:before="240" w:after="120" w:line="425" w:lineRule="atLeast"/>
      <w:jc w:val="left"/>
      <w:textAlignment w:val="baseline"/>
    </w:pPr>
    <w:rPr>
      <w:rFonts w:ascii="Times New Roman" w:hAnsi="Times New Roman"/>
      <w:b/>
      <w:bCs/>
      <w:caps/>
      <w:color w:val="000000"/>
      <w:kern w:val="0"/>
      <w:sz w:val="20"/>
      <w:szCs w:val="20"/>
      <w:u w:color="000000"/>
    </w:rPr>
  </w:style>
  <w:style w:type="paragraph" w:styleId="ae">
    <w:name w:val="Salutation"/>
    <w:basedOn w:val="a"/>
    <w:next w:val="a"/>
    <w:link w:val="Char6"/>
    <w:rsid w:val="00474C42"/>
    <w:rPr>
      <w:rFonts w:asciiTheme="minorHAnsi" w:eastAsiaTheme="minorEastAsia" w:hAnsiTheme="minorHAnsi" w:cstheme="minorBidi"/>
      <w:szCs w:val="24"/>
    </w:rPr>
  </w:style>
  <w:style w:type="paragraph" w:styleId="31">
    <w:name w:val="Body Text 3"/>
    <w:basedOn w:val="a"/>
    <w:link w:val="3Char0"/>
    <w:rsid w:val="00474C42"/>
    <w:pPr>
      <w:widowControl/>
      <w:spacing w:line="453" w:lineRule="atLeast"/>
      <w:ind w:firstLine="419"/>
      <w:jc w:val="center"/>
      <w:textAlignment w:val="baseline"/>
    </w:pPr>
    <w:rPr>
      <w:rFonts w:ascii="宋体" w:hAnsi="Times New Roman"/>
      <w:color w:val="000000"/>
      <w:kern w:val="0"/>
      <w:szCs w:val="20"/>
      <w:u w:color="000000"/>
    </w:rPr>
  </w:style>
  <w:style w:type="paragraph" w:styleId="af">
    <w:name w:val="Closing"/>
    <w:basedOn w:val="a"/>
    <w:link w:val="Char7"/>
    <w:rsid w:val="00474C42"/>
    <w:pPr>
      <w:ind w:leftChars="2100" w:left="100"/>
    </w:pPr>
    <w:rPr>
      <w:rFonts w:asciiTheme="minorHAnsi" w:eastAsiaTheme="minorEastAsia" w:hAnsiTheme="minorHAnsi" w:cstheme="minorBidi"/>
      <w:szCs w:val="24"/>
    </w:rPr>
  </w:style>
  <w:style w:type="paragraph" w:styleId="af0">
    <w:name w:val="Body Text Indent"/>
    <w:basedOn w:val="a"/>
    <w:link w:val="Char8"/>
    <w:rsid w:val="00474C42"/>
    <w:pPr>
      <w:widowControl/>
      <w:spacing w:line="702" w:lineRule="atLeast"/>
      <w:ind w:firstLine="555"/>
      <w:textAlignment w:val="baseline"/>
    </w:pPr>
    <w:rPr>
      <w:rFonts w:ascii="仿宋_GB2312" w:eastAsia="仿宋_GB2312" w:hAnsi="Times New Roman"/>
      <w:color w:val="000000"/>
      <w:kern w:val="0"/>
      <w:sz w:val="28"/>
      <w:szCs w:val="20"/>
      <w:u w:color="000000"/>
    </w:rPr>
  </w:style>
  <w:style w:type="paragraph" w:styleId="50">
    <w:name w:val="toc 5"/>
    <w:basedOn w:val="a"/>
    <w:next w:val="a"/>
    <w:uiPriority w:val="39"/>
    <w:rsid w:val="00474C42"/>
    <w:pPr>
      <w:widowControl/>
      <w:spacing w:line="425" w:lineRule="atLeast"/>
      <w:ind w:left="630"/>
      <w:jc w:val="left"/>
      <w:textAlignment w:val="baseline"/>
    </w:pPr>
    <w:rPr>
      <w:rFonts w:ascii="Times New Roman" w:hAnsi="Times New Roman"/>
      <w:color w:val="000000"/>
      <w:kern w:val="0"/>
      <w:sz w:val="20"/>
      <w:szCs w:val="20"/>
      <w:u w:color="000000"/>
    </w:rPr>
  </w:style>
  <w:style w:type="paragraph" w:styleId="32">
    <w:name w:val="toc 3"/>
    <w:basedOn w:val="a"/>
    <w:next w:val="a"/>
    <w:uiPriority w:val="39"/>
    <w:rsid w:val="00474C42"/>
    <w:pPr>
      <w:widowControl/>
      <w:spacing w:line="425" w:lineRule="atLeast"/>
      <w:ind w:left="210"/>
      <w:jc w:val="left"/>
      <w:textAlignment w:val="baseline"/>
    </w:pPr>
    <w:rPr>
      <w:rFonts w:ascii="Times New Roman" w:hAnsi="Times New Roman"/>
      <w:color w:val="000000"/>
      <w:kern w:val="0"/>
      <w:sz w:val="20"/>
      <w:szCs w:val="20"/>
      <w:u w:color="000000"/>
    </w:rPr>
  </w:style>
  <w:style w:type="paragraph" w:styleId="af1">
    <w:name w:val="Plain Text"/>
    <w:basedOn w:val="a"/>
    <w:link w:val="Char9"/>
    <w:uiPriority w:val="99"/>
    <w:rsid w:val="00474C42"/>
    <w:pPr>
      <w:widowControl/>
      <w:spacing w:before="119" w:line="810" w:lineRule="atLeast"/>
      <w:ind w:firstLine="538"/>
      <w:jc w:val="center"/>
      <w:textAlignment w:val="baseline"/>
    </w:pPr>
    <w:rPr>
      <w:rFonts w:ascii="仿宋_GB2312" w:eastAsia="仿宋_GB2312" w:hAnsi="Times New Roman"/>
      <w:color w:val="000000"/>
      <w:kern w:val="0"/>
      <w:sz w:val="28"/>
      <w:szCs w:val="20"/>
      <w:u w:color="000000"/>
    </w:rPr>
  </w:style>
  <w:style w:type="paragraph" w:styleId="80">
    <w:name w:val="toc 8"/>
    <w:basedOn w:val="a"/>
    <w:next w:val="a"/>
    <w:uiPriority w:val="39"/>
    <w:rsid w:val="00474C42"/>
    <w:pPr>
      <w:widowControl/>
      <w:spacing w:line="425" w:lineRule="atLeast"/>
      <w:ind w:left="1260"/>
      <w:jc w:val="left"/>
      <w:textAlignment w:val="baseline"/>
    </w:pPr>
    <w:rPr>
      <w:rFonts w:ascii="Times New Roman" w:hAnsi="Times New Roman"/>
      <w:color w:val="000000"/>
      <w:kern w:val="0"/>
      <w:sz w:val="20"/>
      <w:szCs w:val="20"/>
      <w:u w:color="000000"/>
    </w:rPr>
  </w:style>
  <w:style w:type="paragraph" w:styleId="af2">
    <w:name w:val="Date"/>
    <w:basedOn w:val="a"/>
    <w:next w:val="a"/>
    <w:link w:val="Chara"/>
    <w:unhideWhenUsed/>
    <w:rsid w:val="00474C42"/>
    <w:pPr>
      <w:ind w:leftChars="2500" w:left="100"/>
    </w:pPr>
  </w:style>
  <w:style w:type="paragraph" w:styleId="20">
    <w:name w:val="Body Text Indent 2"/>
    <w:basedOn w:val="a"/>
    <w:link w:val="2Char0"/>
    <w:rsid w:val="00474C42"/>
    <w:pPr>
      <w:widowControl/>
      <w:spacing w:line="810" w:lineRule="atLeast"/>
      <w:ind w:firstLine="566"/>
      <w:textAlignment w:val="baseline"/>
    </w:pPr>
    <w:rPr>
      <w:rFonts w:ascii="宋体" w:hAnsi="Times New Roman"/>
      <w:color w:val="000000"/>
      <w:kern w:val="0"/>
      <w:sz w:val="28"/>
      <w:szCs w:val="20"/>
      <w:u w:color="000000"/>
    </w:rPr>
  </w:style>
  <w:style w:type="paragraph" w:styleId="af3">
    <w:name w:val="Balloon Text"/>
    <w:basedOn w:val="a"/>
    <w:link w:val="Charb"/>
    <w:unhideWhenUsed/>
    <w:rsid w:val="00474C42"/>
    <w:rPr>
      <w:sz w:val="18"/>
      <w:szCs w:val="18"/>
    </w:rPr>
  </w:style>
  <w:style w:type="paragraph" w:styleId="af4">
    <w:name w:val="footer"/>
    <w:basedOn w:val="a"/>
    <w:link w:val="Charc"/>
    <w:uiPriority w:val="99"/>
    <w:unhideWhenUsed/>
    <w:qFormat/>
    <w:rsid w:val="00474C42"/>
    <w:pPr>
      <w:tabs>
        <w:tab w:val="center" w:pos="4153"/>
        <w:tab w:val="right" w:pos="8306"/>
      </w:tabs>
      <w:snapToGrid w:val="0"/>
      <w:jc w:val="left"/>
    </w:pPr>
    <w:rPr>
      <w:sz w:val="18"/>
      <w:szCs w:val="18"/>
    </w:rPr>
  </w:style>
  <w:style w:type="paragraph" w:styleId="21">
    <w:name w:val="Body Text First Indent 2"/>
    <w:basedOn w:val="af0"/>
    <w:link w:val="2Char1"/>
    <w:rsid w:val="00474C42"/>
    <w:pPr>
      <w:spacing w:after="120" w:line="425" w:lineRule="atLeast"/>
      <w:ind w:leftChars="200" w:left="420" w:firstLineChars="200" w:firstLine="420"/>
    </w:pPr>
    <w:rPr>
      <w:rFonts w:ascii="Times New Roman"/>
      <w:sz w:val="21"/>
    </w:rPr>
  </w:style>
  <w:style w:type="paragraph" w:styleId="af5">
    <w:name w:val="header"/>
    <w:basedOn w:val="a"/>
    <w:link w:val="Chard"/>
    <w:uiPriority w:val="99"/>
    <w:unhideWhenUsed/>
    <w:qFormat/>
    <w:rsid w:val="00474C42"/>
    <w:pPr>
      <w:pBdr>
        <w:bottom w:val="single" w:sz="6" w:space="1" w:color="auto"/>
      </w:pBdr>
      <w:tabs>
        <w:tab w:val="center" w:pos="4153"/>
        <w:tab w:val="right" w:pos="8306"/>
      </w:tabs>
      <w:snapToGrid w:val="0"/>
      <w:jc w:val="center"/>
    </w:pPr>
    <w:rPr>
      <w:sz w:val="18"/>
      <w:szCs w:val="18"/>
    </w:rPr>
  </w:style>
  <w:style w:type="paragraph" w:styleId="af6">
    <w:name w:val="Signature"/>
    <w:basedOn w:val="a"/>
    <w:link w:val="Chare"/>
    <w:rsid w:val="00474C42"/>
    <w:pPr>
      <w:ind w:leftChars="2100" w:left="100"/>
    </w:pPr>
  </w:style>
  <w:style w:type="paragraph" w:styleId="10">
    <w:name w:val="toc 1"/>
    <w:basedOn w:val="a"/>
    <w:next w:val="a"/>
    <w:uiPriority w:val="39"/>
    <w:rsid w:val="00474C42"/>
    <w:pPr>
      <w:widowControl/>
      <w:spacing w:before="360" w:line="425" w:lineRule="atLeast"/>
      <w:jc w:val="left"/>
      <w:textAlignment w:val="baseline"/>
    </w:pPr>
    <w:rPr>
      <w:rFonts w:ascii="Arial" w:hAnsi="Arial" w:cs="Arial"/>
      <w:b/>
      <w:bCs/>
      <w:caps/>
      <w:color w:val="000000"/>
      <w:kern w:val="0"/>
      <w:sz w:val="24"/>
      <w:szCs w:val="24"/>
      <w:u w:color="000000"/>
    </w:rPr>
  </w:style>
  <w:style w:type="paragraph" w:styleId="40">
    <w:name w:val="toc 4"/>
    <w:basedOn w:val="a"/>
    <w:next w:val="a"/>
    <w:uiPriority w:val="39"/>
    <w:rsid w:val="00474C42"/>
    <w:pPr>
      <w:widowControl/>
      <w:spacing w:line="425" w:lineRule="atLeast"/>
      <w:ind w:left="420"/>
      <w:jc w:val="left"/>
      <w:textAlignment w:val="baseline"/>
    </w:pPr>
    <w:rPr>
      <w:rFonts w:ascii="Times New Roman" w:hAnsi="Times New Roman"/>
      <w:color w:val="000000"/>
      <w:kern w:val="0"/>
      <w:sz w:val="20"/>
      <w:szCs w:val="20"/>
      <w:u w:color="000000"/>
    </w:rPr>
  </w:style>
  <w:style w:type="paragraph" w:styleId="af7">
    <w:name w:val="List"/>
    <w:basedOn w:val="a"/>
    <w:rsid w:val="00474C42"/>
    <w:pPr>
      <w:widowControl/>
      <w:spacing w:line="566" w:lineRule="atLeast"/>
      <w:ind w:firstLine="419"/>
      <w:jc w:val="center"/>
      <w:textAlignment w:val="baseline"/>
    </w:pPr>
    <w:rPr>
      <w:rFonts w:ascii="楷体_GB2312" w:eastAsia="楷体_GB2312" w:hAnsi="Times New Roman"/>
      <w:color w:val="000000"/>
      <w:kern w:val="0"/>
      <w:sz w:val="24"/>
      <w:szCs w:val="20"/>
      <w:u w:color="000000"/>
    </w:rPr>
  </w:style>
  <w:style w:type="paragraph" w:styleId="af8">
    <w:name w:val="footnote text"/>
    <w:basedOn w:val="a"/>
    <w:link w:val="Charf"/>
    <w:rsid w:val="00474C42"/>
    <w:pPr>
      <w:widowControl/>
      <w:spacing w:line="442" w:lineRule="atLeast"/>
      <w:ind w:firstLine="419"/>
      <w:jc w:val="left"/>
      <w:textAlignment w:val="baseline"/>
    </w:pPr>
    <w:rPr>
      <w:rFonts w:ascii="楷体_GB2312" w:eastAsia="楷体_GB2312" w:hAnsi="Times New Roman"/>
      <w:color w:val="000000"/>
      <w:kern w:val="0"/>
      <w:sz w:val="18"/>
      <w:szCs w:val="20"/>
      <w:u w:color="000000"/>
    </w:rPr>
  </w:style>
  <w:style w:type="paragraph" w:styleId="60">
    <w:name w:val="toc 6"/>
    <w:basedOn w:val="a"/>
    <w:next w:val="a"/>
    <w:uiPriority w:val="39"/>
    <w:rsid w:val="00474C42"/>
    <w:pPr>
      <w:widowControl/>
      <w:spacing w:line="425" w:lineRule="atLeast"/>
      <w:ind w:left="840"/>
      <w:jc w:val="left"/>
      <w:textAlignment w:val="baseline"/>
    </w:pPr>
    <w:rPr>
      <w:rFonts w:ascii="Times New Roman" w:hAnsi="Times New Roman"/>
      <w:color w:val="000000"/>
      <w:kern w:val="0"/>
      <w:sz w:val="20"/>
      <w:szCs w:val="20"/>
      <w:u w:color="000000"/>
    </w:rPr>
  </w:style>
  <w:style w:type="paragraph" w:styleId="33">
    <w:name w:val="Body Text Indent 3"/>
    <w:basedOn w:val="a"/>
    <w:link w:val="3Char1"/>
    <w:rsid w:val="00474C42"/>
    <w:pPr>
      <w:widowControl/>
      <w:spacing w:line="606" w:lineRule="atLeast"/>
      <w:ind w:firstLine="419"/>
      <w:textAlignment w:val="baseline"/>
    </w:pPr>
    <w:rPr>
      <w:rFonts w:ascii="宋体" w:hAnsi="Times New Roman"/>
      <w:color w:val="000000"/>
      <w:kern w:val="0"/>
      <w:sz w:val="24"/>
      <w:szCs w:val="20"/>
      <w:u w:color="000000"/>
    </w:rPr>
  </w:style>
  <w:style w:type="paragraph" w:styleId="22">
    <w:name w:val="toc 2"/>
    <w:basedOn w:val="a"/>
    <w:next w:val="a"/>
    <w:uiPriority w:val="39"/>
    <w:rsid w:val="00474C42"/>
    <w:pPr>
      <w:widowControl/>
      <w:spacing w:before="240" w:line="425" w:lineRule="atLeast"/>
      <w:jc w:val="left"/>
      <w:textAlignment w:val="baseline"/>
    </w:pPr>
    <w:rPr>
      <w:rFonts w:ascii="Times New Roman" w:hAnsi="Times New Roman"/>
      <w:b/>
      <w:bCs/>
      <w:color w:val="000000"/>
      <w:kern w:val="0"/>
      <w:sz w:val="20"/>
      <w:szCs w:val="20"/>
      <w:u w:color="000000"/>
    </w:rPr>
  </w:style>
  <w:style w:type="paragraph" w:styleId="90">
    <w:name w:val="toc 9"/>
    <w:basedOn w:val="a"/>
    <w:next w:val="a"/>
    <w:uiPriority w:val="39"/>
    <w:rsid w:val="00474C42"/>
    <w:pPr>
      <w:widowControl/>
      <w:spacing w:line="425" w:lineRule="atLeast"/>
      <w:ind w:left="1470"/>
      <w:jc w:val="left"/>
      <w:textAlignment w:val="baseline"/>
    </w:pPr>
    <w:rPr>
      <w:rFonts w:ascii="Times New Roman" w:hAnsi="Times New Roman"/>
      <w:color w:val="000000"/>
      <w:kern w:val="0"/>
      <w:sz w:val="20"/>
      <w:szCs w:val="20"/>
      <w:u w:color="000000"/>
    </w:rPr>
  </w:style>
  <w:style w:type="paragraph" w:styleId="23">
    <w:name w:val="Body Text 2"/>
    <w:basedOn w:val="a"/>
    <w:link w:val="2Char2"/>
    <w:rsid w:val="00474C42"/>
    <w:pPr>
      <w:widowControl/>
      <w:spacing w:line="351" w:lineRule="atLeast"/>
      <w:ind w:firstLine="419"/>
      <w:jc w:val="center"/>
      <w:textAlignment w:val="baseline"/>
    </w:pPr>
    <w:rPr>
      <w:rFonts w:ascii="Times New Roman" w:hAnsi="Times New Roman"/>
      <w:color w:val="000000"/>
      <w:kern w:val="0"/>
      <w:szCs w:val="20"/>
      <w:u w:color="000000"/>
    </w:rPr>
  </w:style>
  <w:style w:type="paragraph" w:styleId="HTML">
    <w:name w:val="HTML Preformatted"/>
    <w:basedOn w:val="a"/>
    <w:link w:val="HTMLChar"/>
    <w:rsid w:val="00474C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atLeast"/>
      <w:jc w:val="left"/>
    </w:pPr>
    <w:rPr>
      <w:rFonts w:ascii="Arial" w:hAnsi="Arial"/>
      <w:kern w:val="0"/>
      <w:sz w:val="14"/>
      <w:szCs w:val="14"/>
    </w:rPr>
  </w:style>
  <w:style w:type="paragraph" w:styleId="af9">
    <w:name w:val="Normal (Web)"/>
    <w:aliases w:val="普通(Web)"/>
    <w:basedOn w:val="a"/>
    <w:uiPriority w:val="99"/>
    <w:rsid w:val="00474C42"/>
    <w:pPr>
      <w:widowControl/>
      <w:spacing w:before="102" w:after="102" w:line="606" w:lineRule="atLeast"/>
      <w:ind w:firstLine="419"/>
      <w:jc w:val="left"/>
      <w:textAlignment w:val="baseline"/>
    </w:pPr>
    <w:rPr>
      <w:rFonts w:ascii="宋体" w:hAnsi="Times New Roman"/>
      <w:color w:val="000000"/>
      <w:kern w:val="0"/>
      <w:sz w:val="24"/>
      <w:szCs w:val="20"/>
      <w:u w:color="000000"/>
    </w:rPr>
  </w:style>
  <w:style w:type="paragraph" w:styleId="11">
    <w:name w:val="index 1"/>
    <w:basedOn w:val="a"/>
    <w:next w:val="a"/>
    <w:rsid w:val="00474C42"/>
    <w:pPr>
      <w:widowControl/>
      <w:tabs>
        <w:tab w:val="left" w:pos="845"/>
      </w:tabs>
      <w:spacing w:line="351" w:lineRule="atLeast"/>
      <w:ind w:left="845" w:hanging="425"/>
      <w:textAlignment w:val="baseline"/>
    </w:pPr>
    <w:rPr>
      <w:rFonts w:ascii="Times New Roman" w:eastAsia="仿宋_GB2312" w:hAnsi="Times New Roman"/>
      <w:color w:val="000000"/>
      <w:kern w:val="0"/>
      <w:sz w:val="28"/>
      <w:szCs w:val="28"/>
      <w:u w:color="000000"/>
    </w:rPr>
  </w:style>
  <w:style w:type="character" w:styleId="afa">
    <w:name w:val="Strong"/>
    <w:qFormat/>
    <w:rsid w:val="00474C42"/>
    <w:rPr>
      <w:rFonts w:ascii="Times New Roman" w:eastAsia="宋体"/>
      <w:b/>
      <w:color w:val="000000"/>
      <w:spacing w:val="0"/>
      <w:w w:val="100"/>
      <w:sz w:val="21"/>
      <w:u w:val="none" w:color="000000"/>
      <w:vertAlign w:val="baseline"/>
      <w:lang w:val="en-US" w:eastAsia="zh-CN"/>
    </w:rPr>
  </w:style>
  <w:style w:type="character" w:styleId="afb">
    <w:name w:val="page number"/>
    <w:rsid w:val="00474C42"/>
    <w:rPr>
      <w:rFonts w:ascii="Times New Roman" w:eastAsia="宋体"/>
      <w:color w:val="000000"/>
      <w:spacing w:val="0"/>
      <w:w w:val="100"/>
      <w:sz w:val="21"/>
      <w:u w:val="none" w:color="000000"/>
      <w:vertAlign w:val="baseline"/>
      <w:lang w:val="en-US" w:eastAsia="zh-CN"/>
    </w:rPr>
  </w:style>
  <w:style w:type="character" w:styleId="afc">
    <w:name w:val="FollowedHyperlink"/>
    <w:unhideWhenUsed/>
    <w:rsid w:val="00474C42"/>
    <w:rPr>
      <w:color w:val="800080"/>
      <w:u w:val="single"/>
    </w:rPr>
  </w:style>
  <w:style w:type="character" w:styleId="afd">
    <w:name w:val="Hyperlink"/>
    <w:uiPriority w:val="99"/>
    <w:rsid w:val="00474C42"/>
    <w:rPr>
      <w:rFonts w:ascii="Times New Roman" w:eastAsia="宋体"/>
      <w:color w:val="0000FF"/>
      <w:spacing w:val="0"/>
      <w:w w:val="100"/>
      <w:sz w:val="21"/>
      <w:u w:val="single" w:color="0000FF"/>
      <w:vertAlign w:val="baseline"/>
      <w:lang w:val="en-US" w:eastAsia="zh-CN"/>
    </w:rPr>
  </w:style>
  <w:style w:type="character" w:styleId="afe">
    <w:name w:val="annotation reference"/>
    <w:rsid w:val="00474C42"/>
    <w:rPr>
      <w:sz w:val="21"/>
      <w:szCs w:val="21"/>
    </w:rPr>
  </w:style>
  <w:style w:type="table" w:styleId="aff">
    <w:name w:val="Table Grid"/>
    <w:basedOn w:val="a1"/>
    <w:uiPriority w:val="59"/>
    <w:rsid w:val="00474C42"/>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d">
    <w:name w:val="页眉 Char"/>
    <w:basedOn w:val="a0"/>
    <w:link w:val="af5"/>
    <w:uiPriority w:val="99"/>
    <w:rsid w:val="00474C42"/>
    <w:rPr>
      <w:sz w:val="18"/>
      <w:szCs w:val="18"/>
    </w:rPr>
  </w:style>
  <w:style w:type="character" w:customStyle="1" w:styleId="Charc">
    <w:name w:val="页脚 Char"/>
    <w:basedOn w:val="a0"/>
    <w:link w:val="af4"/>
    <w:uiPriority w:val="99"/>
    <w:rsid w:val="00474C42"/>
    <w:rPr>
      <w:sz w:val="18"/>
      <w:szCs w:val="18"/>
    </w:rPr>
  </w:style>
  <w:style w:type="character" w:customStyle="1" w:styleId="Charb">
    <w:name w:val="批注框文本 Char"/>
    <w:basedOn w:val="a0"/>
    <w:link w:val="af3"/>
    <w:rsid w:val="00474C42"/>
    <w:rPr>
      <w:rFonts w:ascii="Calibri" w:eastAsia="宋体" w:hAnsi="Calibri" w:cs="Times New Roman"/>
      <w:sz w:val="18"/>
      <w:szCs w:val="18"/>
    </w:rPr>
  </w:style>
  <w:style w:type="character" w:customStyle="1" w:styleId="Char5">
    <w:name w:val="文档结构图 Char"/>
    <w:basedOn w:val="a0"/>
    <w:link w:val="ac"/>
    <w:rsid w:val="00474C42"/>
    <w:rPr>
      <w:rFonts w:ascii="宋体" w:eastAsia="宋体" w:hAnsi="Calibri" w:cs="Times New Roman"/>
      <w:sz w:val="18"/>
      <w:szCs w:val="18"/>
    </w:rPr>
  </w:style>
  <w:style w:type="character" w:customStyle="1" w:styleId="1Char">
    <w:name w:val="标题 1 Char"/>
    <w:basedOn w:val="a0"/>
    <w:link w:val="1"/>
    <w:rsid w:val="00474C42"/>
    <w:rPr>
      <w:rFonts w:ascii="Times New Roman" w:eastAsia="宋体" w:hAnsi="Times New Roman" w:cs="Times New Roman"/>
      <w:b/>
      <w:bCs/>
      <w:color w:val="000000"/>
      <w:kern w:val="44"/>
      <w:sz w:val="44"/>
      <w:szCs w:val="44"/>
      <w:u w:color="000000"/>
    </w:rPr>
  </w:style>
  <w:style w:type="character" w:customStyle="1" w:styleId="2Char">
    <w:name w:val="标题 2 Char"/>
    <w:basedOn w:val="a0"/>
    <w:link w:val="2"/>
    <w:rsid w:val="00474C42"/>
    <w:rPr>
      <w:rFonts w:ascii="Arial" w:eastAsia="黑体" w:hAnsi="Arial" w:cs="Times New Roman"/>
      <w:b/>
      <w:bCs/>
      <w:color w:val="000000"/>
      <w:kern w:val="0"/>
      <w:sz w:val="32"/>
      <w:szCs w:val="32"/>
      <w:u w:color="000000"/>
    </w:rPr>
  </w:style>
  <w:style w:type="character" w:customStyle="1" w:styleId="3Char">
    <w:name w:val="标题 3 Char"/>
    <w:basedOn w:val="a0"/>
    <w:link w:val="30"/>
    <w:uiPriority w:val="9"/>
    <w:rsid w:val="00474C42"/>
    <w:rPr>
      <w:rFonts w:ascii="Calibri" w:eastAsia="宋体" w:hAnsi="Calibri" w:cs="Times New Roman"/>
      <w:b/>
      <w:bCs/>
      <w:sz w:val="32"/>
      <w:szCs w:val="32"/>
    </w:rPr>
  </w:style>
  <w:style w:type="character" w:customStyle="1" w:styleId="4Char">
    <w:name w:val="标题 4 Char"/>
    <w:basedOn w:val="a0"/>
    <w:link w:val="4"/>
    <w:rsid w:val="00474C42"/>
    <w:rPr>
      <w:rFonts w:ascii="Arial" w:eastAsia="黑体" w:hAnsi="Arial" w:cs="Times New Roman"/>
      <w:b/>
      <w:bCs/>
      <w:sz w:val="28"/>
      <w:szCs w:val="28"/>
    </w:rPr>
  </w:style>
  <w:style w:type="character" w:customStyle="1" w:styleId="5Char">
    <w:name w:val="标题 5 Char"/>
    <w:basedOn w:val="a0"/>
    <w:link w:val="5"/>
    <w:rsid w:val="00474C42"/>
    <w:rPr>
      <w:rFonts w:ascii="Times New Roman" w:eastAsia="宋体" w:hAnsi="Times New Roman" w:cs="Times New Roman"/>
      <w:sz w:val="28"/>
      <w:szCs w:val="28"/>
    </w:rPr>
  </w:style>
  <w:style w:type="character" w:customStyle="1" w:styleId="6Char">
    <w:name w:val="标题 6 Char"/>
    <w:basedOn w:val="a0"/>
    <w:link w:val="6"/>
    <w:rsid w:val="00474C42"/>
    <w:rPr>
      <w:rFonts w:ascii="Arial" w:eastAsia="黑体" w:hAnsi="Arial" w:cs="Times New Roman"/>
      <w:b/>
      <w:bCs/>
      <w:sz w:val="24"/>
      <w:szCs w:val="24"/>
    </w:rPr>
  </w:style>
  <w:style w:type="character" w:customStyle="1" w:styleId="7Char">
    <w:name w:val="标题 7 Char"/>
    <w:basedOn w:val="a0"/>
    <w:link w:val="7"/>
    <w:rsid w:val="00474C42"/>
    <w:rPr>
      <w:rFonts w:ascii="宋体" w:eastAsia="仿宋_GB2312" w:hAnsi="Times New Roman" w:cs="Times New Roman"/>
      <w:b/>
      <w:bCs/>
      <w:sz w:val="24"/>
      <w:szCs w:val="24"/>
    </w:rPr>
  </w:style>
  <w:style w:type="character" w:customStyle="1" w:styleId="8Char">
    <w:name w:val="标题 8 Char"/>
    <w:basedOn w:val="a0"/>
    <w:link w:val="8"/>
    <w:rsid w:val="00474C42"/>
    <w:rPr>
      <w:rFonts w:ascii="Arial" w:eastAsia="黑体" w:hAnsi="Arial" w:cs="Times New Roman"/>
      <w:sz w:val="24"/>
      <w:szCs w:val="24"/>
    </w:rPr>
  </w:style>
  <w:style w:type="character" w:customStyle="1" w:styleId="9Char">
    <w:name w:val="标题 9 Char"/>
    <w:basedOn w:val="a0"/>
    <w:link w:val="9"/>
    <w:rsid w:val="00474C42"/>
    <w:rPr>
      <w:rFonts w:ascii="Arial" w:eastAsia="黑体" w:hAnsi="Arial" w:cs="Times New Roman"/>
      <w:sz w:val="24"/>
      <w:szCs w:val="21"/>
    </w:rPr>
  </w:style>
  <w:style w:type="character" w:customStyle="1" w:styleId="Chara">
    <w:name w:val="日期 Char"/>
    <w:basedOn w:val="a0"/>
    <w:link w:val="af2"/>
    <w:rsid w:val="00474C42"/>
    <w:rPr>
      <w:rFonts w:ascii="Calibri" w:eastAsia="宋体" w:hAnsi="Calibri" w:cs="Times New Roman"/>
    </w:rPr>
  </w:style>
  <w:style w:type="character" w:customStyle="1" w:styleId="Char9">
    <w:name w:val="纯文本 Char"/>
    <w:basedOn w:val="a0"/>
    <w:link w:val="af1"/>
    <w:uiPriority w:val="99"/>
    <w:rsid w:val="00474C42"/>
    <w:rPr>
      <w:rFonts w:ascii="仿宋_GB2312" w:eastAsia="仿宋_GB2312" w:hAnsi="Times New Roman" w:cs="Times New Roman"/>
      <w:color w:val="000000"/>
      <w:kern w:val="0"/>
      <w:sz w:val="28"/>
      <w:szCs w:val="20"/>
      <w:u w:color="000000"/>
    </w:rPr>
  </w:style>
  <w:style w:type="paragraph" w:customStyle="1" w:styleId="Charf0">
    <w:name w:val="Char"/>
    <w:basedOn w:val="a"/>
    <w:link w:val="CharChar4"/>
    <w:rsid w:val="00474C42"/>
    <w:rPr>
      <w:rFonts w:ascii="Times New Roman" w:hAnsi="Times New Roman"/>
      <w:szCs w:val="24"/>
    </w:rPr>
  </w:style>
  <w:style w:type="character" w:customStyle="1" w:styleId="Char0">
    <w:name w:val="批注文字 Char"/>
    <w:basedOn w:val="a0"/>
    <w:link w:val="a4"/>
    <w:rsid w:val="00474C42"/>
    <w:rPr>
      <w:rFonts w:ascii="宋体" w:eastAsia="全真楷書" w:hAnsi="Times New Roman" w:cs="Times New Roman"/>
      <w:color w:val="000000"/>
      <w:kern w:val="0"/>
      <w:sz w:val="28"/>
      <w:szCs w:val="20"/>
      <w:u w:color="000000"/>
    </w:rPr>
  </w:style>
  <w:style w:type="character" w:customStyle="1" w:styleId="2Char20">
    <w:name w:val="标题 2 Char2"/>
    <w:rsid w:val="00474C42"/>
    <w:rPr>
      <w:rFonts w:ascii="Arial" w:eastAsia="黑体" w:hAnsi="Arial"/>
      <w:b/>
      <w:bCs/>
      <w:color w:val="000000"/>
      <w:sz w:val="32"/>
      <w:szCs w:val="32"/>
      <w:u w:color="000000"/>
      <w:lang w:val="en-US" w:eastAsia="zh-CN" w:bidi="ar-SA"/>
    </w:rPr>
  </w:style>
  <w:style w:type="paragraph" w:customStyle="1" w:styleId="12">
    <w:name w:val="日期1"/>
    <w:basedOn w:val="a"/>
    <w:next w:val="a"/>
    <w:rsid w:val="00474C42"/>
    <w:pPr>
      <w:widowControl/>
      <w:spacing w:line="351" w:lineRule="atLeast"/>
      <w:ind w:firstLine="419"/>
      <w:textAlignment w:val="baseline"/>
    </w:pPr>
    <w:rPr>
      <w:rFonts w:ascii="宋体" w:hAnsi="Times New Roman"/>
      <w:color w:val="000000"/>
      <w:kern w:val="0"/>
      <w:sz w:val="24"/>
      <w:szCs w:val="20"/>
      <w:u w:color="000000"/>
    </w:rPr>
  </w:style>
  <w:style w:type="character" w:customStyle="1" w:styleId="3Char10">
    <w:name w:val="标题 3 Char1"/>
    <w:rsid w:val="00474C42"/>
    <w:rPr>
      <w:rFonts w:eastAsia="宋体"/>
      <w:b/>
      <w:bCs/>
      <w:kern w:val="2"/>
      <w:sz w:val="32"/>
      <w:szCs w:val="32"/>
      <w:lang w:val="en-US" w:eastAsia="zh-CN" w:bidi="ar-SA"/>
    </w:rPr>
  </w:style>
  <w:style w:type="character" w:customStyle="1" w:styleId="aff0">
    <w:name w:val="链接"/>
    <w:rsid w:val="00474C42"/>
    <w:rPr>
      <w:rFonts w:ascii="Times New Roman" w:eastAsia="宋体"/>
      <w:color w:val="0000FF"/>
      <w:sz w:val="21"/>
      <w:u w:val="single" w:color="0000FF"/>
      <w:vertAlign w:val="baseline"/>
      <w:lang w:val="en-US" w:eastAsia="zh-CN"/>
    </w:rPr>
  </w:style>
  <w:style w:type="paragraph" w:customStyle="1" w:styleId="110">
    <w:name w:val="标题 11"/>
    <w:basedOn w:val="a"/>
    <w:next w:val="a"/>
    <w:rsid w:val="00474C42"/>
    <w:pPr>
      <w:widowControl/>
      <w:spacing w:before="340" w:after="328" w:line="1496" w:lineRule="atLeast"/>
      <w:ind w:firstLine="419"/>
      <w:textAlignment w:val="baseline"/>
    </w:pPr>
    <w:rPr>
      <w:rFonts w:ascii="Times New Roman" w:hAnsi="Times New Roman"/>
      <w:b/>
      <w:color w:val="000000"/>
      <w:kern w:val="0"/>
      <w:sz w:val="44"/>
      <w:szCs w:val="20"/>
      <w:u w:color="000000"/>
    </w:rPr>
  </w:style>
  <w:style w:type="paragraph" w:customStyle="1" w:styleId="210">
    <w:name w:val="标题 21"/>
    <w:basedOn w:val="a"/>
    <w:next w:val="a"/>
    <w:rsid w:val="00474C42"/>
    <w:pPr>
      <w:widowControl/>
      <w:spacing w:before="260" w:after="260" w:line="861" w:lineRule="atLeast"/>
      <w:ind w:firstLine="419"/>
      <w:textAlignment w:val="baseline"/>
    </w:pPr>
    <w:rPr>
      <w:rFonts w:ascii="Arial" w:eastAsia="黑体" w:hAnsi="Times New Roman"/>
      <w:b/>
      <w:color w:val="000000"/>
      <w:kern w:val="0"/>
      <w:sz w:val="31"/>
      <w:szCs w:val="20"/>
      <w:u w:color="000000"/>
    </w:rPr>
  </w:style>
  <w:style w:type="paragraph" w:customStyle="1" w:styleId="320">
    <w:name w:val="标题 32"/>
    <w:basedOn w:val="a"/>
    <w:next w:val="a"/>
    <w:rsid w:val="00474C42"/>
    <w:pPr>
      <w:widowControl/>
      <w:spacing w:before="260" w:after="260" w:line="861" w:lineRule="atLeast"/>
      <w:ind w:firstLine="419"/>
      <w:textAlignment w:val="baseline"/>
    </w:pPr>
    <w:rPr>
      <w:rFonts w:ascii="Times New Roman" w:hAnsi="Times New Roman"/>
      <w:b/>
      <w:color w:val="000000"/>
      <w:kern w:val="0"/>
      <w:sz w:val="31"/>
      <w:szCs w:val="20"/>
      <w:u w:color="000000"/>
    </w:rPr>
  </w:style>
  <w:style w:type="paragraph" w:customStyle="1" w:styleId="41">
    <w:name w:val="标题 41"/>
    <w:basedOn w:val="a"/>
    <w:next w:val="a"/>
    <w:rsid w:val="00474C42"/>
    <w:pPr>
      <w:widowControl/>
      <w:spacing w:before="277" w:after="289" w:line="719" w:lineRule="atLeast"/>
      <w:ind w:firstLine="419"/>
      <w:textAlignment w:val="baseline"/>
    </w:pPr>
    <w:rPr>
      <w:rFonts w:ascii="Arial" w:eastAsia="黑体" w:hAnsi="Times New Roman"/>
      <w:b/>
      <w:color w:val="000000"/>
      <w:kern w:val="0"/>
      <w:sz w:val="28"/>
      <w:szCs w:val="20"/>
      <w:u w:color="000000"/>
    </w:rPr>
  </w:style>
  <w:style w:type="paragraph" w:customStyle="1" w:styleId="61">
    <w:name w:val="标题 61"/>
    <w:basedOn w:val="a"/>
    <w:next w:val="a"/>
    <w:rsid w:val="00474C42"/>
    <w:pPr>
      <w:widowControl/>
      <w:spacing w:before="238" w:after="62" w:line="561" w:lineRule="atLeast"/>
      <w:textAlignment w:val="baseline"/>
    </w:pPr>
    <w:rPr>
      <w:rFonts w:ascii="Arial" w:eastAsia="黑体" w:hAnsi="Times New Roman"/>
      <w:b/>
      <w:color w:val="000000"/>
      <w:kern w:val="0"/>
      <w:sz w:val="24"/>
      <w:szCs w:val="20"/>
      <w:u w:color="000000"/>
    </w:rPr>
  </w:style>
  <w:style w:type="paragraph" w:customStyle="1" w:styleId="71">
    <w:name w:val="标题 71"/>
    <w:basedOn w:val="a"/>
    <w:next w:val="a"/>
    <w:rsid w:val="00474C42"/>
    <w:pPr>
      <w:widowControl/>
      <w:spacing w:before="238" w:after="62" w:line="561" w:lineRule="atLeast"/>
      <w:textAlignment w:val="baseline"/>
    </w:pPr>
    <w:rPr>
      <w:rFonts w:ascii="宋体" w:eastAsia="仿宋_GB2312" w:hAnsi="Times New Roman"/>
      <w:b/>
      <w:color w:val="000000"/>
      <w:kern w:val="0"/>
      <w:sz w:val="24"/>
      <w:szCs w:val="20"/>
      <w:u w:color="000000"/>
    </w:rPr>
  </w:style>
  <w:style w:type="paragraph" w:customStyle="1" w:styleId="81">
    <w:name w:val="标题 81"/>
    <w:basedOn w:val="a"/>
    <w:next w:val="a"/>
    <w:rsid w:val="00474C42"/>
    <w:pPr>
      <w:widowControl/>
      <w:spacing w:before="238" w:after="62" w:line="561" w:lineRule="atLeast"/>
      <w:textAlignment w:val="baseline"/>
    </w:pPr>
    <w:rPr>
      <w:rFonts w:ascii="Arial" w:eastAsia="黑体" w:hAnsi="Times New Roman"/>
      <w:color w:val="000000"/>
      <w:kern w:val="0"/>
      <w:sz w:val="24"/>
      <w:szCs w:val="20"/>
      <w:u w:color="000000"/>
    </w:rPr>
  </w:style>
  <w:style w:type="paragraph" w:customStyle="1" w:styleId="91">
    <w:name w:val="标题 91"/>
    <w:basedOn w:val="a"/>
    <w:next w:val="a"/>
    <w:rsid w:val="00474C42"/>
    <w:pPr>
      <w:widowControl/>
      <w:spacing w:before="238" w:after="62" w:line="561" w:lineRule="atLeast"/>
      <w:textAlignment w:val="baseline"/>
    </w:pPr>
    <w:rPr>
      <w:rFonts w:ascii="Arial" w:eastAsia="黑体" w:hAnsi="Times New Roman"/>
      <w:color w:val="000000"/>
      <w:kern w:val="0"/>
      <w:sz w:val="24"/>
      <w:szCs w:val="20"/>
      <w:u w:color="000000"/>
    </w:rPr>
  </w:style>
  <w:style w:type="character" w:customStyle="1" w:styleId="13">
    <w:name w:val="默认段落字体1"/>
    <w:rsid w:val="00474C42"/>
    <w:rPr>
      <w:rFonts w:ascii="Times New Roman" w:eastAsia="宋体"/>
      <w:color w:val="000000"/>
      <w:spacing w:val="0"/>
      <w:w w:val="100"/>
      <w:sz w:val="21"/>
      <w:u w:val="none" w:color="000000"/>
      <w:vertAlign w:val="baseline"/>
      <w:lang w:val="en-US" w:eastAsia="zh-CN"/>
    </w:rPr>
  </w:style>
  <w:style w:type="paragraph" w:customStyle="1" w:styleId="14">
    <w:name w:val="普通表格1"/>
    <w:rsid w:val="00474C42"/>
    <w:pPr>
      <w:spacing w:line="351" w:lineRule="atLeast"/>
      <w:ind w:firstLine="419"/>
      <w:jc w:val="both"/>
      <w:textAlignment w:val="baseline"/>
    </w:pPr>
    <w:rPr>
      <w:rFonts w:ascii="Times New Roman" w:eastAsia="宋体" w:hAnsi="Times New Roman" w:cs="Times New Roman"/>
      <w:color w:val="000000"/>
      <w:sz w:val="21"/>
      <w:u w:color="000000"/>
    </w:rPr>
  </w:style>
  <w:style w:type="paragraph" w:customStyle="1" w:styleId="aff1">
    <w:name w:val="报告"/>
    <w:basedOn w:val="a"/>
    <w:rsid w:val="00474C42"/>
    <w:pPr>
      <w:widowControl/>
      <w:spacing w:before="73" w:after="45" w:line="691" w:lineRule="atLeast"/>
      <w:ind w:right="-96" w:firstLine="198"/>
      <w:textAlignment w:val="baseline"/>
    </w:pPr>
    <w:rPr>
      <w:rFonts w:ascii="Times New Roman" w:hAnsi="Times New Roman"/>
      <w:color w:val="000000"/>
      <w:kern w:val="0"/>
      <w:sz w:val="24"/>
      <w:szCs w:val="20"/>
      <w:u w:color="000000"/>
    </w:rPr>
  </w:style>
  <w:style w:type="paragraph" w:customStyle="1" w:styleId="aff2">
    <w:name w:val="表格内容"/>
    <w:basedOn w:val="a"/>
    <w:rsid w:val="00474C42"/>
    <w:pPr>
      <w:widowControl/>
      <w:spacing w:line="351" w:lineRule="atLeast"/>
      <w:ind w:firstLine="419"/>
      <w:jc w:val="center"/>
      <w:textAlignment w:val="baseline"/>
    </w:pPr>
    <w:rPr>
      <w:rFonts w:ascii="Times New Roman" w:hAnsi="Times New Roman"/>
      <w:color w:val="000000"/>
      <w:kern w:val="0"/>
      <w:sz w:val="24"/>
      <w:szCs w:val="20"/>
      <w:u w:color="000000"/>
    </w:rPr>
  </w:style>
  <w:style w:type="paragraph" w:customStyle="1" w:styleId="aff3">
    <w:name w:val="正文楷体"/>
    <w:basedOn w:val="a"/>
    <w:rsid w:val="00474C42"/>
    <w:pPr>
      <w:widowControl/>
      <w:spacing w:line="351" w:lineRule="atLeast"/>
      <w:ind w:firstLine="419"/>
      <w:textAlignment w:val="baseline"/>
    </w:pPr>
    <w:rPr>
      <w:rFonts w:ascii="Times New Roman" w:eastAsia="楷体_GB2312" w:hAnsi="Times New Roman"/>
      <w:color w:val="000000"/>
      <w:kern w:val="0"/>
      <w:szCs w:val="20"/>
      <w:u w:color="000000"/>
    </w:rPr>
  </w:style>
  <w:style w:type="paragraph" w:customStyle="1" w:styleId="15">
    <w:name w:val="正文缩进1"/>
    <w:basedOn w:val="a"/>
    <w:rsid w:val="00474C42"/>
    <w:pPr>
      <w:widowControl/>
      <w:spacing w:line="351" w:lineRule="atLeast"/>
      <w:ind w:firstLine="419"/>
      <w:textAlignment w:val="baseline"/>
    </w:pPr>
    <w:rPr>
      <w:rFonts w:ascii="Times New Roman" w:hAnsi="Times New Roman"/>
      <w:color w:val="000000"/>
      <w:kern w:val="0"/>
      <w:szCs w:val="20"/>
      <w:u w:color="000000"/>
    </w:rPr>
  </w:style>
  <w:style w:type="character" w:customStyle="1" w:styleId="Char2">
    <w:name w:val="正文文本 Char"/>
    <w:basedOn w:val="a0"/>
    <w:link w:val="a6"/>
    <w:rsid w:val="00474C42"/>
    <w:rPr>
      <w:rFonts w:ascii="Times New Roman" w:eastAsia="宋体" w:hAnsi="Times New Roman" w:cs="Times New Roman"/>
      <w:color w:val="000000"/>
      <w:kern w:val="0"/>
      <w:szCs w:val="20"/>
      <w:u w:color="000000"/>
    </w:rPr>
  </w:style>
  <w:style w:type="character" w:customStyle="1" w:styleId="Char8">
    <w:name w:val="正文文本缩进 Char"/>
    <w:basedOn w:val="a0"/>
    <w:link w:val="af0"/>
    <w:rsid w:val="00474C42"/>
    <w:rPr>
      <w:rFonts w:ascii="仿宋_GB2312" w:eastAsia="仿宋_GB2312" w:hAnsi="Times New Roman" w:cs="Times New Roman"/>
      <w:color w:val="000000"/>
      <w:kern w:val="0"/>
      <w:sz w:val="28"/>
      <w:szCs w:val="20"/>
      <w:u w:color="000000"/>
    </w:rPr>
  </w:style>
  <w:style w:type="paragraph" w:customStyle="1" w:styleId="aff4">
    <w:name w:val="表格文字"/>
    <w:basedOn w:val="a"/>
    <w:rsid w:val="00474C42"/>
    <w:pPr>
      <w:widowControl/>
      <w:spacing w:line="606" w:lineRule="atLeast"/>
      <w:ind w:firstLine="419"/>
      <w:jc w:val="center"/>
      <w:textAlignment w:val="baseline"/>
    </w:pPr>
    <w:rPr>
      <w:rFonts w:ascii="仿宋_GB2312" w:eastAsia="仿宋_GB2312" w:hAnsi="Times New Roman"/>
      <w:color w:val="000000"/>
      <w:kern w:val="0"/>
      <w:sz w:val="24"/>
      <w:szCs w:val="20"/>
      <w:u w:color="000000"/>
    </w:rPr>
  </w:style>
  <w:style w:type="paragraph" w:customStyle="1" w:styleId="34">
    <w:name w:val="正文缩进3"/>
    <w:basedOn w:val="a"/>
    <w:rsid w:val="00474C42"/>
    <w:pPr>
      <w:widowControl/>
      <w:spacing w:line="606" w:lineRule="atLeast"/>
      <w:ind w:firstLine="419"/>
      <w:jc w:val="left"/>
      <w:textAlignment w:val="baseline"/>
    </w:pPr>
    <w:rPr>
      <w:rFonts w:ascii="宋体" w:eastAsia="PMingLiU" w:hAnsi="Times New Roman"/>
      <w:color w:val="000000"/>
      <w:kern w:val="0"/>
      <w:sz w:val="24"/>
      <w:szCs w:val="20"/>
      <w:u w:color="000000"/>
    </w:rPr>
  </w:style>
  <w:style w:type="paragraph" w:customStyle="1" w:styleId="aff5">
    <w:name w:val="表中文字"/>
    <w:basedOn w:val="a"/>
    <w:rsid w:val="00474C42"/>
    <w:pPr>
      <w:widowControl/>
      <w:spacing w:line="566" w:lineRule="atLeast"/>
      <w:ind w:firstLine="419"/>
      <w:jc w:val="center"/>
      <w:textAlignment w:val="baseline"/>
    </w:pPr>
    <w:rPr>
      <w:rFonts w:ascii="宋体" w:hAnsi="Times New Roman"/>
      <w:color w:val="000000"/>
      <w:kern w:val="0"/>
      <w:sz w:val="24"/>
      <w:szCs w:val="20"/>
      <w:u w:color="000000"/>
    </w:rPr>
  </w:style>
  <w:style w:type="paragraph" w:customStyle="1" w:styleId="16">
    <w:name w:val="网格型1"/>
    <w:basedOn w:val="14"/>
    <w:rsid w:val="00474C42"/>
  </w:style>
  <w:style w:type="character" w:customStyle="1" w:styleId="Char3">
    <w:name w:val="注释标题 Char"/>
    <w:basedOn w:val="a0"/>
    <w:link w:val="a8"/>
    <w:rsid w:val="00474C42"/>
    <w:rPr>
      <w:rFonts w:ascii="Times New Roman" w:eastAsia="宋体" w:hAnsi="Times New Roman" w:cs="Times New Roman"/>
      <w:color w:val="000000"/>
      <w:kern w:val="0"/>
      <w:szCs w:val="20"/>
      <w:u w:color="000000"/>
    </w:rPr>
  </w:style>
  <w:style w:type="paragraph" w:customStyle="1" w:styleId="xl740">
    <w:name w:val="xl740"/>
    <w:basedOn w:val="a"/>
    <w:rsid w:val="00474C42"/>
    <w:pPr>
      <w:widowControl/>
      <w:spacing w:before="102" w:after="102" w:line="351" w:lineRule="atLeast"/>
      <w:ind w:firstLine="419"/>
      <w:jc w:val="center"/>
      <w:textAlignment w:val="baseline"/>
    </w:pPr>
    <w:rPr>
      <w:rFonts w:ascii="Courier New" w:eastAsia="Arial Unicode MS" w:hAnsi="Times New Roman"/>
      <w:color w:val="000000"/>
      <w:kern w:val="0"/>
      <w:sz w:val="24"/>
      <w:szCs w:val="20"/>
      <w:u w:color="000000"/>
    </w:rPr>
  </w:style>
  <w:style w:type="character" w:customStyle="1" w:styleId="2Char2">
    <w:name w:val="正文文本 2 Char"/>
    <w:basedOn w:val="a0"/>
    <w:link w:val="23"/>
    <w:rsid w:val="00474C42"/>
    <w:rPr>
      <w:rFonts w:ascii="Times New Roman" w:eastAsia="宋体" w:hAnsi="Times New Roman" w:cs="Times New Roman"/>
      <w:color w:val="000000"/>
      <w:kern w:val="0"/>
      <w:szCs w:val="20"/>
      <w:u w:color="000000"/>
    </w:rPr>
  </w:style>
  <w:style w:type="paragraph" w:customStyle="1" w:styleId="111">
    <w:name w:val="目录 11"/>
    <w:basedOn w:val="a"/>
    <w:next w:val="a"/>
    <w:rsid w:val="00474C42"/>
    <w:pPr>
      <w:widowControl/>
      <w:spacing w:line="617" w:lineRule="atLeast"/>
      <w:ind w:firstLine="419"/>
      <w:textAlignment w:val="baseline"/>
    </w:pPr>
    <w:rPr>
      <w:rFonts w:ascii="仿宋_GB2312" w:eastAsia="仿宋_GB2312" w:hAnsi="Times New Roman"/>
      <w:color w:val="000000"/>
      <w:kern w:val="0"/>
      <w:szCs w:val="20"/>
      <w:u w:color="000000"/>
    </w:rPr>
  </w:style>
  <w:style w:type="paragraph" w:customStyle="1" w:styleId="17">
    <w:name w:val="样式1"/>
    <w:basedOn w:val="40"/>
    <w:link w:val="1Char0"/>
    <w:rsid w:val="00474C42"/>
    <w:pPr>
      <w:spacing w:line="351" w:lineRule="atLeast"/>
      <w:ind w:firstLine="419"/>
      <w:jc w:val="both"/>
    </w:pPr>
    <w:rPr>
      <w:sz w:val="21"/>
    </w:rPr>
  </w:style>
  <w:style w:type="character" w:customStyle="1" w:styleId="1Char0">
    <w:name w:val="样式1 Char"/>
    <w:link w:val="17"/>
    <w:rsid w:val="00474C42"/>
    <w:rPr>
      <w:rFonts w:ascii="Times New Roman" w:eastAsia="宋体" w:hAnsi="Times New Roman" w:cs="Times New Roman"/>
      <w:color w:val="000000"/>
      <w:kern w:val="0"/>
      <w:szCs w:val="20"/>
      <w:u w:color="000000"/>
    </w:rPr>
  </w:style>
  <w:style w:type="paragraph" w:customStyle="1" w:styleId="42">
    <w:name w:val="标题4"/>
    <w:basedOn w:val="41"/>
    <w:rsid w:val="00474C42"/>
    <w:pPr>
      <w:spacing w:line="572" w:lineRule="atLeast"/>
    </w:pPr>
    <w:rPr>
      <w:rFonts w:ascii="Times New Roman" w:eastAsia="宋体"/>
      <w:b w:val="0"/>
      <w:sz w:val="21"/>
    </w:rPr>
  </w:style>
  <w:style w:type="character" w:customStyle="1" w:styleId="3Char0">
    <w:name w:val="正文文本 3 Char"/>
    <w:basedOn w:val="a0"/>
    <w:link w:val="31"/>
    <w:rsid w:val="00474C42"/>
    <w:rPr>
      <w:rFonts w:ascii="宋体" w:eastAsia="宋体" w:hAnsi="Times New Roman" w:cs="Times New Roman"/>
      <w:color w:val="000000"/>
      <w:kern w:val="0"/>
      <w:szCs w:val="20"/>
      <w:u w:color="000000"/>
    </w:rPr>
  </w:style>
  <w:style w:type="paragraph" w:customStyle="1" w:styleId="aff6">
    <w:name w:val="表格"/>
    <w:link w:val="Charf1"/>
    <w:rsid w:val="00474C42"/>
    <w:pPr>
      <w:spacing w:line="487" w:lineRule="atLeast"/>
      <w:ind w:right="306" w:firstLine="419"/>
      <w:jc w:val="center"/>
      <w:textAlignment w:val="baseline"/>
    </w:pPr>
    <w:rPr>
      <w:rFonts w:ascii="仿宋_GB2312" w:eastAsia="仿宋_GB2312" w:hAnsi="Times New Roman" w:cs="Times New Roman"/>
      <w:color w:val="000000"/>
      <w:sz w:val="24"/>
      <w:u w:color="000000"/>
    </w:rPr>
  </w:style>
  <w:style w:type="character" w:customStyle="1" w:styleId="Charf1">
    <w:name w:val="表格 Char"/>
    <w:link w:val="aff6"/>
    <w:rsid w:val="00474C42"/>
    <w:rPr>
      <w:rFonts w:ascii="仿宋_GB2312" w:eastAsia="仿宋_GB2312" w:hAnsi="Times New Roman" w:cs="Times New Roman"/>
      <w:color w:val="000000"/>
      <w:kern w:val="0"/>
      <w:sz w:val="24"/>
      <w:szCs w:val="20"/>
      <w:u w:color="000000"/>
    </w:rPr>
  </w:style>
  <w:style w:type="paragraph" w:customStyle="1" w:styleId="BodyText21">
    <w:name w:val="Body Text 21"/>
    <w:basedOn w:val="a"/>
    <w:rsid w:val="00474C42"/>
    <w:pPr>
      <w:widowControl/>
      <w:spacing w:line="351" w:lineRule="atLeast"/>
      <w:ind w:firstLine="419"/>
      <w:textAlignment w:val="baseline"/>
    </w:pPr>
    <w:rPr>
      <w:rFonts w:ascii="Times New Roman" w:eastAsia="仿宋体" w:hAnsi="Times New Roman"/>
      <w:color w:val="000000"/>
      <w:kern w:val="0"/>
      <w:sz w:val="24"/>
      <w:szCs w:val="20"/>
      <w:u w:color="000000"/>
    </w:rPr>
  </w:style>
  <w:style w:type="character" w:customStyle="1" w:styleId="style21">
    <w:name w:val="style21"/>
    <w:rsid w:val="00474C42"/>
    <w:rPr>
      <w:rFonts w:ascii="Times New Roman" w:eastAsia="宋体"/>
      <w:color w:val="333333"/>
      <w:spacing w:val="0"/>
      <w:w w:val="100"/>
      <w:sz w:val="21"/>
      <w:u w:val="none" w:color="000000"/>
      <w:vertAlign w:val="baseline"/>
      <w:lang w:val="en-US" w:eastAsia="zh-CN"/>
    </w:rPr>
  </w:style>
  <w:style w:type="character" w:customStyle="1" w:styleId="Charf2">
    <w:name w:val="正文（首行缩进两字） Char"/>
    <w:rsid w:val="00474C42"/>
    <w:rPr>
      <w:rFonts w:ascii="Times New Roman" w:eastAsia="仿宋_GB2312"/>
      <w:color w:val="000000"/>
      <w:spacing w:val="0"/>
      <w:w w:val="100"/>
      <w:sz w:val="28"/>
      <w:u w:val="none" w:color="000000"/>
      <w:vertAlign w:val="baseline"/>
      <w:lang w:val="en-US" w:eastAsia="zh-CN"/>
    </w:rPr>
  </w:style>
  <w:style w:type="paragraph" w:customStyle="1" w:styleId="xl25">
    <w:name w:val="xl25"/>
    <w:basedOn w:val="a"/>
    <w:rsid w:val="00474C42"/>
    <w:pPr>
      <w:widowControl/>
      <w:spacing w:before="102" w:after="102" w:line="606" w:lineRule="atLeast"/>
      <w:ind w:firstLine="419"/>
      <w:jc w:val="center"/>
      <w:textAlignment w:val="baseline"/>
    </w:pPr>
    <w:rPr>
      <w:rFonts w:ascii="宋体" w:hAnsi="Times New Roman"/>
      <w:color w:val="000000"/>
      <w:kern w:val="0"/>
      <w:sz w:val="24"/>
      <w:szCs w:val="20"/>
      <w:u w:color="000000"/>
    </w:rPr>
  </w:style>
  <w:style w:type="character" w:customStyle="1" w:styleId="2Char0">
    <w:name w:val="正文文本缩进 2 Char"/>
    <w:basedOn w:val="a0"/>
    <w:link w:val="20"/>
    <w:rsid w:val="00474C42"/>
    <w:rPr>
      <w:rFonts w:ascii="宋体" w:eastAsia="宋体" w:hAnsi="Times New Roman" w:cs="Times New Roman"/>
      <w:color w:val="000000"/>
      <w:kern w:val="0"/>
      <w:sz w:val="28"/>
      <w:szCs w:val="20"/>
      <w:u w:color="000000"/>
    </w:rPr>
  </w:style>
  <w:style w:type="character" w:customStyle="1" w:styleId="3Char1">
    <w:name w:val="正文文本缩进 3 Char"/>
    <w:basedOn w:val="a0"/>
    <w:link w:val="33"/>
    <w:rsid w:val="00474C42"/>
    <w:rPr>
      <w:rFonts w:ascii="宋体" w:eastAsia="宋体" w:hAnsi="Times New Roman" w:cs="Times New Roman"/>
      <w:color w:val="000000"/>
      <w:kern w:val="0"/>
      <w:sz w:val="24"/>
      <w:szCs w:val="20"/>
      <w:u w:color="000000"/>
    </w:rPr>
  </w:style>
  <w:style w:type="character" w:customStyle="1" w:styleId="dir">
    <w:name w:val="dir"/>
    <w:rsid w:val="00474C42"/>
    <w:rPr>
      <w:rFonts w:ascii="Times New Roman" w:eastAsia="宋体"/>
      <w:color w:val="000000"/>
      <w:spacing w:val="0"/>
      <w:w w:val="100"/>
      <w:sz w:val="21"/>
      <w:u w:val="none" w:color="000000"/>
      <w:vertAlign w:val="baseline"/>
      <w:lang w:val="en-US" w:eastAsia="zh-CN"/>
    </w:rPr>
  </w:style>
  <w:style w:type="paragraph" w:customStyle="1" w:styleId="xl24">
    <w:name w:val="xl24"/>
    <w:basedOn w:val="a"/>
    <w:rsid w:val="00474C42"/>
    <w:pPr>
      <w:widowControl/>
      <w:spacing w:before="102" w:after="102" w:line="606" w:lineRule="atLeast"/>
      <w:ind w:firstLine="419"/>
      <w:textAlignment w:val="top"/>
    </w:pPr>
    <w:rPr>
      <w:rFonts w:ascii="楷体_GB2312" w:eastAsia="楷体_GB2312" w:hAnsi="Times New Roman"/>
      <w:color w:val="000000"/>
      <w:kern w:val="0"/>
      <w:sz w:val="24"/>
      <w:szCs w:val="20"/>
      <w:u w:color="000000"/>
    </w:rPr>
  </w:style>
  <w:style w:type="character" w:customStyle="1" w:styleId="Charf">
    <w:name w:val="脚注文本 Char"/>
    <w:basedOn w:val="a0"/>
    <w:link w:val="af8"/>
    <w:rsid w:val="00474C42"/>
    <w:rPr>
      <w:rFonts w:ascii="楷体_GB2312" w:eastAsia="楷体_GB2312" w:hAnsi="Times New Roman" w:cs="Times New Roman"/>
      <w:color w:val="000000"/>
      <w:kern w:val="0"/>
      <w:sz w:val="18"/>
      <w:szCs w:val="20"/>
      <w:u w:color="000000"/>
    </w:rPr>
  </w:style>
  <w:style w:type="paragraph" w:customStyle="1" w:styleId="xl26">
    <w:name w:val="xl26"/>
    <w:basedOn w:val="a"/>
    <w:rsid w:val="00474C42"/>
    <w:pPr>
      <w:widowControl/>
      <w:spacing w:before="102" w:after="102" w:line="606" w:lineRule="atLeast"/>
      <w:ind w:firstLine="419"/>
      <w:jc w:val="center"/>
      <w:textAlignment w:val="top"/>
    </w:pPr>
    <w:rPr>
      <w:rFonts w:ascii="宋体" w:hAnsi="Times New Roman"/>
      <w:color w:val="000000"/>
      <w:kern w:val="0"/>
      <w:sz w:val="24"/>
      <w:szCs w:val="20"/>
      <w:u w:color="000000"/>
    </w:rPr>
  </w:style>
  <w:style w:type="paragraph" w:customStyle="1" w:styleId="220">
    <w:name w:val="样式 标题 2 + 首行缩进:  2 字符"/>
    <w:rsid w:val="00474C42"/>
    <w:pPr>
      <w:spacing w:before="39" w:after="39" w:line="737" w:lineRule="atLeast"/>
      <w:ind w:firstLine="419"/>
      <w:jc w:val="both"/>
      <w:textAlignment w:val="baseline"/>
    </w:pPr>
    <w:rPr>
      <w:rFonts w:ascii="Times New Roman" w:eastAsia="宋体" w:hAnsi="Times New Roman" w:cs="Times New Roman"/>
      <w:color w:val="000000"/>
      <w:sz w:val="21"/>
      <w:u w:color="000000"/>
    </w:rPr>
  </w:style>
  <w:style w:type="paragraph" w:customStyle="1" w:styleId="xl23">
    <w:name w:val="xl23"/>
    <w:basedOn w:val="a"/>
    <w:rsid w:val="00474C42"/>
    <w:pPr>
      <w:widowControl/>
      <w:spacing w:before="102" w:after="102" w:line="351" w:lineRule="atLeast"/>
      <w:ind w:firstLine="419"/>
      <w:jc w:val="center"/>
      <w:textAlignment w:val="baseline"/>
    </w:pPr>
    <w:rPr>
      <w:rFonts w:ascii="仿宋_GB2312" w:eastAsia="仿宋_GB2312" w:hAnsi="Times New Roman"/>
      <w:color w:val="000000"/>
      <w:kern w:val="0"/>
      <w:szCs w:val="20"/>
      <w:u w:color="000000"/>
    </w:rPr>
  </w:style>
  <w:style w:type="paragraph" w:customStyle="1" w:styleId="aff7">
    <w:name w:val="表头"/>
    <w:basedOn w:val="34"/>
    <w:link w:val="Charf3"/>
    <w:rsid w:val="00474C42"/>
    <w:pPr>
      <w:spacing w:line="425" w:lineRule="atLeast"/>
      <w:ind w:firstLine="561"/>
      <w:jc w:val="both"/>
    </w:pPr>
    <w:rPr>
      <w:rFonts w:ascii="Times New Roman" w:eastAsia="黑体"/>
      <w:sz w:val="21"/>
    </w:rPr>
  </w:style>
  <w:style w:type="character" w:customStyle="1" w:styleId="Charf3">
    <w:name w:val="表头 Char"/>
    <w:link w:val="aff7"/>
    <w:rsid w:val="00474C42"/>
    <w:rPr>
      <w:rFonts w:ascii="Times New Roman" w:eastAsia="黑体" w:hAnsi="Times New Roman" w:cs="Times New Roman"/>
      <w:color w:val="000000"/>
      <w:kern w:val="0"/>
      <w:szCs w:val="20"/>
      <w:u w:color="000000"/>
    </w:rPr>
  </w:style>
  <w:style w:type="character" w:customStyle="1" w:styleId="style171">
    <w:name w:val="style171"/>
    <w:rsid w:val="00474C42"/>
    <w:rPr>
      <w:rFonts w:ascii="Times New Roman" w:eastAsia="宋体"/>
      <w:color w:val="000000"/>
      <w:spacing w:val="0"/>
      <w:w w:val="100"/>
      <w:sz w:val="18"/>
      <w:u w:val="none" w:color="000000"/>
      <w:vertAlign w:val="baseline"/>
      <w:lang w:val="en-US" w:eastAsia="zh-CN"/>
    </w:rPr>
  </w:style>
  <w:style w:type="paragraph" w:customStyle="1" w:styleId="aff8">
    <w:name w:val="段落"/>
    <w:basedOn w:val="a"/>
    <w:rsid w:val="00474C42"/>
    <w:pPr>
      <w:widowControl/>
      <w:spacing w:line="702" w:lineRule="atLeast"/>
      <w:ind w:firstLine="561"/>
      <w:textAlignment w:val="baseline"/>
    </w:pPr>
    <w:rPr>
      <w:rFonts w:ascii="Times New Roman" w:hAnsi="Times New Roman"/>
      <w:color w:val="000000"/>
      <w:kern w:val="0"/>
      <w:sz w:val="28"/>
      <w:szCs w:val="20"/>
      <w:u w:color="000000"/>
    </w:rPr>
  </w:style>
  <w:style w:type="character" w:customStyle="1" w:styleId="Charf4">
    <w:name w:val="段落 Char"/>
    <w:rsid w:val="00474C42"/>
    <w:rPr>
      <w:rFonts w:ascii="Times New Roman" w:eastAsia="宋体"/>
      <w:color w:val="000000"/>
      <w:spacing w:val="0"/>
      <w:w w:val="100"/>
      <w:sz w:val="28"/>
      <w:u w:val="none" w:color="000000"/>
      <w:vertAlign w:val="baseline"/>
      <w:lang w:val="en-US" w:eastAsia="zh-CN"/>
    </w:rPr>
  </w:style>
  <w:style w:type="character" w:customStyle="1" w:styleId="f3">
    <w:name w:val="f3"/>
    <w:rsid w:val="00474C42"/>
    <w:rPr>
      <w:rFonts w:ascii="Times New Roman" w:eastAsia="宋体"/>
      <w:color w:val="000000"/>
      <w:spacing w:val="0"/>
      <w:w w:val="100"/>
      <w:sz w:val="21"/>
      <w:u w:val="none" w:color="000000"/>
      <w:vertAlign w:val="baseline"/>
      <w:lang w:val="en-US" w:eastAsia="zh-CN"/>
    </w:rPr>
  </w:style>
  <w:style w:type="paragraph" w:customStyle="1" w:styleId="aff9">
    <w:name w:val="小标题"/>
    <w:basedOn w:val="a"/>
    <w:rsid w:val="00474C42"/>
    <w:pPr>
      <w:widowControl/>
      <w:spacing w:before="73" w:after="45" w:line="731" w:lineRule="atLeast"/>
      <w:ind w:firstLine="419"/>
      <w:jc w:val="left"/>
      <w:textAlignment w:val="baseline"/>
    </w:pPr>
    <w:rPr>
      <w:rFonts w:ascii="Abadi MT Condensed" w:hAnsi="Times New Roman"/>
      <w:color w:val="000000"/>
      <w:kern w:val="0"/>
      <w:sz w:val="24"/>
      <w:szCs w:val="20"/>
      <w:u w:color="000000"/>
    </w:rPr>
  </w:style>
  <w:style w:type="character" w:customStyle="1" w:styleId="affa">
    <w:name w:val="个人撰写风格"/>
    <w:rsid w:val="00474C42"/>
    <w:rPr>
      <w:rFonts w:ascii="Arial" w:eastAsia="宋体"/>
      <w:color w:val="000000"/>
      <w:spacing w:val="0"/>
      <w:w w:val="100"/>
      <w:sz w:val="21"/>
      <w:u w:val="none" w:color="000000"/>
      <w:vertAlign w:val="baseline"/>
      <w:lang w:val="en-US" w:eastAsia="zh-CN"/>
    </w:rPr>
  </w:style>
  <w:style w:type="paragraph" w:customStyle="1" w:styleId="affb">
    <w:name w:val="表名"/>
    <w:basedOn w:val="a"/>
    <w:rsid w:val="00474C42"/>
    <w:pPr>
      <w:widowControl/>
      <w:spacing w:before="119" w:after="119" w:line="629" w:lineRule="atLeast"/>
      <w:ind w:firstLine="425"/>
      <w:jc w:val="center"/>
      <w:textAlignment w:val="baseline"/>
    </w:pPr>
    <w:rPr>
      <w:rFonts w:ascii="Times New Roman" w:hAnsi="Times New Roman"/>
      <w:color w:val="000000"/>
      <w:kern w:val="0"/>
      <w:sz w:val="24"/>
      <w:szCs w:val="20"/>
      <w:u w:color="000000"/>
    </w:rPr>
  </w:style>
  <w:style w:type="paragraph" w:customStyle="1" w:styleId="affc">
    <w:name w:val="单行主体文本"/>
    <w:basedOn w:val="a"/>
    <w:rsid w:val="00474C42"/>
    <w:pPr>
      <w:widowControl/>
      <w:spacing w:line="351" w:lineRule="atLeast"/>
      <w:ind w:firstLine="419"/>
      <w:jc w:val="left"/>
      <w:textAlignment w:val="baseline"/>
    </w:pPr>
    <w:rPr>
      <w:rFonts w:ascii="Times New Roman" w:hAnsi="Times New Roman"/>
      <w:color w:val="000000"/>
      <w:kern w:val="0"/>
      <w:sz w:val="24"/>
      <w:szCs w:val="20"/>
      <w:u w:color="000000"/>
    </w:rPr>
  </w:style>
  <w:style w:type="paragraph" w:customStyle="1" w:styleId="24">
    <w:name w:val="样式2"/>
    <w:basedOn w:val="a"/>
    <w:rsid w:val="00474C42"/>
    <w:pPr>
      <w:widowControl/>
      <w:spacing w:line="453" w:lineRule="atLeast"/>
      <w:ind w:firstLine="419"/>
      <w:jc w:val="center"/>
      <w:textAlignment w:val="baseline"/>
    </w:pPr>
    <w:rPr>
      <w:rFonts w:ascii="Times New Roman" w:hAnsi="Times New Roman"/>
      <w:b/>
      <w:color w:val="000000"/>
      <w:kern w:val="0"/>
      <w:szCs w:val="20"/>
      <w:u w:color="000000"/>
    </w:rPr>
  </w:style>
  <w:style w:type="paragraph" w:customStyle="1" w:styleId="35">
    <w:name w:val="样式3"/>
    <w:basedOn w:val="a"/>
    <w:rsid w:val="00474C42"/>
    <w:pPr>
      <w:widowControl/>
      <w:spacing w:line="351" w:lineRule="atLeast"/>
      <w:ind w:right="357" w:firstLine="419"/>
      <w:textAlignment w:val="baseline"/>
    </w:pPr>
    <w:rPr>
      <w:rFonts w:ascii="Times New Roman" w:hAnsi="Times New Roman"/>
      <w:b/>
      <w:color w:val="000000"/>
      <w:kern w:val="0"/>
      <w:szCs w:val="20"/>
      <w:u w:color="000000"/>
    </w:rPr>
  </w:style>
  <w:style w:type="character" w:customStyle="1" w:styleId="affd">
    <w:name w:val="个人答复风格"/>
    <w:rsid w:val="00474C42"/>
    <w:rPr>
      <w:rFonts w:ascii="Arial" w:eastAsia="宋体"/>
      <w:color w:val="000000"/>
      <w:spacing w:val="0"/>
      <w:w w:val="100"/>
      <w:sz w:val="21"/>
      <w:u w:val="none" w:color="000000"/>
      <w:vertAlign w:val="baseline"/>
      <w:lang w:val="en-US" w:eastAsia="zh-CN"/>
    </w:rPr>
  </w:style>
  <w:style w:type="paragraph" w:customStyle="1" w:styleId="43">
    <w:name w:val="样式4"/>
    <w:basedOn w:val="a"/>
    <w:rsid w:val="00474C42"/>
    <w:pPr>
      <w:widowControl/>
      <w:spacing w:line="351" w:lineRule="atLeast"/>
      <w:ind w:firstLine="419"/>
      <w:textAlignment w:val="baseline"/>
    </w:pPr>
    <w:rPr>
      <w:rFonts w:ascii="Times New Roman" w:hAnsi="Times New Roman"/>
      <w:color w:val="000000"/>
      <w:kern w:val="0"/>
      <w:szCs w:val="20"/>
      <w:u w:color="000000"/>
    </w:rPr>
  </w:style>
  <w:style w:type="character" w:customStyle="1" w:styleId="content1">
    <w:name w:val="content1"/>
    <w:rsid w:val="00474C42"/>
    <w:rPr>
      <w:rFonts w:ascii="Times New Roman" w:eastAsia="宋体"/>
      <w:color w:val="000000"/>
      <w:spacing w:val="0"/>
      <w:w w:val="100"/>
      <w:sz w:val="21"/>
      <w:u w:val="none" w:color="000000"/>
      <w:vertAlign w:val="baseline"/>
      <w:lang w:val="en-US" w:eastAsia="zh-CN"/>
    </w:rPr>
  </w:style>
  <w:style w:type="character" w:customStyle="1" w:styleId="unnamed1">
    <w:name w:val="unnamed1"/>
    <w:rsid w:val="00474C42"/>
    <w:rPr>
      <w:rFonts w:ascii="Times New Roman" w:eastAsia="宋体"/>
      <w:color w:val="000000"/>
      <w:spacing w:val="0"/>
      <w:w w:val="100"/>
      <w:sz w:val="21"/>
      <w:u w:val="none" w:color="000000"/>
      <w:vertAlign w:val="baseline"/>
      <w:lang w:val="en-US" w:eastAsia="zh-CN"/>
    </w:rPr>
  </w:style>
  <w:style w:type="paragraph" w:customStyle="1" w:styleId="affe">
    <w:name w:val="文本框文字"/>
    <w:basedOn w:val="af1"/>
    <w:next w:val="af1"/>
    <w:rsid w:val="00474C42"/>
    <w:pPr>
      <w:spacing w:before="0" w:line="606" w:lineRule="atLeast"/>
      <w:ind w:firstLine="0"/>
      <w:jc w:val="both"/>
    </w:pPr>
    <w:rPr>
      <w:rFonts w:ascii="宋体" w:eastAsia="宋体"/>
      <w:sz w:val="24"/>
    </w:rPr>
  </w:style>
  <w:style w:type="paragraph" w:customStyle="1" w:styleId="afff">
    <w:name w:val="内容"/>
    <w:basedOn w:val="a"/>
    <w:rsid w:val="00474C42"/>
    <w:pPr>
      <w:widowControl/>
      <w:spacing w:before="102" w:line="731" w:lineRule="atLeast"/>
      <w:ind w:firstLine="419"/>
      <w:jc w:val="center"/>
      <w:textAlignment w:val="baseline"/>
    </w:pPr>
    <w:rPr>
      <w:rFonts w:ascii="Times New Roman" w:eastAsia="黑体" w:hAnsi="Times New Roman"/>
      <w:color w:val="000000"/>
      <w:kern w:val="0"/>
      <w:sz w:val="36"/>
      <w:szCs w:val="20"/>
      <w:u w:color="000000"/>
    </w:rPr>
  </w:style>
  <w:style w:type="paragraph" w:customStyle="1" w:styleId="font5">
    <w:name w:val="font5"/>
    <w:basedOn w:val="a"/>
    <w:rsid w:val="00474C42"/>
    <w:pPr>
      <w:widowControl/>
      <w:spacing w:before="102" w:after="102" w:line="351" w:lineRule="atLeast"/>
      <w:ind w:firstLine="419"/>
      <w:jc w:val="left"/>
      <w:textAlignment w:val="baseline"/>
    </w:pPr>
    <w:rPr>
      <w:rFonts w:ascii="宋体" w:hAnsi="Times New Roman"/>
      <w:color w:val="000000"/>
      <w:kern w:val="0"/>
      <w:sz w:val="18"/>
      <w:szCs w:val="20"/>
      <w:u w:color="000000"/>
    </w:rPr>
  </w:style>
  <w:style w:type="paragraph" w:customStyle="1" w:styleId="font6">
    <w:name w:val="font6"/>
    <w:basedOn w:val="a"/>
    <w:rsid w:val="00474C42"/>
    <w:pPr>
      <w:widowControl/>
      <w:spacing w:before="102" w:after="102" w:line="351" w:lineRule="atLeast"/>
      <w:ind w:firstLine="419"/>
      <w:jc w:val="left"/>
      <w:textAlignment w:val="baseline"/>
    </w:pPr>
    <w:rPr>
      <w:rFonts w:ascii="宋体" w:hAnsi="Times New Roman"/>
      <w:color w:val="000000"/>
      <w:kern w:val="0"/>
      <w:szCs w:val="20"/>
      <w:u w:color="000000"/>
    </w:rPr>
  </w:style>
  <w:style w:type="paragraph" w:customStyle="1" w:styleId="font7">
    <w:name w:val="font7"/>
    <w:basedOn w:val="a"/>
    <w:rsid w:val="00474C42"/>
    <w:pPr>
      <w:widowControl/>
      <w:spacing w:before="102" w:after="102" w:line="351" w:lineRule="atLeast"/>
      <w:ind w:firstLine="419"/>
      <w:jc w:val="left"/>
      <w:textAlignment w:val="baseline"/>
    </w:pPr>
    <w:rPr>
      <w:rFonts w:ascii="Times New Roman" w:hAnsi="Times New Roman"/>
      <w:color w:val="000000"/>
      <w:kern w:val="0"/>
      <w:szCs w:val="20"/>
      <w:u w:color="000000"/>
    </w:rPr>
  </w:style>
  <w:style w:type="paragraph" w:customStyle="1" w:styleId="afff0">
    <w:name w:val="图名"/>
    <w:basedOn w:val="affb"/>
    <w:rsid w:val="00474C42"/>
    <w:pPr>
      <w:spacing w:line="351" w:lineRule="atLeast"/>
      <w:ind w:firstLine="419"/>
      <w:jc w:val="both"/>
    </w:pPr>
    <w:rPr>
      <w:sz w:val="21"/>
    </w:rPr>
  </w:style>
  <w:style w:type="character" w:customStyle="1" w:styleId="11p1">
    <w:name w:val="11p1"/>
    <w:rsid w:val="00474C42"/>
    <w:rPr>
      <w:rFonts w:ascii="Times New Roman" w:eastAsia="宋体"/>
      <w:color w:val="000000"/>
      <w:spacing w:val="0"/>
      <w:w w:val="100"/>
      <w:sz w:val="22"/>
      <w:u w:val="none" w:color="000000"/>
      <w:vertAlign w:val="baseline"/>
      <w:lang w:val="en-US" w:eastAsia="zh-CN"/>
    </w:rPr>
  </w:style>
  <w:style w:type="paragraph" w:customStyle="1" w:styleId="xl28">
    <w:name w:val="xl28"/>
    <w:basedOn w:val="a"/>
    <w:rsid w:val="00474C42"/>
    <w:pPr>
      <w:widowControl/>
      <w:spacing w:before="102" w:after="102" w:line="351" w:lineRule="atLeast"/>
      <w:ind w:firstLine="419"/>
      <w:jc w:val="center"/>
      <w:textAlignment w:val="center"/>
    </w:pPr>
    <w:rPr>
      <w:rFonts w:ascii="Times New Roman" w:eastAsia="Arial Unicode MS" w:hAnsi="Times New Roman"/>
      <w:color w:val="000000"/>
      <w:kern w:val="0"/>
      <w:szCs w:val="20"/>
      <w:u w:color="000000"/>
    </w:rPr>
  </w:style>
  <w:style w:type="paragraph" w:customStyle="1" w:styleId="afff1">
    <w:name w:val="段"/>
    <w:rsid w:val="00474C42"/>
    <w:pPr>
      <w:autoSpaceDE w:val="0"/>
      <w:autoSpaceDN w:val="0"/>
      <w:ind w:firstLineChars="200" w:firstLine="200"/>
      <w:jc w:val="both"/>
    </w:pPr>
    <w:rPr>
      <w:rFonts w:ascii="宋体" w:eastAsia="宋体" w:hAnsi="Times New Roman" w:cs="Times New Roman"/>
      <w:sz w:val="21"/>
    </w:rPr>
  </w:style>
  <w:style w:type="character" w:customStyle="1" w:styleId="postbody1">
    <w:name w:val="postbody1"/>
    <w:rsid w:val="00474C42"/>
    <w:rPr>
      <w:sz w:val="18"/>
      <w:szCs w:val="18"/>
    </w:rPr>
  </w:style>
  <w:style w:type="paragraph" w:customStyle="1" w:styleId="321">
    <w:name w:val="样式 标题 3 + 首行缩进:  2 字符"/>
    <w:basedOn w:val="30"/>
    <w:rsid w:val="00474C42"/>
    <w:pPr>
      <w:spacing w:before="30" w:after="30" w:line="500" w:lineRule="exact"/>
    </w:pPr>
    <w:rPr>
      <w:rFonts w:ascii="Times New Roman" w:hAnsi="Times New Roman" w:cs="宋体"/>
      <w:sz w:val="30"/>
      <w:szCs w:val="20"/>
    </w:rPr>
  </w:style>
  <w:style w:type="paragraph" w:customStyle="1" w:styleId="afff2">
    <w:name w:val="表标题"/>
    <w:basedOn w:val="a"/>
    <w:link w:val="Charf5"/>
    <w:rsid w:val="00474C42"/>
    <w:pPr>
      <w:spacing w:before="100" w:beforeAutospacing="1" w:after="100" w:afterAutospacing="1" w:line="520" w:lineRule="exact"/>
      <w:jc w:val="center"/>
    </w:pPr>
    <w:rPr>
      <w:rFonts w:ascii="宋体" w:hAnsi="宋体"/>
      <w:b/>
      <w:sz w:val="24"/>
      <w:szCs w:val="24"/>
    </w:rPr>
  </w:style>
  <w:style w:type="character" w:customStyle="1" w:styleId="Charf5">
    <w:name w:val="表标题 Char"/>
    <w:link w:val="afff2"/>
    <w:rsid w:val="00474C42"/>
    <w:rPr>
      <w:rFonts w:ascii="宋体" w:eastAsia="宋体" w:hAnsi="宋体" w:cs="Times New Roman"/>
      <w:b/>
      <w:sz w:val="24"/>
      <w:szCs w:val="24"/>
    </w:rPr>
  </w:style>
  <w:style w:type="paragraph" w:customStyle="1" w:styleId="MTDisplayEquation">
    <w:name w:val="MTDisplayEquation"/>
    <w:basedOn w:val="a"/>
    <w:next w:val="a"/>
    <w:rsid w:val="00474C42"/>
    <w:pPr>
      <w:tabs>
        <w:tab w:val="center" w:pos="4720"/>
        <w:tab w:val="right" w:pos="9420"/>
      </w:tabs>
      <w:autoSpaceDE w:val="0"/>
      <w:autoSpaceDN w:val="0"/>
      <w:snapToGrid w:val="0"/>
      <w:spacing w:line="500" w:lineRule="exact"/>
      <w:jc w:val="center"/>
    </w:pPr>
    <w:rPr>
      <w:rFonts w:ascii="仿宋_GB2312" w:eastAsia="仿宋_GB2312" w:hAnsi="宋体"/>
      <w:color w:val="000000"/>
      <w:spacing w:val="11"/>
      <w:kern w:val="0"/>
      <w:sz w:val="28"/>
      <w:szCs w:val="28"/>
    </w:rPr>
  </w:style>
  <w:style w:type="paragraph" w:customStyle="1" w:styleId="CharCharChar">
    <w:name w:val="Char Char Char"/>
    <w:basedOn w:val="a"/>
    <w:rsid w:val="00474C42"/>
    <w:rPr>
      <w:rFonts w:ascii="Times New Roman" w:hAnsi="Times New Roman"/>
      <w:sz w:val="24"/>
      <w:szCs w:val="24"/>
    </w:rPr>
  </w:style>
  <w:style w:type="paragraph" w:customStyle="1" w:styleId="xl27">
    <w:name w:val="xl27"/>
    <w:basedOn w:val="a"/>
    <w:rsid w:val="00474C42"/>
    <w:pPr>
      <w:widowControl/>
      <w:pBdr>
        <w:bottom w:val="single" w:sz="12" w:space="0" w:color="auto"/>
      </w:pBdr>
      <w:spacing w:before="100" w:after="100"/>
      <w:jc w:val="center"/>
    </w:pPr>
    <w:rPr>
      <w:rFonts w:ascii="宋体" w:hAnsi="宋体"/>
      <w:kern w:val="0"/>
      <w:szCs w:val="20"/>
    </w:rPr>
  </w:style>
  <w:style w:type="paragraph" w:customStyle="1" w:styleId="211">
    <w:name w:val="正文文本 21"/>
    <w:basedOn w:val="a"/>
    <w:rsid w:val="00474C42"/>
    <w:pPr>
      <w:adjustRightInd w:val="0"/>
      <w:spacing w:line="240" w:lineRule="atLeast"/>
      <w:jc w:val="center"/>
      <w:textAlignment w:val="baseline"/>
    </w:pPr>
    <w:rPr>
      <w:rFonts w:ascii="宋体" w:hAnsi="Times New Roman"/>
      <w:kern w:val="0"/>
      <w:sz w:val="24"/>
      <w:szCs w:val="20"/>
    </w:rPr>
  </w:style>
  <w:style w:type="paragraph" w:customStyle="1" w:styleId="afff3">
    <w:name w:val="小四表文左齐"/>
    <w:basedOn w:val="a"/>
    <w:rsid w:val="00474C42"/>
    <w:pPr>
      <w:spacing w:line="320" w:lineRule="exact"/>
      <w:jc w:val="center"/>
    </w:pPr>
    <w:rPr>
      <w:rFonts w:ascii="仿宋_GB2312" w:eastAsia="仿宋_GB2312" w:hAnsi="宋体"/>
      <w:szCs w:val="21"/>
    </w:rPr>
  </w:style>
  <w:style w:type="paragraph" w:customStyle="1" w:styleId="afff4">
    <w:name w:val="标准"/>
    <w:basedOn w:val="a"/>
    <w:rsid w:val="00474C42"/>
    <w:pPr>
      <w:adjustRightInd w:val="0"/>
      <w:spacing w:line="360" w:lineRule="auto"/>
      <w:textAlignment w:val="baseline"/>
    </w:pPr>
    <w:rPr>
      <w:rFonts w:ascii="宋体" w:hAnsi="Times New Roman"/>
      <w:kern w:val="0"/>
      <w:sz w:val="28"/>
      <w:szCs w:val="20"/>
    </w:rPr>
  </w:style>
  <w:style w:type="paragraph" w:customStyle="1" w:styleId="afff5">
    <w:name w:val="表格样式"/>
    <w:basedOn w:val="a"/>
    <w:rsid w:val="00474C42"/>
    <w:pPr>
      <w:adjustRightInd w:val="0"/>
      <w:snapToGrid w:val="0"/>
    </w:pPr>
    <w:rPr>
      <w:rFonts w:ascii="Times New Roman" w:hAnsi="Times New Roman"/>
      <w:sz w:val="24"/>
      <w:szCs w:val="24"/>
    </w:rPr>
  </w:style>
  <w:style w:type="character" w:customStyle="1" w:styleId="Char4">
    <w:name w:val="正文缩进 Char"/>
    <w:link w:val="aa"/>
    <w:rsid w:val="00474C42"/>
    <w:rPr>
      <w:rFonts w:ascii="仿宋_GB2312" w:eastAsia="仿宋_GB2312" w:hAnsi="Arial Black" w:cs="Times New Roman"/>
      <w:sz w:val="28"/>
      <w:szCs w:val="20"/>
    </w:rPr>
  </w:style>
  <w:style w:type="paragraph" w:customStyle="1" w:styleId="afff6">
    <w:name w:val="表序号"/>
    <w:basedOn w:val="5"/>
    <w:rsid w:val="00474C42"/>
    <w:pPr>
      <w:tabs>
        <w:tab w:val="clear" w:pos="210"/>
        <w:tab w:val="clear" w:pos="1800"/>
      </w:tabs>
      <w:spacing w:line="360" w:lineRule="auto"/>
      <w:ind w:left="1134" w:hanging="1134"/>
      <w:jc w:val="center"/>
      <w:outlineLvl w:val="0"/>
    </w:pPr>
    <w:rPr>
      <w:rFonts w:ascii="仿宋_GB2312" w:eastAsia="仿宋_GB2312" w:hAnsi="Arial"/>
      <w:b/>
      <w:kern w:val="44"/>
      <w:szCs w:val="20"/>
    </w:rPr>
  </w:style>
  <w:style w:type="paragraph" w:customStyle="1" w:styleId="xl38">
    <w:name w:val="xl38"/>
    <w:basedOn w:val="a"/>
    <w:rsid w:val="00474C42"/>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hAnsi="Times New Roman"/>
      <w:kern w:val="0"/>
      <w:sz w:val="20"/>
      <w:szCs w:val="20"/>
    </w:rPr>
  </w:style>
  <w:style w:type="paragraph" w:customStyle="1" w:styleId="afff7">
    <w:name w:val="封面标准文稿编辑信息"/>
    <w:rsid w:val="00474C42"/>
    <w:pPr>
      <w:spacing w:before="180" w:line="180" w:lineRule="exact"/>
      <w:jc w:val="center"/>
    </w:pPr>
    <w:rPr>
      <w:rFonts w:ascii="宋体" w:eastAsia="宋体" w:hAnsi="Times New Roman" w:cs="Times New Roman"/>
      <w:sz w:val="21"/>
    </w:rPr>
  </w:style>
  <w:style w:type="paragraph" w:customStyle="1" w:styleId="afff8">
    <w:name w:val="二级无标题条"/>
    <w:basedOn w:val="a"/>
    <w:rsid w:val="00474C42"/>
    <w:rPr>
      <w:rFonts w:ascii="Times New Roman" w:hAnsi="Times New Roman"/>
      <w:szCs w:val="24"/>
    </w:rPr>
  </w:style>
  <w:style w:type="paragraph" w:customStyle="1" w:styleId="afff9">
    <w:name w:val="我的样式（正文）"/>
    <w:basedOn w:val="a"/>
    <w:rsid w:val="00474C42"/>
    <w:pPr>
      <w:spacing w:line="440" w:lineRule="exact"/>
    </w:pPr>
    <w:rPr>
      <w:rFonts w:ascii="宋体" w:hAnsi="Times New Roman"/>
      <w:sz w:val="28"/>
      <w:szCs w:val="20"/>
    </w:rPr>
  </w:style>
  <w:style w:type="character" w:customStyle="1" w:styleId="18">
    <w:name w:val="正文1"/>
    <w:rsid w:val="00474C42"/>
    <w:rPr>
      <w:rFonts w:ascii="宋体" w:eastAsia="宋体" w:hAnsi="宋体" w:hint="eastAsia"/>
      <w:color w:val="000000"/>
      <w:sz w:val="22"/>
      <w:szCs w:val="22"/>
    </w:rPr>
  </w:style>
  <w:style w:type="paragraph" w:customStyle="1" w:styleId="ParaChar">
    <w:name w:val="默认段落字体 Para Char"/>
    <w:basedOn w:val="a"/>
    <w:semiHidden/>
    <w:rsid w:val="00474C42"/>
    <w:pPr>
      <w:autoSpaceDE w:val="0"/>
      <w:autoSpaceDN w:val="0"/>
      <w:adjustRightInd w:val="0"/>
      <w:jc w:val="left"/>
      <w:outlineLvl w:val="1"/>
    </w:pPr>
    <w:rPr>
      <w:rFonts w:ascii="楷体_GB2312" w:eastAsia="楷体_GB2312" w:hAnsi="宋体" w:cs="宋体"/>
      <w:kern w:val="0"/>
      <w:szCs w:val="24"/>
    </w:rPr>
  </w:style>
  <w:style w:type="paragraph" w:customStyle="1" w:styleId="19">
    <w:name w:val="正文文字1"/>
    <w:basedOn w:val="a"/>
    <w:semiHidden/>
    <w:rsid w:val="00474C42"/>
    <w:pPr>
      <w:spacing w:line="360" w:lineRule="auto"/>
      <w:ind w:firstLineChars="200" w:firstLine="480"/>
    </w:pPr>
    <w:rPr>
      <w:rFonts w:ascii="宋体" w:hAnsi="Times New Roman"/>
      <w:sz w:val="24"/>
      <w:szCs w:val="24"/>
    </w:rPr>
  </w:style>
  <w:style w:type="paragraph" w:customStyle="1" w:styleId="1a">
    <w:name w:val="字元 字元1"/>
    <w:basedOn w:val="a"/>
    <w:semiHidden/>
    <w:rsid w:val="00474C42"/>
    <w:rPr>
      <w:rFonts w:ascii="Times New Roman" w:hAnsi="Times New Roman"/>
      <w:szCs w:val="24"/>
    </w:rPr>
  </w:style>
  <w:style w:type="paragraph" w:customStyle="1" w:styleId="afffa">
    <w:name w:val="正文(首行缩进)"/>
    <w:basedOn w:val="a"/>
    <w:rsid w:val="00474C42"/>
    <w:pPr>
      <w:spacing w:line="520" w:lineRule="exact"/>
      <w:ind w:firstLineChars="200" w:firstLine="560"/>
    </w:pPr>
    <w:rPr>
      <w:rFonts w:ascii="仿宋_GB2312" w:eastAsia="仿宋_GB2312" w:hAnsi="宋体"/>
      <w:snapToGrid w:val="0"/>
      <w:color w:val="000000"/>
      <w:kern w:val="0"/>
      <w:sz w:val="28"/>
      <w:szCs w:val="28"/>
      <w:u w:color="000000"/>
    </w:rPr>
  </w:style>
  <w:style w:type="paragraph" w:customStyle="1" w:styleId="1b">
    <w:name w:val="1正文段落"/>
    <w:basedOn w:val="a"/>
    <w:rsid w:val="00474C42"/>
    <w:pPr>
      <w:spacing w:line="360" w:lineRule="auto"/>
      <w:ind w:firstLineChars="200" w:firstLine="200"/>
      <w:jc w:val="left"/>
    </w:pPr>
    <w:rPr>
      <w:rFonts w:ascii="Times New Roman" w:hAnsi="Times New Roman"/>
      <w:snapToGrid w:val="0"/>
      <w:kern w:val="0"/>
      <w:sz w:val="24"/>
      <w:szCs w:val="24"/>
    </w:rPr>
  </w:style>
  <w:style w:type="paragraph" w:customStyle="1" w:styleId="afffb">
    <w:name w:val="表中"/>
    <w:basedOn w:val="a"/>
    <w:rsid w:val="00474C42"/>
    <w:pPr>
      <w:spacing w:line="280" w:lineRule="exact"/>
      <w:jc w:val="center"/>
    </w:pPr>
    <w:rPr>
      <w:rFonts w:ascii="Times New Roman" w:hAnsi="Times New Roman"/>
      <w:sz w:val="18"/>
      <w:szCs w:val="18"/>
      <w:lang w:bidi="he-IL"/>
    </w:rPr>
  </w:style>
  <w:style w:type="paragraph" w:customStyle="1" w:styleId="TimesNewRoman0505">
    <w:name w:val="样式 表头 + Times New Roman 段前: 0.5 行 段后: 0.5 行"/>
    <w:basedOn w:val="a"/>
    <w:semiHidden/>
    <w:rsid w:val="00474C42"/>
    <w:pPr>
      <w:autoSpaceDE w:val="0"/>
      <w:autoSpaceDN w:val="0"/>
      <w:adjustRightInd w:val="0"/>
      <w:spacing w:before="100" w:beforeAutospacing="1" w:after="100" w:afterAutospacing="1" w:line="440" w:lineRule="exact"/>
      <w:jc w:val="center"/>
    </w:pPr>
    <w:rPr>
      <w:rFonts w:ascii="Times New Roman" w:hAnsi="Times New Roman"/>
      <w:b/>
      <w:bCs/>
      <w:sz w:val="28"/>
      <w:szCs w:val="20"/>
      <w:lang w:val="zh-CN"/>
    </w:rPr>
  </w:style>
  <w:style w:type="paragraph" w:customStyle="1" w:styleId="CharChar">
    <w:name w:val="报告 Char Char"/>
    <w:basedOn w:val="a"/>
    <w:link w:val="CharCharChar0"/>
    <w:rsid w:val="00474C42"/>
    <w:pPr>
      <w:overflowPunct w:val="0"/>
      <w:autoSpaceDE w:val="0"/>
      <w:autoSpaceDN w:val="0"/>
      <w:adjustRightInd w:val="0"/>
      <w:spacing w:beforeLines="10" w:afterLines="10" w:line="440" w:lineRule="atLeast"/>
      <w:ind w:firstLineChars="58" w:firstLine="113"/>
      <w:textAlignment w:val="baseline"/>
    </w:pPr>
    <w:rPr>
      <w:rFonts w:ascii="Times New Roman" w:hAnsi="Times New Roman"/>
      <w:kern w:val="0"/>
      <w:sz w:val="24"/>
      <w:szCs w:val="24"/>
    </w:rPr>
  </w:style>
  <w:style w:type="character" w:customStyle="1" w:styleId="CharCharChar0">
    <w:name w:val="报告 Char Char Char"/>
    <w:link w:val="CharChar"/>
    <w:rsid w:val="00474C42"/>
    <w:rPr>
      <w:rFonts w:ascii="Times New Roman" w:eastAsia="宋体" w:hAnsi="Times New Roman" w:cs="Times New Roman"/>
      <w:kern w:val="0"/>
      <w:sz w:val="24"/>
      <w:szCs w:val="24"/>
    </w:rPr>
  </w:style>
  <w:style w:type="paragraph" w:customStyle="1" w:styleId="ParaCharCharCharCharCharCharCharCharCharCharCharCharChar">
    <w:name w:val="默认段落字体 Para Char Char Char Char Char Char Char Char Char Char Char Char Char"/>
    <w:basedOn w:val="a"/>
    <w:rsid w:val="00474C42"/>
    <w:rPr>
      <w:rFonts w:ascii="Times New Roman" w:hAnsi="Times New Roman"/>
      <w:sz w:val="24"/>
      <w:szCs w:val="24"/>
    </w:rPr>
  </w:style>
  <w:style w:type="paragraph" w:customStyle="1" w:styleId="36">
    <w:name w:val="正文3"/>
    <w:rsid w:val="00474C42"/>
    <w:pPr>
      <w:widowControl w:val="0"/>
      <w:adjustRightInd w:val="0"/>
      <w:spacing w:line="312" w:lineRule="atLeast"/>
      <w:jc w:val="both"/>
      <w:textAlignment w:val="baseline"/>
    </w:pPr>
    <w:rPr>
      <w:rFonts w:ascii="Arial" w:eastAsia="楷体_GB2312" w:hAnsi="Times New Roman" w:cs="Times New Roman"/>
      <w:spacing w:val="-6"/>
      <w:sz w:val="28"/>
    </w:rPr>
  </w:style>
  <w:style w:type="paragraph" w:customStyle="1" w:styleId="37">
    <w:name w:val="标题3"/>
    <w:basedOn w:val="a"/>
    <w:rsid w:val="00474C42"/>
    <w:pPr>
      <w:adjustRightInd w:val="0"/>
      <w:snapToGrid w:val="0"/>
      <w:spacing w:line="360" w:lineRule="auto"/>
      <w:textAlignment w:val="baseline"/>
    </w:pPr>
    <w:rPr>
      <w:rFonts w:ascii="黑体" w:hAnsi="Times New Roman"/>
      <w:bCs/>
      <w:snapToGrid w:val="0"/>
      <w:spacing w:val="6"/>
      <w:kern w:val="10"/>
      <w:sz w:val="24"/>
      <w:szCs w:val="24"/>
    </w:rPr>
  </w:style>
  <w:style w:type="paragraph" w:customStyle="1" w:styleId="afffc">
    <w:name w:val="列表标题"/>
    <w:basedOn w:val="a"/>
    <w:next w:val="a"/>
    <w:rsid w:val="00474C42"/>
    <w:pPr>
      <w:jc w:val="center"/>
    </w:pPr>
    <w:rPr>
      <w:rFonts w:ascii="Times New Roman" w:hAnsi="Times New Roman"/>
      <w:sz w:val="24"/>
      <w:szCs w:val="20"/>
    </w:rPr>
  </w:style>
  <w:style w:type="paragraph" w:customStyle="1" w:styleId="Char10">
    <w:name w:val="Char1"/>
    <w:basedOn w:val="a"/>
    <w:semiHidden/>
    <w:rsid w:val="00474C42"/>
    <w:pPr>
      <w:ind w:left="510"/>
    </w:pPr>
    <w:rPr>
      <w:rFonts w:ascii="Times New Roman" w:hAnsi="Times New Roman"/>
      <w:szCs w:val="21"/>
    </w:rPr>
  </w:style>
  <w:style w:type="paragraph" w:customStyle="1" w:styleId="51">
    <w:name w:val="样式5"/>
    <w:basedOn w:val="a6"/>
    <w:rsid w:val="00474C42"/>
    <w:pPr>
      <w:spacing w:line="520" w:lineRule="exact"/>
      <w:ind w:firstLineChars="200" w:firstLine="560"/>
    </w:pPr>
    <w:rPr>
      <w:rFonts w:ascii="仿宋_GB2312" w:eastAsia="仿宋_GB2312"/>
      <w:color w:val="auto"/>
      <w:sz w:val="28"/>
      <w:szCs w:val="28"/>
    </w:rPr>
  </w:style>
  <w:style w:type="paragraph" w:customStyle="1" w:styleId="62">
    <w:name w:val="样式6"/>
    <w:basedOn w:val="36"/>
    <w:rsid w:val="00474C42"/>
    <w:pPr>
      <w:spacing w:line="520" w:lineRule="exact"/>
      <w:ind w:firstLineChars="200" w:firstLine="200"/>
    </w:pPr>
    <w:rPr>
      <w:rFonts w:ascii="仿宋_GB2312" w:eastAsia="仿宋_GB2312" w:hAnsi="仿宋_GB2312"/>
      <w:spacing w:val="0"/>
      <w:kern w:val="2"/>
    </w:rPr>
  </w:style>
  <w:style w:type="paragraph" w:customStyle="1" w:styleId="afffd">
    <w:name w:val="图目"/>
    <w:basedOn w:val="a"/>
    <w:rsid w:val="00474C42"/>
    <w:pPr>
      <w:snapToGrid w:val="0"/>
      <w:spacing w:before="360" w:after="360" w:line="440" w:lineRule="atLeast"/>
      <w:jc w:val="center"/>
    </w:pPr>
    <w:rPr>
      <w:rFonts w:ascii="黑体" w:eastAsia="黑体" w:hAnsi="Arial"/>
      <w:sz w:val="24"/>
      <w:szCs w:val="20"/>
    </w:rPr>
  </w:style>
  <w:style w:type="character" w:customStyle="1" w:styleId="CharChar4">
    <w:name w:val="Char Char4"/>
    <w:link w:val="Charf0"/>
    <w:rsid w:val="00474C42"/>
    <w:rPr>
      <w:rFonts w:ascii="Times New Roman" w:eastAsia="宋体" w:hAnsi="Times New Roman" w:cs="Times New Roman"/>
      <w:szCs w:val="24"/>
    </w:rPr>
  </w:style>
  <w:style w:type="paragraph" w:customStyle="1" w:styleId="afffe">
    <w:name w:val="环表头"/>
    <w:basedOn w:val="a"/>
    <w:next w:val="a"/>
    <w:rsid w:val="00474C42"/>
    <w:pPr>
      <w:widowControl/>
      <w:tabs>
        <w:tab w:val="left" w:pos="283"/>
        <w:tab w:val="left" w:pos="5094"/>
        <w:tab w:val="left" w:pos="13020"/>
      </w:tabs>
      <w:adjustRightInd w:val="0"/>
      <w:snapToGrid w:val="0"/>
      <w:ind w:right="57"/>
      <w:jc w:val="center"/>
      <w:textAlignment w:val="baseline"/>
    </w:pPr>
    <w:rPr>
      <w:rFonts w:ascii="楷体_GB2312" w:eastAsia="楷体_GB2312" w:hAnsi="Times New Roman"/>
      <w:b/>
      <w:kern w:val="0"/>
      <w:sz w:val="28"/>
      <w:szCs w:val="28"/>
    </w:rPr>
  </w:style>
  <w:style w:type="paragraph" w:customStyle="1" w:styleId="310">
    <w:name w:val="正文文本 31"/>
    <w:basedOn w:val="a"/>
    <w:rsid w:val="00474C42"/>
    <w:pPr>
      <w:adjustRightInd w:val="0"/>
      <w:spacing w:line="400" w:lineRule="atLeast"/>
      <w:jc w:val="left"/>
      <w:textAlignment w:val="baseline"/>
    </w:pPr>
    <w:rPr>
      <w:rFonts w:ascii="Arial" w:hAnsi="Arial"/>
      <w:spacing w:val="10"/>
      <w:sz w:val="24"/>
      <w:szCs w:val="20"/>
    </w:rPr>
  </w:style>
  <w:style w:type="paragraph" w:customStyle="1" w:styleId="affff">
    <w:name w:val="表格标题新"/>
    <w:basedOn w:val="a"/>
    <w:link w:val="Charf6"/>
    <w:rsid w:val="00474C42"/>
    <w:pPr>
      <w:tabs>
        <w:tab w:val="left" w:pos="0"/>
      </w:tabs>
      <w:adjustRightInd w:val="0"/>
      <w:snapToGrid w:val="0"/>
      <w:spacing w:beforeLines="50"/>
      <w:ind w:firstLine="562"/>
      <w:jc w:val="center"/>
    </w:pPr>
    <w:rPr>
      <w:rFonts w:ascii="宋体" w:eastAsia="黑体" w:hAnsi="Times New Roman"/>
      <w:b/>
      <w:snapToGrid w:val="0"/>
      <w:spacing w:val="4"/>
      <w:w w:val="90"/>
      <w:kern w:val="0"/>
      <w:sz w:val="24"/>
      <w:szCs w:val="24"/>
    </w:rPr>
  </w:style>
  <w:style w:type="character" w:customStyle="1" w:styleId="Charf6">
    <w:name w:val="表格标题新 Char"/>
    <w:link w:val="affff"/>
    <w:rsid w:val="00474C42"/>
    <w:rPr>
      <w:rFonts w:ascii="宋体" w:eastAsia="黑体" w:hAnsi="Times New Roman" w:cs="Times New Roman"/>
      <w:b/>
      <w:snapToGrid w:val="0"/>
      <w:spacing w:val="4"/>
      <w:w w:val="90"/>
      <w:kern w:val="0"/>
      <w:sz w:val="24"/>
      <w:szCs w:val="24"/>
    </w:rPr>
  </w:style>
  <w:style w:type="paragraph" w:customStyle="1" w:styleId="affff0">
    <w:name w:val="表格内文字"/>
    <w:basedOn w:val="a"/>
    <w:link w:val="Charf7"/>
    <w:rsid w:val="00474C42"/>
    <w:pPr>
      <w:tabs>
        <w:tab w:val="left" w:pos="0"/>
      </w:tabs>
      <w:adjustRightInd w:val="0"/>
      <w:snapToGrid w:val="0"/>
      <w:jc w:val="center"/>
    </w:pPr>
    <w:rPr>
      <w:rFonts w:ascii="宋体" w:hAnsi="Times New Roman"/>
      <w:spacing w:val="4"/>
      <w:w w:val="90"/>
      <w:kern w:val="18"/>
      <w:sz w:val="24"/>
      <w:szCs w:val="24"/>
    </w:rPr>
  </w:style>
  <w:style w:type="character" w:customStyle="1" w:styleId="Charf7">
    <w:name w:val="表格内文字 Char"/>
    <w:link w:val="affff0"/>
    <w:rsid w:val="00474C42"/>
    <w:rPr>
      <w:rFonts w:ascii="宋体" w:eastAsia="宋体" w:hAnsi="Times New Roman" w:cs="Times New Roman"/>
      <w:spacing w:val="4"/>
      <w:w w:val="90"/>
      <w:kern w:val="18"/>
      <w:sz w:val="24"/>
      <w:szCs w:val="24"/>
    </w:rPr>
  </w:style>
  <w:style w:type="paragraph" w:customStyle="1" w:styleId="TimesNewRoman">
    <w:name w:val="样式 表格标题新 + (西文) Times New Roman"/>
    <w:basedOn w:val="affff"/>
    <w:link w:val="TimesNewRomanChar"/>
    <w:rsid w:val="00474C42"/>
    <w:pPr>
      <w:spacing w:beforeLines="0"/>
      <w:ind w:firstLine="561"/>
    </w:pPr>
    <w:rPr>
      <w:bCs/>
    </w:rPr>
  </w:style>
  <w:style w:type="character" w:customStyle="1" w:styleId="TimesNewRomanChar">
    <w:name w:val="样式 表格标题新 + (西文) Times New Roman Char"/>
    <w:link w:val="TimesNewRoman"/>
    <w:rsid w:val="00474C42"/>
    <w:rPr>
      <w:rFonts w:ascii="宋体" w:eastAsia="黑体" w:hAnsi="Times New Roman" w:cs="Times New Roman"/>
      <w:b/>
      <w:bCs/>
      <w:snapToGrid w:val="0"/>
      <w:spacing w:val="4"/>
      <w:w w:val="90"/>
      <w:kern w:val="0"/>
      <w:sz w:val="24"/>
      <w:szCs w:val="24"/>
    </w:rPr>
  </w:style>
  <w:style w:type="paragraph" w:customStyle="1" w:styleId="CharCharCharChar">
    <w:name w:val="Char Char Char Char"/>
    <w:basedOn w:val="a"/>
    <w:rsid w:val="00474C42"/>
    <w:rPr>
      <w:rFonts w:ascii="Times New Roman" w:hAnsi="Times New Roman"/>
      <w:szCs w:val="24"/>
    </w:rPr>
  </w:style>
  <w:style w:type="paragraph" w:customStyle="1" w:styleId="Charf8">
    <w:name w:val="表格正文 Char"/>
    <w:basedOn w:val="a"/>
    <w:next w:val="a"/>
    <w:semiHidden/>
    <w:rsid w:val="00474C42"/>
    <w:pPr>
      <w:adjustRightInd w:val="0"/>
      <w:snapToGrid w:val="0"/>
      <w:jc w:val="center"/>
      <w:textAlignment w:val="baseline"/>
    </w:pPr>
    <w:rPr>
      <w:rFonts w:ascii="宋体" w:hAnsi="Times New Roman"/>
      <w:snapToGrid w:val="0"/>
      <w:spacing w:val="4"/>
      <w:w w:val="90"/>
      <w:kern w:val="0"/>
      <w:sz w:val="24"/>
      <w:szCs w:val="24"/>
    </w:rPr>
  </w:style>
  <w:style w:type="paragraph" w:customStyle="1" w:styleId="affff1">
    <w:name w:val="正文内容"/>
    <w:basedOn w:val="a"/>
    <w:semiHidden/>
    <w:rsid w:val="00474C42"/>
    <w:pPr>
      <w:adjustRightInd w:val="0"/>
      <w:snapToGrid w:val="0"/>
      <w:spacing w:line="360" w:lineRule="auto"/>
      <w:ind w:firstLineChars="200" w:firstLine="510"/>
      <w:jc w:val="left"/>
    </w:pPr>
    <w:rPr>
      <w:rFonts w:ascii="宋体" w:eastAsia="仿宋_GB2312" w:hAnsi="宋体"/>
      <w:snapToGrid w:val="0"/>
      <w:spacing w:val="4"/>
      <w:kern w:val="0"/>
      <w:sz w:val="24"/>
      <w:szCs w:val="20"/>
    </w:rPr>
  </w:style>
  <w:style w:type="paragraph" w:customStyle="1" w:styleId="affff2">
    <w:name w:val="工艺方框"/>
    <w:basedOn w:val="aff7"/>
    <w:link w:val="Charf9"/>
    <w:rsid w:val="00474C42"/>
    <w:pPr>
      <w:widowControl w:val="0"/>
      <w:adjustRightInd w:val="0"/>
      <w:snapToGrid w:val="0"/>
      <w:spacing w:beforeLines="50" w:line="240" w:lineRule="auto"/>
      <w:ind w:firstLine="0"/>
      <w:jc w:val="center"/>
    </w:pPr>
    <w:rPr>
      <w:rFonts w:ascii="宋体" w:eastAsia="宋体"/>
      <w:snapToGrid w:val="0"/>
      <w:color w:val="auto"/>
      <w:kern w:val="2"/>
      <w:szCs w:val="21"/>
    </w:rPr>
  </w:style>
  <w:style w:type="character" w:customStyle="1" w:styleId="Charf9">
    <w:name w:val="工艺方框 Char"/>
    <w:link w:val="affff2"/>
    <w:rsid w:val="00474C42"/>
    <w:rPr>
      <w:rFonts w:ascii="宋体" w:eastAsia="宋体" w:hAnsi="Times New Roman" w:cs="Times New Roman"/>
      <w:snapToGrid w:val="0"/>
      <w:szCs w:val="21"/>
      <w:u w:color="000000"/>
    </w:rPr>
  </w:style>
  <w:style w:type="character" w:customStyle="1" w:styleId="HTMLChar">
    <w:name w:val="HTML 预设格式 Char"/>
    <w:basedOn w:val="a0"/>
    <w:link w:val="HTML"/>
    <w:rsid w:val="00474C42"/>
    <w:rPr>
      <w:rFonts w:ascii="Arial" w:eastAsia="宋体" w:hAnsi="Arial" w:cs="Times New Roman"/>
      <w:kern w:val="0"/>
      <w:sz w:val="14"/>
      <w:szCs w:val="14"/>
    </w:rPr>
  </w:style>
  <w:style w:type="paragraph" w:customStyle="1" w:styleId="52">
    <w:name w:val="5号表文"/>
    <w:rsid w:val="00474C42"/>
    <w:pPr>
      <w:widowControl w:val="0"/>
      <w:jc w:val="center"/>
    </w:pPr>
    <w:rPr>
      <w:rFonts w:ascii="宋体" w:eastAsia="宋体" w:hAnsi="宋体" w:cs="Times New Roman"/>
      <w:color w:val="000000"/>
      <w:kern w:val="2"/>
      <w:sz w:val="21"/>
      <w:szCs w:val="24"/>
    </w:rPr>
  </w:style>
  <w:style w:type="character" w:customStyle="1" w:styleId="1Char1">
    <w:name w:val="正文1 Char"/>
    <w:rsid w:val="00474C42"/>
    <w:rPr>
      <w:rFonts w:ascii="Arial" w:eastAsia="宋体" w:hAnsi="Arial"/>
      <w:kern w:val="21"/>
      <w:sz w:val="24"/>
      <w:szCs w:val="24"/>
      <w:lang w:val="en-US" w:eastAsia="zh-CN" w:bidi="ar-SA"/>
    </w:rPr>
  </w:style>
  <w:style w:type="paragraph" w:customStyle="1" w:styleId="3">
    <w:name w:val="小标题3"/>
    <w:basedOn w:val="a"/>
    <w:rsid w:val="00474C42"/>
    <w:pPr>
      <w:numPr>
        <w:numId w:val="2"/>
      </w:numPr>
      <w:adjustRightInd w:val="0"/>
      <w:snapToGrid w:val="0"/>
      <w:spacing w:line="360" w:lineRule="auto"/>
      <w:jc w:val="left"/>
    </w:pPr>
    <w:rPr>
      <w:rFonts w:ascii="宋体" w:hAnsi="Times New Roman"/>
      <w:sz w:val="24"/>
      <w:szCs w:val="24"/>
    </w:rPr>
  </w:style>
  <w:style w:type="character" w:customStyle="1" w:styleId="style48">
    <w:name w:val="style48"/>
    <w:basedOn w:val="a0"/>
    <w:rsid w:val="00474C42"/>
  </w:style>
  <w:style w:type="paragraph" w:customStyle="1" w:styleId="25">
    <w:name w:val="小标题2"/>
    <w:basedOn w:val="aff9"/>
    <w:next w:val="a"/>
    <w:rsid w:val="00474C42"/>
    <w:pPr>
      <w:widowControl w:val="0"/>
      <w:tabs>
        <w:tab w:val="left" w:pos="1174"/>
      </w:tabs>
      <w:adjustRightInd w:val="0"/>
      <w:snapToGrid w:val="0"/>
      <w:spacing w:beforeLines="50" w:after="0" w:line="360" w:lineRule="auto"/>
      <w:ind w:firstLine="454"/>
      <w:textAlignment w:val="auto"/>
    </w:pPr>
    <w:rPr>
      <w:rFonts w:ascii="宋体"/>
      <w:color w:val="auto"/>
      <w:kern w:val="2"/>
      <w:szCs w:val="24"/>
    </w:rPr>
  </w:style>
  <w:style w:type="character" w:customStyle="1" w:styleId="53">
    <w:name w:val="标题5"/>
    <w:basedOn w:val="a0"/>
    <w:rsid w:val="00474C42"/>
  </w:style>
  <w:style w:type="paragraph" w:customStyle="1" w:styleId="221">
    <w:name w:val="样式 正文文本缩进 2 + 首行缩进:  2 字符"/>
    <w:basedOn w:val="20"/>
    <w:rsid w:val="00474C42"/>
    <w:pPr>
      <w:widowControl w:val="0"/>
      <w:spacing w:line="360" w:lineRule="auto"/>
      <w:ind w:firstLineChars="200" w:firstLine="560"/>
      <w:textAlignment w:val="auto"/>
    </w:pPr>
    <w:rPr>
      <w:rFonts w:ascii="Times New Roman"/>
      <w:color w:val="auto"/>
      <w:kern w:val="2"/>
      <w:szCs w:val="24"/>
    </w:rPr>
  </w:style>
  <w:style w:type="character" w:customStyle="1" w:styleId="CharChar0">
    <w:name w:val="普通文字 Char Char"/>
    <w:rsid w:val="00474C42"/>
    <w:rPr>
      <w:rFonts w:ascii="仿宋_GB2312" w:eastAsia="仿宋_GB2312"/>
      <w:color w:val="000000"/>
      <w:sz w:val="28"/>
      <w:u w:color="000000"/>
      <w:lang w:val="en-US" w:eastAsia="zh-CN" w:bidi="ar-SA"/>
    </w:rPr>
  </w:style>
  <w:style w:type="character" w:customStyle="1" w:styleId="2Char1">
    <w:name w:val="正文首行缩进 2 Char"/>
    <w:basedOn w:val="Char8"/>
    <w:link w:val="21"/>
    <w:rsid w:val="00474C42"/>
    <w:rPr>
      <w:rFonts w:ascii="Times New Roman" w:eastAsia="仿宋_GB2312" w:hAnsi="Times New Roman" w:cs="Times New Roman"/>
      <w:color w:val="000000"/>
      <w:kern w:val="0"/>
      <w:sz w:val="28"/>
      <w:szCs w:val="20"/>
      <w:u w:color="000000"/>
    </w:rPr>
  </w:style>
  <w:style w:type="character" w:customStyle="1" w:styleId="CharChar2">
    <w:name w:val="普通文字 Char Char2"/>
    <w:rsid w:val="00474C42"/>
    <w:rPr>
      <w:rFonts w:ascii="仿宋_GB2312" w:eastAsia="仿宋_GB2312"/>
      <w:color w:val="000000"/>
      <w:sz w:val="28"/>
      <w:u w:color="000000"/>
      <w:lang w:val="en-US" w:eastAsia="zh-CN" w:bidi="ar-SA"/>
    </w:rPr>
  </w:style>
  <w:style w:type="character" w:customStyle="1" w:styleId="style71">
    <w:name w:val="style71"/>
    <w:rsid w:val="00474C42"/>
    <w:rPr>
      <w:color w:val="0033FF"/>
      <w:sz w:val="21"/>
      <w:szCs w:val="21"/>
    </w:rPr>
  </w:style>
  <w:style w:type="character" w:customStyle="1" w:styleId="b4">
    <w:name w:val="b4"/>
    <w:rsid w:val="00474C42"/>
    <w:rPr>
      <w:rFonts w:ascii="宋体" w:eastAsia="宋体" w:hAnsi="宋体" w:hint="eastAsia"/>
      <w:color w:val="000000"/>
      <w:sz w:val="20"/>
      <w:szCs w:val="20"/>
    </w:rPr>
  </w:style>
  <w:style w:type="character" w:customStyle="1" w:styleId="text">
    <w:name w:val="text"/>
    <w:basedOn w:val="a0"/>
    <w:rsid w:val="00474C42"/>
  </w:style>
  <w:style w:type="character" w:customStyle="1" w:styleId="style1">
    <w:name w:val="style1"/>
    <w:rsid w:val="00474C42"/>
    <w:rPr>
      <w:sz w:val="18"/>
      <w:szCs w:val="18"/>
    </w:rPr>
  </w:style>
  <w:style w:type="paragraph" w:customStyle="1" w:styleId="affff3">
    <w:name w:val="封面正文"/>
    <w:rsid w:val="00474C42"/>
    <w:pPr>
      <w:jc w:val="both"/>
    </w:pPr>
    <w:rPr>
      <w:rFonts w:ascii="Times New Roman" w:eastAsia="宋体" w:hAnsi="Times New Roman" w:cs="Times New Roman"/>
    </w:rPr>
  </w:style>
  <w:style w:type="character" w:customStyle="1" w:styleId="Char11">
    <w:name w:val="正文（首行缩进两字） Char1"/>
    <w:rsid w:val="00474C42"/>
    <w:rPr>
      <w:rFonts w:ascii="仿宋_GB2312" w:eastAsia="仿宋_GB2312" w:hAnsi="Arial Black"/>
      <w:kern w:val="2"/>
      <w:sz w:val="28"/>
      <w:lang w:val="en-US" w:eastAsia="zh-CN" w:bidi="ar-SA"/>
    </w:rPr>
  </w:style>
  <w:style w:type="paragraph" w:customStyle="1" w:styleId="1-1">
    <w:name w:val="正文1-1"/>
    <w:basedOn w:val="a"/>
    <w:link w:val="1-1Char"/>
    <w:rsid w:val="00474C42"/>
    <w:pPr>
      <w:widowControl/>
      <w:snapToGrid w:val="0"/>
      <w:spacing w:line="360" w:lineRule="auto"/>
      <w:ind w:firstLineChars="200" w:firstLine="200"/>
      <w:jc w:val="left"/>
    </w:pPr>
    <w:rPr>
      <w:rFonts w:ascii="宋体" w:eastAsia="仿宋_GB2312" w:hAnsi="宋体"/>
      <w:kern w:val="0"/>
      <w:sz w:val="28"/>
      <w:szCs w:val="24"/>
    </w:rPr>
  </w:style>
  <w:style w:type="character" w:customStyle="1" w:styleId="1-1Char">
    <w:name w:val="正文1-1 Char"/>
    <w:link w:val="1-1"/>
    <w:rsid w:val="00474C42"/>
    <w:rPr>
      <w:rFonts w:ascii="宋体" w:eastAsia="仿宋_GB2312" w:hAnsi="宋体" w:cs="Times New Roman"/>
      <w:kern w:val="0"/>
      <w:sz w:val="28"/>
      <w:szCs w:val="24"/>
    </w:rPr>
  </w:style>
  <w:style w:type="character" w:customStyle="1" w:styleId="Charfa">
    <w:name w:val="废物方框 Char"/>
    <w:link w:val="affff4"/>
    <w:rsid w:val="00474C42"/>
    <w:rPr>
      <w:rFonts w:ascii="宋体"/>
      <w:snapToGrid w:val="0"/>
      <w:spacing w:val="4"/>
      <w:sz w:val="18"/>
      <w:szCs w:val="18"/>
    </w:rPr>
  </w:style>
  <w:style w:type="paragraph" w:customStyle="1" w:styleId="affff4">
    <w:name w:val="废物方框"/>
    <w:basedOn w:val="aff7"/>
    <w:link w:val="Charfa"/>
    <w:rsid w:val="00474C42"/>
    <w:pPr>
      <w:widowControl w:val="0"/>
      <w:adjustRightInd w:val="0"/>
      <w:snapToGrid w:val="0"/>
      <w:spacing w:line="240" w:lineRule="auto"/>
      <w:ind w:firstLine="0"/>
      <w:jc w:val="center"/>
    </w:pPr>
    <w:rPr>
      <w:rFonts w:ascii="宋体" w:eastAsiaTheme="minorEastAsia" w:hAnsiTheme="minorHAnsi" w:cstheme="minorBidi"/>
      <w:snapToGrid w:val="0"/>
      <w:color w:val="auto"/>
      <w:spacing w:val="4"/>
      <w:kern w:val="2"/>
      <w:sz w:val="18"/>
      <w:szCs w:val="18"/>
    </w:rPr>
  </w:style>
  <w:style w:type="paragraph" w:customStyle="1" w:styleId="CharChar20">
    <w:name w:val="Char Char2"/>
    <w:basedOn w:val="a"/>
    <w:semiHidden/>
    <w:rsid w:val="00474C42"/>
    <w:rPr>
      <w:rFonts w:ascii="Times New Roman" w:hAnsi="Times New Roman"/>
      <w:sz w:val="24"/>
      <w:szCs w:val="24"/>
    </w:rPr>
  </w:style>
  <w:style w:type="paragraph" w:customStyle="1" w:styleId="affff5">
    <w:name w:val="图标准"/>
    <w:basedOn w:val="affff"/>
    <w:link w:val="Charfb"/>
    <w:semiHidden/>
    <w:rsid w:val="00474C42"/>
    <w:pPr>
      <w:spacing w:beforeLines="100" w:line="360" w:lineRule="auto"/>
    </w:pPr>
    <w:rPr>
      <w:rFonts w:ascii="仿宋_GB2312"/>
      <w:szCs w:val="28"/>
    </w:rPr>
  </w:style>
  <w:style w:type="character" w:customStyle="1" w:styleId="Charfb">
    <w:name w:val="图标准 Char"/>
    <w:link w:val="affff5"/>
    <w:semiHidden/>
    <w:rsid w:val="00474C42"/>
    <w:rPr>
      <w:rFonts w:ascii="仿宋_GB2312" w:eastAsia="黑体" w:hAnsi="Times New Roman" w:cs="Times New Roman"/>
      <w:b/>
      <w:snapToGrid w:val="0"/>
      <w:spacing w:val="4"/>
      <w:w w:val="90"/>
      <w:kern w:val="0"/>
      <w:sz w:val="24"/>
      <w:szCs w:val="28"/>
    </w:rPr>
  </w:style>
  <w:style w:type="paragraph" w:customStyle="1" w:styleId="-1">
    <w:name w:val="正文-1"/>
    <w:basedOn w:val="af0"/>
    <w:link w:val="-1Char"/>
    <w:semiHidden/>
    <w:rsid w:val="00474C42"/>
    <w:pPr>
      <w:widowControl w:val="0"/>
      <w:snapToGrid w:val="0"/>
      <w:spacing w:line="360" w:lineRule="auto"/>
      <w:ind w:firstLineChars="180" w:firstLine="180"/>
      <w:textAlignment w:val="auto"/>
    </w:pPr>
    <w:rPr>
      <w:rFonts w:ascii="Times New Roman" w:eastAsia="宋体"/>
      <w:color w:val="auto"/>
      <w:spacing w:val="4"/>
      <w:kern w:val="18"/>
      <w:sz w:val="24"/>
      <w:szCs w:val="30"/>
    </w:rPr>
  </w:style>
  <w:style w:type="character" w:customStyle="1" w:styleId="-1Char">
    <w:name w:val="正文-1 Char"/>
    <w:link w:val="-1"/>
    <w:semiHidden/>
    <w:rsid w:val="00474C42"/>
    <w:rPr>
      <w:rFonts w:ascii="Times New Roman" w:eastAsia="宋体" w:hAnsi="Times New Roman" w:cs="Times New Roman"/>
      <w:spacing w:val="4"/>
      <w:kern w:val="18"/>
      <w:sz w:val="24"/>
      <w:szCs w:val="30"/>
      <w:u w:color="000000"/>
    </w:rPr>
  </w:style>
  <w:style w:type="paragraph" w:customStyle="1" w:styleId="p9copy">
    <w:name w:val="p9copy"/>
    <w:basedOn w:val="a"/>
    <w:semiHidden/>
    <w:rsid w:val="00474C42"/>
    <w:pPr>
      <w:widowControl/>
      <w:adjustRightInd w:val="0"/>
      <w:spacing w:before="100" w:beforeAutospacing="1" w:after="100" w:afterAutospacing="1" w:line="360" w:lineRule="auto"/>
      <w:ind w:firstLineChars="200" w:firstLine="576"/>
      <w:jc w:val="left"/>
    </w:pPr>
    <w:rPr>
      <w:rFonts w:ascii="宋体" w:eastAsia="仿宋_GB2312" w:hAnsi="Arial Unicode MS" w:cs="Arial Unicode MS" w:hint="eastAsia"/>
      <w:color w:val="000000"/>
      <w:spacing w:val="4"/>
      <w:kern w:val="0"/>
      <w:sz w:val="18"/>
      <w:szCs w:val="18"/>
    </w:rPr>
  </w:style>
  <w:style w:type="paragraph" w:customStyle="1" w:styleId="CharCharCharCharCharChar">
    <w:name w:val="Char Char Char Char Char Char"/>
    <w:basedOn w:val="a"/>
    <w:rsid w:val="00474C42"/>
    <w:rPr>
      <w:rFonts w:ascii="Times New Roman" w:hAnsi="Times New Roman"/>
      <w:szCs w:val="24"/>
    </w:rPr>
  </w:style>
  <w:style w:type="paragraph" w:customStyle="1" w:styleId="affff6">
    <w:name w:val="字元 字元"/>
    <w:basedOn w:val="a"/>
    <w:rsid w:val="00474C42"/>
    <w:rPr>
      <w:rFonts w:ascii="Times New Roman" w:hAnsi="Times New Roman"/>
      <w:szCs w:val="24"/>
    </w:rPr>
  </w:style>
  <w:style w:type="paragraph" w:customStyle="1" w:styleId="affff7">
    <w:name w:val="清洁生产正文"/>
    <w:basedOn w:val="a"/>
    <w:link w:val="Charfc"/>
    <w:rsid w:val="00474C42"/>
    <w:pPr>
      <w:spacing w:line="580" w:lineRule="exact"/>
      <w:ind w:firstLineChars="200" w:firstLine="560"/>
    </w:pPr>
    <w:rPr>
      <w:rFonts w:ascii="仿宋_GB2312" w:eastAsia="仿宋_GB2312" w:hAnsi="Times New Roman"/>
      <w:sz w:val="28"/>
      <w:szCs w:val="24"/>
    </w:rPr>
  </w:style>
  <w:style w:type="paragraph" w:customStyle="1" w:styleId="Date1">
    <w:name w:val="Date1"/>
    <w:basedOn w:val="a"/>
    <w:next w:val="a"/>
    <w:semiHidden/>
    <w:rsid w:val="00474C42"/>
    <w:pPr>
      <w:adjustRightInd w:val="0"/>
      <w:spacing w:line="360" w:lineRule="auto"/>
      <w:ind w:firstLineChars="200" w:firstLine="576"/>
      <w:jc w:val="left"/>
      <w:textAlignment w:val="baseline"/>
    </w:pPr>
    <w:rPr>
      <w:rFonts w:ascii="仿宋_GB2312" w:eastAsia="仿宋_GB2312" w:hAnsi="Times New Roman"/>
      <w:spacing w:val="4"/>
      <w:kern w:val="18"/>
      <w:sz w:val="28"/>
      <w:szCs w:val="20"/>
    </w:rPr>
  </w:style>
  <w:style w:type="character" w:customStyle="1" w:styleId="Char">
    <w:name w:val="批注主题 Char"/>
    <w:basedOn w:val="Char0"/>
    <w:link w:val="a3"/>
    <w:semiHidden/>
    <w:rsid w:val="00474C42"/>
    <w:rPr>
      <w:rFonts w:ascii="宋体" w:eastAsia="全真楷書" w:hAnsi="宋体" w:cs="Times New Roman"/>
      <w:b/>
      <w:bCs/>
      <w:color w:val="000000"/>
      <w:kern w:val="0"/>
      <w:sz w:val="24"/>
      <w:szCs w:val="24"/>
      <w:u w:color="000000"/>
    </w:rPr>
  </w:style>
  <w:style w:type="paragraph" w:customStyle="1" w:styleId="Default">
    <w:name w:val="Default"/>
    <w:rsid w:val="00474C42"/>
    <w:pPr>
      <w:widowControl w:val="0"/>
      <w:autoSpaceDE w:val="0"/>
      <w:autoSpaceDN w:val="0"/>
      <w:adjustRightInd w:val="0"/>
    </w:pPr>
    <w:rPr>
      <w:rFonts w:ascii="黑体" w:eastAsia="黑体" w:hAnsi="Times New Roman" w:cs="黑体"/>
      <w:color w:val="000000"/>
      <w:sz w:val="24"/>
      <w:szCs w:val="24"/>
    </w:rPr>
  </w:style>
  <w:style w:type="paragraph" w:customStyle="1" w:styleId="-">
    <w:name w:val="表格说明文字-右"/>
    <w:basedOn w:val="a"/>
    <w:rsid w:val="00474C42"/>
    <w:pPr>
      <w:tabs>
        <w:tab w:val="left" w:pos="420"/>
      </w:tabs>
      <w:wordWrap w:val="0"/>
      <w:spacing w:line="360" w:lineRule="auto"/>
      <w:ind w:left="420" w:right="210" w:hanging="420"/>
      <w:jc w:val="center"/>
    </w:pPr>
    <w:rPr>
      <w:rFonts w:ascii="宋体" w:hAnsi="宋体"/>
      <w:b/>
      <w:bCs/>
      <w:sz w:val="24"/>
      <w:szCs w:val="24"/>
    </w:rPr>
  </w:style>
  <w:style w:type="character" w:customStyle="1" w:styleId="Char7">
    <w:name w:val="结束语 Char"/>
    <w:link w:val="af"/>
    <w:rsid w:val="00474C42"/>
    <w:rPr>
      <w:szCs w:val="24"/>
    </w:rPr>
  </w:style>
  <w:style w:type="character" w:customStyle="1" w:styleId="Char12">
    <w:name w:val="结束语 Char1"/>
    <w:basedOn w:val="a0"/>
    <w:uiPriority w:val="99"/>
    <w:semiHidden/>
    <w:rsid w:val="00474C42"/>
    <w:rPr>
      <w:rFonts w:ascii="Calibri" w:eastAsia="宋体" w:hAnsi="Calibri" w:cs="Times New Roman"/>
    </w:rPr>
  </w:style>
  <w:style w:type="character" w:customStyle="1" w:styleId="Char6">
    <w:name w:val="称呼 Char"/>
    <w:link w:val="ae"/>
    <w:rsid w:val="00474C42"/>
    <w:rPr>
      <w:szCs w:val="24"/>
    </w:rPr>
  </w:style>
  <w:style w:type="character" w:customStyle="1" w:styleId="Char13">
    <w:name w:val="称呼 Char1"/>
    <w:basedOn w:val="a0"/>
    <w:uiPriority w:val="99"/>
    <w:semiHidden/>
    <w:rsid w:val="00474C42"/>
    <w:rPr>
      <w:rFonts w:ascii="Calibri" w:eastAsia="宋体" w:hAnsi="Calibri" w:cs="Times New Roman"/>
    </w:rPr>
  </w:style>
  <w:style w:type="character" w:customStyle="1" w:styleId="Chare">
    <w:name w:val="签名 Char"/>
    <w:link w:val="af6"/>
    <w:rsid w:val="00474C42"/>
    <w:rPr>
      <w:rFonts w:ascii="Calibri" w:eastAsia="宋体" w:hAnsi="Calibri" w:cs="Times New Roman"/>
    </w:rPr>
  </w:style>
  <w:style w:type="character" w:customStyle="1" w:styleId="Char14">
    <w:name w:val="签名 Char1"/>
    <w:basedOn w:val="a0"/>
    <w:uiPriority w:val="99"/>
    <w:semiHidden/>
    <w:rsid w:val="00474C42"/>
    <w:rPr>
      <w:rFonts w:ascii="Calibri" w:eastAsia="宋体" w:hAnsi="Calibri" w:cs="Times New Roman"/>
    </w:rPr>
  </w:style>
  <w:style w:type="character" w:customStyle="1" w:styleId="Char1">
    <w:name w:val="正文首行缩进 Char"/>
    <w:basedOn w:val="Char2"/>
    <w:link w:val="a5"/>
    <w:rsid w:val="00474C42"/>
    <w:rPr>
      <w:rFonts w:ascii="Times New Roman" w:eastAsia="宋体" w:hAnsi="Times New Roman" w:cs="Times New Roman"/>
      <w:color w:val="000000"/>
      <w:kern w:val="0"/>
      <w:szCs w:val="20"/>
      <w:u w:color="000000"/>
    </w:rPr>
  </w:style>
  <w:style w:type="character" w:customStyle="1" w:styleId="Char15">
    <w:name w:val="正文首行缩进 Char1"/>
    <w:basedOn w:val="Char2"/>
    <w:uiPriority w:val="99"/>
    <w:semiHidden/>
    <w:rsid w:val="00474C42"/>
    <w:rPr>
      <w:rFonts w:ascii="Times New Roman" w:eastAsia="宋体" w:hAnsi="Times New Roman" w:cs="Times New Roman"/>
      <w:color w:val="000000"/>
      <w:kern w:val="0"/>
      <w:szCs w:val="20"/>
      <w:u w:color="000000"/>
    </w:rPr>
  </w:style>
  <w:style w:type="paragraph" w:customStyle="1" w:styleId="affff8">
    <w:name w:val="正文文字"/>
    <w:basedOn w:val="a"/>
    <w:link w:val="Charfd"/>
    <w:rsid w:val="00474C42"/>
    <w:pPr>
      <w:snapToGrid w:val="0"/>
      <w:spacing w:line="360" w:lineRule="auto"/>
      <w:ind w:firstLine="567"/>
    </w:pPr>
    <w:rPr>
      <w:rFonts w:ascii="Times New Roman" w:eastAsia="仿宋_GB2312" w:hAnsi="Times New Roman"/>
      <w:kern w:val="0"/>
      <w:sz w:val="28"/>
      <w:szCs w:val="28"/>
    </w:rPr>
  </w:style>
  <w:style w:type="character" w:customStyle="1" w:styleId="Charfd">
    <w:name w:val="正文文字 Char"/>
    <w:link w:val="affff8"/>
    <w:rsid w:val="00474C42"/>
    <w:rPr>
      <w:rFonts w:ascii="Times New Roman" w:eastAsia="仿宋_GB2312" w:hAnsi="Times New Roman" w:cs="Times New Roman"/>
      <w:kern w:val="0"/>
      <w:sz w:val="28"/>
      <w:szCs w:val="28"/>
    </w:rPr>
  </w:style>
  <w:style w:type="paragraph" w:customStyle="1" w:styleId="1c">
    <w:name w:val="无间隔1"/>
    <w:link w:val="NoSpacingChar"/>
    <w:rsid w:val="00474C42"/>
    <w:pPr>
      <w:widowControl w:val="0"/>
      <w:spacing w:line="312" w:lineRule="auto"/>
      <w:ind w:firstLineChars="200" w:firstLine="200"/>
      <w:jc w:val="both"/>
    </w:pPr>
    <w:rPr>
      <w:rFonts w:ascii="Calibri" w:eastAsia="宋体" w:hAnsi="Calibri" w:cs="Times New Roman"/>
      <w:kern w:val="2"/>
      <w:sz w:val="28"/>
      <w:szCs w:val="22"/>
    </w:rPr>
  </w:style>
  <w:style w:type="character" w:customStyle="1" w:styleId="NoSpacingChar">
    <w:name w:val="No Spacing Char"/>
    <w:link w:val="1c"/>
    <w:locked/>
    <w:rsid w:val="00474C42"/>
    <w:rPr>
      <w:rFonts w:ascii="Calibri" w:eastAsia="宋体" w:hAnsi="Calibri" w:cs="Times New Roman"/>
      <w:sz w:val="28"/>
    </w:rPr>
  </w:style>
  <w:style w:type="paragraph" w:customStyle="1" w:styleId="affff9">
    <w:name w:val="表格内容居中"/>
    <w:basedOn w:val="a"/>
    <w:next w:val="a"/>
    <w:link w:val="Charfe"/>
    <w:rsid w:val="00474C42"/>
    <w:pPr>
      <w:jc w:val="center"/>
    </w:pPr>
    <w:rPr>
      <w:rFonts w:ascii="Times New Roman" w:hAnsi="Times New Roman"/>
      <w:kern w:val="0"/>
      <w:sz w:val="20"/>
      <w:szCs w:val="24"/>
    </w:rPr>
  </w:style>
  <w:style w:type="character" w:customStyle="1" w:styleId="Charfe">
    <w:name w:val="表格内容居中 Char"/>
    <w:link w:val="affff9"/>
    <w:rsid w:val="00474C42"/>
    <w:rPr>
      <w:rFonts w:ascii="Times New Roman" w:eastAsia="宋体" w:hAnsi="Times New Roman" w:cs="Times New Roman"/>
      <w:kern w:val="0"/>
      <w:sz w:val="20"/>
      <w:szCs w:val="24"/>
    </w:rPr>
  </w:style>
  <w:style w:type="paragraph" w:customStyle="1" w:styleId="Body">
    <w:name w:val="Body"/>
    <w:basedOn w:val="a"/>
    <w:link w:val="BodyChar"/>
    <w:qFormat/>
    <w:rsid w:val="00474C42"/>
    <w:pPr>
      <w:spacing w:line="360" w:lineRule="auto"/>
      <w:ind w:right="-176" w:firstLineChars="200" w:firstLine="200"/>
    </w:pPr>
    <w:rPr>
      <w:rFonts w:ascii="宋体" w:hAnsi="宋体"/>
      <w:sz w:val="28"/>
      <w:szCs w:val="28"/>
    </w:rPr>
  </w:style>
  <w:style w:type="character" w:customStyle="1" w:styleId="BodyChar">
    <w:name w:val="Body Char"/>
    <w:link w:val="Body"/>
    <w:rsid w:val="00474C42"/>
    <w:rPr>
      <w:rFonts w:ascii="宋体" w:eastAsia="宋体" w:hAnsi="宋体" w:cs="Times New Roman"/>
      <w:sz w:val="28"/>
      <w:szCs w:val="28"/>
    </w:rPr>
  </w:style>
  <w:style w:type="paragraph" w:customStyle="1" w:styleId="affffa">
    <w:name w:val="报告正文"/>
    <w:basedOn w:val="a"/>
    <w:link w:val="Charff"/>
    <w:qFormat/>
    <w:rsid w:val="00474C42"/>
    <w:pPr>
      <w:spacing w:line="360" w:lineRule="auto"/>
      <w:ind w:firstLineChars="200" w:firstLine="560"/>
      <w:jc w:val="left"/>
    </w:pPr>
    <w:rPr>
      <w:rFonts w:ascii="宋体" w:hAnsi="宋体"/>
      <w:sz w:val="28"/>
      <w:szCs w:val="28"/>
    </w:rPr>
  </w:style>
  <w:style w:type="character" w:customStyle="1" w:styleId="Charff">
    <w:name w:val="报告正文 Char"/>
    <w:link w:val="affffa"/>
    <w:rsid w:val="00474C42"/>
    <w:rPr>
      <w:rFonts w:ascii="宋体" w:eastAsia="宋体" w:hAnsi="宋体" w:cs="Times New Roman"/>
      <w:sz w:val="28"/>
      <w:szCs w:val="28"/>
    </w:rPr>
  </w:style>
  <w:style w:type="paragraph" w:customStyle="1" w:styleId="affffb">
    <w:name w:val="工艺流程图"/>
    <w:basedOn w:val="a"/>
    <w:rsid w:val="00474C42"/>
    <w:pPr>
      <w:adjustRightInd w:val="0"/>
      <w:snapToGrid w:val="0"/>
      <w:spacing w:line="340" w:lineRule="atLeast"/>
      <w:jc w:val="center"/>
    </w:pPr>
    <w:rPr>
      <w:rFonts w:ascii="Times New Roman" w:hAnsi="Times New Roman"/>
      <w:color w:val="FF0000"/>
      <w:kern w:val="18"/>
      <w:szCs w:val="28"/>
    </w:rPr>
  </w:style>
  <w:style w:type="paragraph" w:customStyle="1" w:styleId="38">
    <w:name w:val="污水处理3"/>
    <w:basedOn w:val="a"/>
    <w:rsid w:val="00474C42"/>
    <w:pPr>
      <w:adjustRightInd w:val="0"/>
      <w:spacing w:line="0" w:lineRule="atLeast"/>
      <w:jc w:val="center"/>
    </w:pPr>
    <w:rPr>
      <w:rFonts w:ascii="Times New Roman" w:eastAsia="Times New Roman" w:hAnsi="Times New Roman"/>
      <w:spacing w:val="4"/>
      <w:kern w:val="18"/>
      <w:sz w:val="15"/>
      <w:szCs w:val="28"/>
    </w:rPr>
  </w:style>
  <w:style w:type="paragraph" w:customStyle="1" w:styleId="1d">
    <w:name w:val="污水处理1"/>
    <w:basedOn w:val="a"/>
    <w:rsid w:val="00474C42"/>
    <w:pPr>
      <w:adjustRightInd w:val="0"/>
      <w:spacing w:line="360" w:lineRule="auto"/>
      <w:jc w:val="center"/>
    </w:pPr>
    <w:rPr>
      <w:rFonts w:ascii="仿宋_GB2312" w:hAnsi="Times New Roman"/>
      <w:b/>
      <w:bCs/>
      <w:spacing w:val="4"/>
      <w:kern w:val="18"/>
      <w:szCs w:val="28"/>
    </w:rPr>
  </w:style>
  <w:style w:type="paragraph" w:customStyle="1" w:styleId="26">
    <w:name w:val="污水处理2"/>
    <w:basedOn w:val="a"/>
    <w:rsid w:val="00474C42"/>
    <w:pPr>
      <w:adjustRightInd w:val="0"/>
      <w:spacing w:line="360" w:lineRule="auto"/>
      <w:jc w:val="center"/>
    </w:pPr>
    <w:rPr>
      <w:rFonts w:ascii="仿宋_GB2312" w:hAnsi="Times New Roman"/>
      <w:spacing w:val="4"/>
      <w:kern w:val="18"/>
      <w:szCs w:val="28"/>
    </w:rPr>
  </w:style>
  <w:style w:type="paragraph" w:customStyle="1" w:styleId="affffc">
    <w:name w:val="图文框"/>
    <w:basedOn w:val="a"/>
    <w:qFormat/>
    <w:rsid w:val="00474C42"/>
    <w:pPr>
      <w:adjustRightInd w:val="0"/>
      <w:snapToGrid w:val="0"/>
      <w:jc w:val="center"/>
    </w:pPr>
    <w:rPr>
      <w:rFonts w:ascii="Times New Roman" w:hAnsi="Times New Roman"/>
      <w:color w:val="000000"/>
      <w:szCs w:val="21"/>
    </w:rPr>
  </w:style>
  <w:style w:type="paragraph" w:customStyle="1" w:styleId="CharCharCharCharCharCharCharCharChar1Char">
    <w:name w:val="Char Char Char Char Char Char Char Char Char1 Char"/>
    <w:basedOn w:val="a"/>
    <w:rsid w:val="00474C42"/>
    <w:rPr>
      <w:rFonts w:ascii="Times New Roman" w:hAnsi="Times New Roman"/>
      <w:sz w:val="24"/>
      <w:szCs w:val="24"/>
    </w:rPr>
  </w:style>
  <w:style w:type="paragraph" w:customStyle="1" w:styleId="-5-">
    <w:name w:val="表格文字-5号-中"/>
    <w:basedOn w:val="a"/>
    <w:rsid w:val="00474C42"/>
    <w:pPr>
      <w:wordWrap w:val="0"/>
      <w:snapToGrid w:val="0"/>
      <w:jc w:val="center"/>
    </w:pPr>
    <w:rPr>
      <w:rFonts w:ascii="PMingLiU" w:eastAsia="PMingLiU" w:hAnsi="PMingLiU"/>
      <w:kern w:val="0"/>
      <w:sz w:val="24"/>
      <w:szCs w:val="24"/>
    </w:rPr>
  </w:style>
  <w:style w:type="paragraph" w:customStyle="1" w:styleId="affffd">
    <w:name w:val="报告表格"/>
    <w:basedOn w:val="a"/>
    <w:next w:val="a"/>
    <w:rsid w:val="00474C42"/>
    <w:pPr>
      <w:autoSpaceDE w:val="0"/>
      <w:autoSpaceDN w:val="0"/>
      <w:adjustRightInd w:val="0"/>
      <w:spacing w:line="318" w:lineRule="atLeast"/>
      <w:jc w:val="center"/>
      <w:textAlignment w:val="bottom"/>
    </w:pPr>
    <w:rPr>
      <w:rFonts w:ascii="Times New Roman" w:hAnsi="Times New Roman"/>
      <w:kern w:val="0"/>
      <w:sz w:val="24"/>
      <w:szCs w:val="20"/>
    </w:rPr>
  </w:style>
  <w:style w:type="paragraph" w:customStyle="1" w:styleId="affffe">
    <w:name w:val="正文格式"/>
    <w:basedOn w:val="a"/>
    <w:rsid w:val="00474C42"/>
    <w:pPr>
      <w:spacing w:line="360" w:lineRule="auto"/>
      <w:ind w:firstLine="482"/>
    </w:pPr>
    <w:rPr>
      <w:rFonts w:ascii="宋体" w:hAnsi="Times New Roman" w:cs="宋体"/>
      <w:sz w:val="24"/>
      <w:szCs w:val="24"/>
    </w:rPr>
  </w:style>
  <w:style w:type="character" w:customStyle="1" w:styleId="Charfc">
    <w:name w:val="清洁生产正文 Char"/>
    <w:basedOn w:val="a0"/>
    <w:link w:val="affff7"/>
    <w:rsid w:val="00474C42"/>
    <w:rPr>
      <w:rFonts w:ascii="仿宋_GB2312" w:eastAsia="仿宋_GB2312" w:hAnsi="Times New Roman" w:cs="Times New Roman"/>
      <w:sz w:val="28"/>
      <w:szCs w:val="24"/>
    </w:rPr>
  </w:style>
  <w:style w:type="paragraph" w:customStyle="1" w:styleId="1e">
    <w:name w:val="列出段落1"/>
    <w:basedOn w:val="a"/>
    <w:uiPriority w:val="34"/>
    <w:qFormat/>
    <w:rsid w:val="00474C42"/>
    <w:pPr>
      <w:ind w:firstLineChars="200" w:firstLine="420"/>
    </w:pPr>
  </w:style>
  <w:style w:type="character" w:customStyle="1" w:styleId="newlist">
    <w:name w:val="newlist"/>
    <w:basedOn w:val="a0"/>
    <w:rsid w:val="00474C42"/>
  </w:style>
  <w:style w:type="paragraph" w:customStyle="1" w:styleId="44">
    <w:name w:val="正文4"/>
    <w:rsid w:val="00474C42"/>
    <w:pPr>
      <w:widowControl w:val="0"/>
      <w:adjustRightInd w:val="0"/>
      <w:spacing w:line="312" w:lineRule="atLeast"/>
      <w:jc w:val="both"/>
    </w:pPr>
    <w:rPr>
      <w:rFonts w:ascii="Arial" w:eastAsia="楷体_GB2312" w:hAnsi="Times New Roman" w:cs="Times New Roman"/>
      <w:spacing w:val="-6"/>
      <w:sz w:val="28"/>
    </w:rPr>
  </w:style>
  <w:style w:type="paragraph" w:customStyle="1" w:styleId="54">
    <w:name w:val="正文5"/>
    <w:rsid w:val="00474C42"/>
    <w:pPr>
      <w:widowControl w:val="0"/>
      <w:adjustRightInd w:val="0"/>
      <w:spacing w:line="312" w:lineRule="atLeast"/>
      <w:jc w:val="both"/>
      <w:textAlignment w:val="baseline"/>
    </w:pPr>
    <w:rPr>
      <w:rFonts w:ascii="Arial" w:eastAsia="楷体_GB2312" w:hAnsi="Times New Roman" w:cs="Times New Roman"/>
      <w:spacing w:val="-6"/>
      <w:sz w:val="28"/>
    </w:rPr>
  </w:style>
  <w:style w:type="character" w:customStyle="1" w:styleId="Char16">
    <w:name w:val="纯文本 Char1"/>
    <w:basedOn w:val="a0"/>
    <w:rsid w:val="00474C42"/>
    <w:rPr>
      <w:rFonts w:ascii="仿宋_GB2312" w:eastAsia="仿宋_GB2312"/>
      <w:color w:val="000000"/>
      <w:sz w:val="28"/>
      <w:u w:color="000000"/>
      <w:lang w:val="en-US" w:eastAsia="zh-CN" w:bidi="ar-SA"/>
    </w:rPr>
  </w:style>
  <w:style w:type="paragraph" w:customStyle="1" w:styleId="TOC1">
    <w:name w:val="TOC 标题1"/>
    <w:basedOn w:val="1"/>
    <w:next w:val="a"/>
    <w:uiPriority w:val="39"/>
    <w:unhideWhenUsed/>
    <w:qFormat/>
    <w:rsid w:val="00474C42"/>
    <w:pPr>
      <w:spacing w:before="480" w:after="0" w:line="276" w:lineRule="auto"/>
      <w:jc w:val="left"/>
      <w:textAlignment w:val="auto"/>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9" w:unhideWhenUsed="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iPriority="0"/>
    <w:lsdException w:name="macro" w:semiHidden="1" w:unhideWhenUsed="1"/>
    <w:lsdException w:name="toa heading" w:semiHidden="1" w:uiPriority="0"/>
    <w:lsdException w:name="List" w:uiPriority="0"/>
    <w:lsdException w:name="List Bullet" w:semiHidden="1" w:unhideWhenUsed="1"/>
    <w:lsdException w:name="List Number"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uiPriority="0"/>
    <w:lsdException w:name="Signature" w:uiPriority="0"/>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uiPriority="0"/>
    <w:lsdException w:name="Date" w:uiPriority="0" w:unhideWhenUsed="1"/>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semiHidden="1" w:unhideWhenUsed="1"/>
    <w:lsdException w:name="FollowedHyperlink" w:uiPriority="0" w:unhideWhenUsed="1"/>
    <w:lsdException w:name="Strong" w:uiPriority="0" w:qFormat="1"/>
    <w:lsdException w:name="Emphasis" w:uiPriority="20" w:qFormat="1"/>
    <w:lsdException w:name="Document Map" w:uiPriority="0"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74C42"/>
    <w:pPr>
      <w:widowControl w:val="0"/>
      <w:jc w:val="both"/>
    </w:pPr>
    <w:rPr>
      <w:rFonts w:ascii="Calibri" w:eastAsia="宋体" w:hAnsi="Calibri" w:cs="Times New Roman"/>
      <w:kern w:val="2"/>
      <w:sz w:val="21"/>
      <w:szCs w:val="22"/>
    </w:rPr>
  </w:style>
  <w:style w:type="paragraph" w:styleId="1">
    <w:name w:val="heading 1"/>
    <w:basedOn w:val="a"/>
    <w:next w:val="a"/>
    <w:link w:val="1Char"/>
    <w:qFormat/>
    <w:rsid w:val="00474C42"/>
    <w:pPr>
      <w:keepNext/>
      <w:keepLines/>
      <w:widowControl/>
      <w:spacing w:before="340" w:after="330" w:line="578" w:lineRule="atLeast"/>
      <w:textAlignment w:val="baseline"/>
      <w:outlineLvl w:val="0"/>
    </w:pPr>
    <w:rPr>
      <w:rFonts w:ascii="Times New Roman" w:hAnsi="Times New Roman"/>
      <w:b/>
      <w:bCs/>
      <w:color w:val="000000"/>
      <w:kern w:val="44"/>
      <w:sz w:val="44"/>
      <w:szCs w:val="44"/>
      <w:u w:color="000000"/>
    </w:rPr>
  </w:style>
  <w:style w:type="paragraph" w:styleId="2">
    <w:name w:val="heading 2"/>
    <w:basedOn w:val="a"/>
    <w:next w:val="a"/>
    <w:link w:val="2Char"/>
    <w:qFormat/>
    <w:rsid w:val="00474C42"/>
    <w:pPr>
      <w:keepNext/>
      <w:keepLines/>
      <w:widowControl/>
      <w:spacing w:before="260" w:after="260" w:line="416" w:lineRule="atLeast"/>
      <w:textAlignment w:val="baseline"/>
      <w:outlineLvl w:val="1"/>
    </w:pPr>
    <w:rPr>
      <w:rFonts w:ascii="Arial" w:eastAsia="黑体" w:hAnsi="Arial"/>
      <w:b/>
      <w:bCs/>
      <w:color w:val="000000"/>
      <w:kern w:val="0"/>
      <w:sz w:val="32"/>
      <w:szCs w:val="32"/>
      <w:u w:color="000000"/>
    </w:rPr>
  </w:style>
  <w:style w:type="paragraph" w:styleId="30">
    <w:name w:val="heading 3"/>
    <w:basedOn w:val="a"/>
    <w:next w:val="a"/>
    <w:link w:val="3Char"/>
    <w:uiPriority w:val="9"/>
    <w:unhideWhenUsed/>
    <w:qFormat/>
    <w:rsid w:val="00474C42"/>
    <w:pPr>
      <w:keepNext/>
      <w:keepLines/>
      <w:spacing w:before="260" w:after="260" w:line="416" w:lineRule="auto"/>
      <w:outlineLvl w:val="2"/>
    </w:pPr>
    <w:rPr>
      <w:b/>
      <w:bCs/>
      <w:sz w:val="32"/>
      <w:szCs w:val="32"/>
    </w:rPr>
  </w:style>
  <w:style w:type="paragraph" w:styleId="4">
    <w:name w:val="heading 4"/>
    <w:basedOn w:val="a"/>
    <w:next w:val="a"/>
    <w:link w:val="4Char"/>
    <w:qFormat/>
    <w:rsid w:val="00474C4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74C42"/>
    <w:pPr>
      <w:keepNext/>
      <w:keepLines/>
      <w:tabs>
        <w:tab w:val="left" w:pos="210"/>
        <w:tab w:val="left" w:pos="1800"/>
      </w:tabs>
      <w:outlineLvl w:val="4"/>
    </w:pPr>
    <w:rPr>
      <w:rFonts w:ascii="Times New Roman" w:hAnsi="Times New Roman"/>
      <w:sz w:val="28"/>
      <w:szCs w:val="28"/>
    </w:rPr>
  </w:style>
  <w:style w:type="paragraph" w:styleId="6">
    <w:name w:val="heading 6"/>
    <w:basedOn w:val="a"/>
    <w:next w:val="a"/>
    <w:link w:val="6Char"/>
    <w:qFormat/>
    <w:rsid w:val="00474C42"/>
    <w:pPr>
      <w:keepNext/>
      <w:keepLines/>
      <w:numPr>
        <w:ilvl w:val="5"/>
        <w:numId w:val="1"/>
      </w:numPr>
      <w:tabs>
        <w:tab w:val="clear" w:pos="1152"/>
      </w:tabs>
      <w:spacing w:before="240" w:after="64" w:line="320" w:lineRule="auto"/>
      <w:ind w:left="0" w:firstLine="0"/>
      <w:outlineLvl w:val="5"/>
    </w:pPr>
    <w:rPr>
      <w:rFonts w:ascii="Arial" w:eastAsia="黑体" w:hAnsi="Arial"/>
      <w:b/>
      <w:bCs/>
      <w:sz w:val="24"/>
      <w:szCs w:val="24"/>
    </w:rPr>
  </w:style>
  <w:style w:type="paragraph" w:styleId="7">
    <w:name w:val="heading 7"/>
    <w:basedOn w:val="a"/>
    <w:next w:val="a"/>
    <w:link w:val="7Char"/>
    <w:qFormat/>
    <w:rsid w:val="00474C42"/>
    <w:pPr>
      <w:keepNext/>
      <w:keepLines/>
      <w:numPr>
        <w:ilvl w:val="6"/>
        <w:numId w:val="1"/>
      </w:numPr>
      <w:tabs>
        <w:tab w:val="clear" w:pos="1296"/>
      </w:tabs>
      <w:spacing w:before="240" w:after="64" w:line="320" w:lineRule="auto"/>
      <w:ind w:left="0" w:firstLine="0"/>
      <w:outlineLvl w:val="6"/>
    </w:pPr>
    <w:rPr>
      <w:rFonts w:ascii="宋体" w:eastAsia="仿宋_GB2312" w:hAnsi="Times New Roman"/>
      <w:b/>
      <w:bCs/>
      <w:sz w:val="24"/>
      <w:szCs w:val="24"/>
    </w:rPr>
  </w:style>
  <w:style w:type="paragraph" w:styleId="8">
    <w:name w:val="heading 8"/>
    <w:basedOn w:val="a"/>
    <w:next w:val="a"/>
    <w:link w:val="8Char"/>
    <w:qFormat/>
    <w:rsid w:val="00474C42"/>
    <w:pPr>
      <w:keepNext/>
      <w:keepLines/>
      <w:numPr>
        <w:ilvl w:val="7"/>
        <w:numId w:val="1"/>
      </w:numPr>
      <w:tabs>
        <w:tab w:val="clear" w:pos="1440"/>
      </w:tabs>
      <w:spacing w:before="240" w:after="64" w:line="320" w:lineRule="auto"/>
      <w:ind w:left="0" w:firstLine="0"/>
      <w:outlineLvl w:val="7"/>
    </w:pPr>
    <w:rPr>
      <w:rFonts w:ascii="Arial" w:eastAsia="黑体" w:hAnsi="Arial"/>
      <w:sz w:val="24"/>
      <w:szCs w:val="24"/>
    </w:rPr>
  </w:style>
  <w:style w:type="paragraph" w:styleId="9">
    <w:name w:val="heading 9"/>
    <w:basedOn w:val="a"/>
    <w:next w:val="a"/>
    <w:link w:val="9Char"/>
    <w:qFormat/>
    <w:rsid w:val="00474C42"/>
    <w:pPr>
      <w:keepNext/>
      <w:keepLines/>
      <w:numPr>
        <w:ilvl w:val="8"/>
        <w:numId w:val="1"/>
      </w:numPr>
      <w:tabs>
        <w:tab w:val="clear" w:pos="1584"/>
      </w:tabs>
      <w:spacing w:before="240" w:after="64" w:line="320" w:lineRule="auto"/>
      <w:ind w:left="0" w:firstLine="0"/>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semiHidden/>
    <w:rsid w:val="00474C42"/>
    <w:pPr>
      <w:spacing w:line="240" w:lineRule="auto"/>
      <w:ind w:firstLine="0"/>
      <w:textAlignment w:val="auto"/>
    </w:pPr>
    <w:rPr>
      <w:rFonts w:hAnsi="宋体"/>
      <w:b/>
      <w:bCs/>
      <w:sz w:val="24"/>
      <w:szCs w:val="24"/>
    </w:rPr>
  </w:style>
  <w:style w:type="paragraph" w:styleId="a4">
    <w:name w:val="annotation text"/>
    <w:basedOn w:val="a"/>
    <w:link w:val="Char0"/>
    <w:rsid w:val="00474C42"/>
    <w:pPr>
      <w:widowControl/>
      <w:spacing w:line="702" w:lineRule="atLeast"/>
      <w:ind w:firstLine="419"/>
      <w:jc w:val="left"/>
      <w:textAlignment w:val="baseline"/>
    </w:pPr>
    <w:rPr>
      <w:rFonts w:ascii="宋体" w:eastAsia="全真楷書" w:hAnsi="Times New Roman"/>
      <w:color w:val="000000"/>
      <w:kern w:val="0"/>
      <w:sz w:val="28"/>
      <w:szCs w:val="20"/>
      <w:u w:color="000000"/>
    </w:rPr>
  </w:style>
  <w:style w:type="paragraph" w:styleId="70">
    <w:name w:val="toc 7"/>
    <w:basedOn w:val="a"/>
    <w:next w:val="a"/>
    <w:uiPriority w:val="39"/>
    <w:rsid w:val="00474C42"/>
    <w:pPr>
      <w:widowControl/>
      <w:spacing w:line="425" w:lineRule="atLeast"/>
      <w:ind w:left="1050"/>
      <w:jc w:val="left"/>
      <w:textAlignment w:val="baseline"/>
    </w:pPr>
    <w:rPr>
      <w:rFonts w:ascii="Times New Roman" w:hAnsi="Times New Roman"/>
      <w:color w:val="000000"/>
      <w:kern w:val="0"/>
      <w:sz w:val="20"/>
      <w:szCs w:val="20"/>
      <w:u w:color="000000"/>
    </w:rPr>
  </w:style>
  <w:style w:type="paragraph" w:styleId="a5">
    <w:name w:val="Body Text First Indent"/>
    <w:basedOn w:val="a6"/>
    <w:link w:val="Char1"/>
    <w:rsid w:val="00474C42"/>
    <w:pPr>
      <w:widowControl w:val="0"/>
      <w:spacing w:after="120" w:line="240" w:lineRule="auto"/>
      <w:ind w:firstLineChars="100" w:firstLine="420"/>
      <w:jc w:val="both"/>
      <w:textAlignment w:val="auto"/>
    </w:pPr>
  </w:style>
  <w:style w:type="paragraph" w:styleId="a6">
    <w:name w:val="Body Text"/>
    <w:basedOn w:val="a"/>
    <w:link w:val="Char2"/>
    <w:rsid w:val="00474C42"/>
    <w:pPr>
      <w:widowControl/>
      <w:spacing w:line="351" w:lineRule="atLeast"/>
      <w:ind w:firstLine="419"/>
      <w:jc w:val="left"/>
      <w:textAlignment w:val="baseline"/>
    </w:pPr>
    <w:rPr>
      <w:rFonts w:ascii="Times New Roman" w:hAnsi="Times New Roman"/>
      <w:color w:val="000000"/>
      <w:kern w:val="0"/>
      <w:szCs w:val="20"/>
      <w:u w:color="000000"/>
    </w:rPr>
  </w:style>
  <w:style w:type="paragraph" w:styleId="a7">
    <w:name w:val="table of authorities"/>
    <w:basedOn w:val="a"/>
    <w:next w:val="a"/>
    <w:semiHidden/>
    <w:rsid w:val="00474C42"/>
    <w:pPr>
      <w:widowControl/>
      <w:spacing w:line="425" w:lineRule="atLeast"/>
      <w:ind w:left="210" w:hanging="210"/>
      <w:jc w:val="left"/>
      <w:textAlignment w:val="baseline"/>
    </w:pPr>
    <w:rPr>
      <w:rFonts w:ascii="Times New Roman" w:hAnsi="Times New Roman"/>
      <w:color w:val="000000"/>
      <w:kern w:val="0"/>
      <w:sz w:val="20"/>
      <w:szCs w:val="20"/>
      <w:u w:color="000000"/>
    </w:rPr>
  </w:style>
  <w:style w:type="paragraph" w:styleId="a8">
    <w:name w:val="Note Heading"/>
    <w:basedOn w:val="a"/>
    <w:next w:val="a"/>
    <w:link w:val="Char3"/>
    <w:rsid w:val="00474C42"/>
    <w:pPr>
      <w:widowControl/>
      <w:spacing w:line="351" w:lineRule="atLeast"/>
      <w:ind w:firstLine="419"/>
      <w:jc w:val="center"/>
      <w:textAlignment w:val="baseline"/>
    </w:pPr>
    <w:rPr>
      <w:rFonts w:ascii="Times New Roman" w:hAnsi="Times New Roman"/>
      <w:color w:val="000000"/>
      <w:kern w:val="0"/>
      <w:szCs w:val="20"/>
      <w:u w:color="000000"/>
    </w:rPr>
  </w:style>
  <w:style w:type="paragraph" w:styleId="a9">
    <w:name w:val="List Number"/>
    <w:basedOn w:val="a"/>
    <w:rsid w:val="00474C42"/>
    <w:pPr>
      <w:widowControl/>
      <w:tabs>
        <w:tab w:val="left" w:pos="527"/>
      </w:tabs>
      <w:spacing w:line="351" w:lineRule="atLeast"/>
      <w:ind w:left="527" w:hanging="521"/>
      <w:textAlignment w:val="baseline"/>
    </w:pPr>
    <w:rPr>
      <w:rFonts w:ascii="Times New Roman" w:eastAsia="仿宋_GB2312" w:hAnsi="Times New Roman"/>
      <w:color w:val="000000"/>
      <w:kern w:val="0"/>
      <w:sz w:val="30"/>
      <w:szCs w:val="20"/>
      <w:u w:color="000000"/>
    </w:rPr>
  </w:style>
  <w:style w:type="paragraph" w:styleId="aa">
    <w:name w:val="Normal Indent"/>
    <w:basedOn w:val="a"/>
    <w:link w:val="Char4"/>
    <w:rsid w:val="00474C42"/>
    <w:pPr>
      <w:ind w:firstLine="420"/>
    </w:pPr>
    <w:rPr>
      <w:rFonts w:ascii="仿宋_GB2312" w:eastAsia="仿宋_GB2312" w:hAnsi="Arial Black"/>
      <w:sz w:val="28"/>
      <w:szCs w:val="20"/>
    </w:rPr>
  </w:style>
  <w:style w:type="paragraph" w:styleId="ab">
    <w:name w:val="caption"/>
    <w:basedOn w:val="a"/>
    <w:next w:val="a"/>
    <w:qFormat/>
    <w:rsid w:val="00474C42"/>
    <w:pPr>
      <w:adjustRightInd w:val="0"/>
      <w:spacing w:before="100" w:beforeAutospacing="1" w:line="360" w:lineRule="auto"/>
      <w:ind w:firstLine="482"/>
      <w:jc w:val="center"/>
      <w:textAlignment w:val="baseline"/>
    </w:pPr>
    <w:rPr>
      <w:rFonts w:ascii="宋体" w:hAnsi="宋体" w:cs="宋体"/>
      <w:b/>
      <w:bCs/>
      <w:kern w:val="0"/>
      <w:sz w:val="24"/>
      <w:szCs w:val="24"/>
    </w:rPr>
  </w:style>
  <w:style w:type="paragraph" w:styleId="ac">
    <w:name w:val="Document Map"/>
    <w:basedOn w:val="a"/>
    <w:link w:val="Char5"/>
    <w:unhideWhenUsed/>
    <w:rsid w:val="00474C42"/>
    <w:rPr>
      <w:rFonts w:ascii="宋体"/>
      <w:sz w:val="18"/>
      <w:szCs w:val="18"/>
    </w:rPr>
  </w:style>
  <w:style w:type="paragraph" w:styleId="ad">
    <w:name w:val="toa heading"/>
    <w:basedOn w:val="a"/>
    <w:next w:val="a"/>
    <w:semiHidden/>
    <w:rsid w:val="00474C42"/>
    <w:pPr>
      <w:widowControl/>
      <w:spacing w:before="240" w:after="120" w:line="425" w:lineRule="atLeast"/>
      <w:jc w:val="left"/>
      <w:textAlignment w:val="baseline"/>
    </w:pPr>
    <w:rPr>
      <w:rFonts w:ascii="Times New Roman" w:hAnsi="Times New Roman"/>
      <w:b/>
      <w:bCs/>
      <w:caps/>
      <w:color w:val="000000"/>
      <w:kern w:val="0"/>
      <w:sz w:val="20"/>
      <w:szCs w:val="20"/>
      <w:u w:color="000000"/>
    </w:rPr>
  </w:style>
  <w:style w:type="paragraph" w:styleId="ae">
    <w:name w:val="Salutation"/>
    <w:basedOn w:val="a"/>
    <w:next w:val="a"/>
    <w:link w:val="Char6"/>
    <w:rsid w:val="00474C42"/>
    <w:rPr>
      <w:rFonts w:asciiTheme="minorHAnsi" w:eastAsiaTheme="minorEastAsia" w:hAnsiTheme="minorHAnsi" w:cstheme="minorBidi"/>
      <w:szCs w:val="24"/>
    </w:rPr>
  </w:style>
  <w:style w:type="paragraph" w:styleId="31">
    <w:name w:val="Body Text 3"/>
    <w:basedOn w:val="a"/>
    <w:link w:val="3Char0"/>
    <w:rsid w:val="00474C42"/>
    <w:pPr>
      <w:widowControl/>
      <w:spacing w:line="453" w:lineRule="atLeast"/>
      <w:ind w:firstLine="419"/>
      <w:jc w:val="center"/>
      <w:textAlignment w:val="baseline"/>
    </w:pPr>
    <w:rPr>
      <w:rFonts w:ascii="宋体" w:hAnsi="Times New Roman"/>
      <w:color w:val="000000"/>
      <w:kern w:val="0"/>
      <w:szCs w:val="20"/>
      <w:u w:color="000000"/>
    </w:rPr>
  </w:style>
  <w:style w:type="paragraph" w:styleId="af">
    <w:name w:val="Closing"/>
    <w:basedOn w:val="a"/>
    <w:link w:val="Char7"/>
    <w:rsid w:val="00474C42"/>
    <w:pPr>
      <w:ind w:leftChars="2100" w:left="100"/>
    </w:pPr>
    <w:rPr>
      <w:rFonts w:asciiTheme="minorHAnsi" w:eastAsiaTheme="minorEastAsia" w:hAnsiTheme="minorHAnsi" w:cstheme="minorBidi"/>
      <w:szCs w:val="24"/>
    </w:rPr>
  </w:style>
  <w:style w:type="paragraph" w:styleId="af0">
    <w:name w:val="Body Text Indent"/>
    <w:basedOn w:val="a"/>
    <w:link w:val="Char8"/>
    <w:rsid w:val="00474C42"/>
    <w:pPr>
      <w:widowControl/>
      <w:spacing w:line="702" w:lineRule="atLeast"/>
      <w:ind w:firstLine="555"/>
      <w:textAlignment w:val="baseline"/>
    </w:pPr>
    <w:rPr>
      <w:rFonts w:ascii="仿宋_GB2312" w:eastAsia="仿宋_GB2312" w:hAnsi="Times New Roman"/>
      <w:color w:val="000000"/>
      <w:kern w:val="0"/>
      <w:sz w:val="28"/>
      <w:szCs w:val="20"/>
      <w:u w:color="000000"/>
    </w:rPr>
  </w:style>
  <w:style w:type="paragraph" w:styleId="50">
    <w:name w:val="toc 5"/>
    <w:basedOn w:val="a"/>
    <w:next w:val="a"/>
    <w:uiPriority w:val="39"/>
    <w:rsid w:val="00474C42"/>
    <w:pPr>
      <w:widowControl/>
      <w:spacing w:line="425" w:lineRule="atLeast"/>
      <w:ind w:left="630"/>
      <w:jc w:val="left"/>
      <w:textAlignment w:val="baseline"/>
    </w:pPr>
    <w:rPr>
      <w:rFonts w:ascii="Times New Roman" w:hAnsi="Times New Roman"/>
      <w:color w:val="000000"/>
      <w:kern w:val="0"/>
      <w:sz w:val="20"/>
      <w:szCs w:val="20"/>
      <w:u w:color="000000"/>
    </w:rPr>
  </w:style>
  <w:style w:type="paragraph" w:styleId="32">
    <w:name w:val="toc 3"/>
    <w:basedOn w:val="a"/>
    <w:next w:val="a"/>
    <w:uiPriority w:val="39"/>
    <w:rsid w:val="00474C42"/>
    <w:pPr>
      <w:widowControl/>
      <w:spacing w:line="425" w:lineRule="atLeast"/>
      <w:ind w:left="210"/>
      <w:jc w:val="left"/>
      <w:textAlignment w:val="baseline"/>
    </w:pPr>
    <w:rPr>
      <w:rFonts w:ascii="Times New Roman" w:hAnsi="Times New Roman"/>
      <w:color w:val="000000"/>
      <w:kern w:val="0"/>
      <w:sz w:val="20"/>
      <w:szCs w:val="20"/>
      <w:u w:color="000000"/>
    </w:rPr>
  </w:style>
  <w:style w:type="paragraph" w:styleId="af1">
    <w:name w:val="Plain Text"/>
    <w:basedOn w:val="a"/>
    <w:link w:val="Char9"/>
    <w:uiPriority w:val="99"/>
    <w:rsid w:val="00474C42"/>
    <w:pPr>
      <w:widowControl/>
      <w:spacing w:before="119" w:line="810" w:lineRule="atLeast"/>
      <w:ind w:firstLine="538"/>
      <w:jc w:val="center"/>
      <w:textAlignment w:val="baseline"/>
    </w:pPr>
    <w:rPr>
      <w:rFonts w:ascii="仿宋_GB2312" w:eastAsia="仿宋_GB2312" w:hAnsi="Times New Roman"/>
      <w:color w:val="000000"/>
      <w:kern w:val="0"/>
      <w:sz w:val="28"/>
      <w:szCs w:val="20"/>
      <w:u w:color="000000"/>
    </w:rPr>
  </w:style>
  <w:style w:type="paragraph" w:styleId="80">
    <w:name w:val="toc 8"/>
    <w:basedOn w:val="a"/>
    <w:next w:val="a"/>
    <w:uiPriority w:val="39"/>
    <w:rsid w:val="00474C42"/>
    <w:pPr>
      <w:widowControl/>
      <w:spacing w:line="425" w:lineRule="atLeast"/>
      <w:ind w:left="1260"/>
      <w:jc w:val="left"/>
      <w:textAlignment w:val="baseline"/>
    </w:pPr>
    <w:rPr>
      <w:rFonts w:ascii="Times New Roman" w:hAnsi="Times New Roman"/>
      <w:color w:val="000000"/>
      <w:kern w:val="0"/>
      <w:sz w:val="20"/>
      <w:szCs w:val="20"/>
      <w:u w:color="000000"/>
    </w:rPr>
  </w:style>
  <w:style w:type="paragraph" w:styleId="af2">
    <w:name w:val="Date"/>
    <w:basedOn w:val="a"/>
    <w:next w:val="a"/>
    <w:link w:val="Chara"/>
    <w:unhideWhenUsed/>
    <w:rsid w:val="00474C42"/>
    <w:pPr>
      <w:ind w:leftChars="2500" w:left="100"/>
    </w:pPr>
  </w:style>
  <w:style w:type="paragraph" w:styleId="20">
    <w:name w:val="Body Text Indent 2"/>
    <w:basedOn w:val="a"/>
    <w:link w:val="2Char0"/>
    <w:rsid w:val="00474C42"/>
    <w:pPr>
      <w:widowControl/>
      <w:spacing w:line="810" w:lineRule="atLeast"/>
      <w:ind w:firstLine="566"/>
      <w:textAlignment w:val="baseline"/>
    </w:pPr>
    <w:rPr>
      <w:rFonts w:ascii="宋体" w:hAnsi="Times New Roman"/>
      <w:color w:val="000000"/>
      <w:kern w:val="0"/>
      <w:sz w:val="28"/>
      <w:szCs w:val="20"/>
      <w:u w:color="000000"/>
    </w:rPr>
  </w:style>
  <w:style w:type="paragraph" w:styleId="af3">
    <w:name w:val="Balloon Text"/>
    <w:basedOn w:val="a"/>
    <w:link w:val="Charb"/>
    <w:unhideWhenUsed/>
    <w:rsid w:val="00474C42"/>
    <w:rPr>
      <w:sz w:val="18"/>
      <w:szCs w:val="18"/>
    </w:rPr>
  </w:style>
  <w:style w:type="paragraph" w:styleId="af4">
    <w:name w:val="footer"/>
    <w:basedOn w:val="a"/>
    <w:link w:val="Charc"/>
    <w:uiPriority w:val="99"/>
    <w:unhideWhenUsed/>
    <w:qFormat/>
    <w:rsid w:val="00474C42"/>
    <w:pPr>
      <w:tabs>
        <w:tab w:val="center" w:pos="4153"/>
        <w:tab w:val="right" w:pos="8306"/>
      </w:tabs>
      <w:snapToGrid w:val="0"/>
      <w:jc w:val="left"/>
    </w:pPr>
    <w:rPr>
      <w:sz w:val="18"/>
      <w:szCs w:val="18"/>
    </w:rPr>
  </w:style>
  <w:style w:type="paragraph" w:styleId="21">
    <w:name w:val="Body Text First Indent 2"/>
    <w:basedOn w:val="af0"/>
    <w:link w:val="2Char1"/>
    <w:rsid w:val="00474C42"/>
    <w:pPr>
      <w:spacing w:after="120" w:line="425" w:lineRule="atLeast"/>
      <w:ind w:leftChars="200" w:left="420" w:firstLineChars="200" w:firstLine="420"/>
    </w:pPr>
    <w:rPr>
      <w:rFonts w:ascii="Times New Roman"/>
      <w:sz w:val="21"/>
    </w:rPr>
  </w:style>
  <w:style w:type="paragraph" w:styleId="af5">
    <w:name w:val="header"/>
    <w:basedOn w:val="a"/>
    <w:link w:val="Chard"/>
    <w:uiPriority w:val="99"/>
    <w:unhideWhenUsed/>
    <w:qFormat/>
    <w:rsid w:val="00474C42"/>
    <w:pPr>
      <w:pBdr>
        <w:bottom w:val="single" w:sz="6" w:space="1" w:color="auto"/>
      </w:pBdr>
      <w:tabs>
        <w:tab w:val="center" w:pos="4153"/>
        <w:tab w:val="right" w:pos="8306"/>
      </w:tabs>
      <w:snapToGrid w:val="0"/>
      <w:jc w:val="center"/>
    </w:pPr>
    <w:rPr>
      <w:sz w:val="18"/>
      <w:szCs w:val="18"/>
    </w:rPr>
  </w:style>
  <w:style w:type="paragraph" w:styleId="af6">
    <w:name w:val="Signature"/>
    <w:basedOn w:val="a"/>
    <w:link w:val="Chare"/>
    <w:rsid w:val="00474C42"/>
    <w:pPr>
      <w:ind w:leftChars="2100" w:left="100"/>
    </w:pPr>
  </w:style>
  <w:style w:type="paragraph" w:styleId="10">
    <w:name w:val="toc 1"/>
    <w:basedOn w:val="a"/>
    <w:next w:val="a"/>
    <w:uiPriority w:val="39"/>
    <w:rsid w:val="00474C42"/>
    <w:pPr>
      <w:widowControl/>
      <w:spacing w:before="360" w:line="425" w:lineRule="atLeast"/>
      <w:jc w:val="left"/>
      <w:textAlignment w:val="baseline"/>
    </w:pPr>
    <w:rPr>
      <w:rFonts w:ascii="Arial" w:hAnsi="Arial" w:cs="Arial"/>
      <w:b/>
      <w:bCs/>
      <w:caps/>
      <w:color w:val="000000"/>
      <w:kern w:val="0"/>
      <w:sz w:val="24"/>
      <w:szCs w:val="24"/>
      <w:u w:color="000000"/>
    </w:rPr>
  </w:style>
  <w:style w:type="paragraph" w:styleId="40">
    <w:name w:val="toc 4"/>
    <w:basedOn w:val="a"/>
    <w:next w:val="a"/>
    <w:uiPriority w:val="39"/>
    <w:rsid w:val="00474C42"/>
    <w:pPr>
      <w:widowControl/>
      <w:spacing w:line="425" w:lineRule="atLeast"/>
      <w:ind w:left="420"/>
      <w:jc w:val="left"/>
      <w:textAlignment w:val="baseline"/>
    </w:pPr>
    <w:rPr>
      <w:rFonts w:ascii="Times New Roman" w:hAnsi="Times New Roman"/>
      <w:color w:val="000000"/>
      <w:kern w:val="0"/>
      <w:sz w:val="20"/>
      <w:szCs w:val="20"/>
      <w:u w:color="000000"/>
    </w:rPr>
  </w:style>
  <w:style w:type="paragraph" w:styleId="af7">
    <w:name w:val="List"/>
    <w:basedOn w:val="a"/>
    <w:rsid w:val="00474C42"/>
    <w:pPr>
      <w:widowControl/>
      <w:spacing w:line="566" w:lineRule="atLeast"/>
      <w:ind w:firstLine="419"/>
      <w:jc w:val="center"/>
      <w:textAlignment w:val="baseline"/>
    </w:pPr>
    <w:rPr>
      <w:rFonts w:ascii="楷体_GB2312" w:eastAsia="楷体_GB2312" w:hAnsi="Times New Roman"/>
      <w:color w:val="000000"/>
      <w:kern w:val="0"/>
      <w:sz w:val="24"/>
      <w:szCs w:val="20"/>
      <w:u w:color="000000"/>
    </w:rPr>
  </w:style>
  <w:style w:type="paragraph" w:styleId="af8">
    <w:name w:val="footnote text"/>
    <w:basedOn w:val="a"/>
    <w:link w:val="Charf"/>
    <w:rsid w:val="00474C42"/>
    <w:pPr>
      <w:widowControl/>
      <w:spacing w:line="442" w:lineRule="atLeast"/>
      <w:ind w:firstLine="419"/>
      <w:jc w:val="left"/>
      <w:textAlignment w:val="baseline"/>
    </w:pPr>
    <w:rPr>
      <w:rFonts w:ascii="楷体_GB2312" w:eastAsia="楷体_GB2312" w:hAnsi="Times New Roman"/>
      <w:color w:val="000000"/>
      <w:kern w:val="0"/>
      <w:sz w:val="18"/>
      <w:szCs w:val="20"/>
      <w:u w:color="000000"/>
    </w:rPr>
  </w:style>
  <w:style w:type="paragraph" w:styleId="60">
    <w:name w:val="toc 6"/>
    <w:basedOn w:val="a"/>
    <w:next w:val="a"/>
    <w:uiPriority w:val="39"/>
    <w:rsid w:val="00474C42"/>
    <w:pPr>
      <w:widowControl/>
      <w:spacing w:line="425" w:lineRule="atLeast"/>
      <w:ind w:left="840"/>
      <w:jc w:val="left"/>
      <w:textAlignment w:val="baseline"/>
    </w:pPr>
    <w:rPr>
      <w:rFonts w:ascii="Times New Roman" w:hAnsi="Times New Roman"/>
      <w:color w:val="000000"/>
      <w:kern w:val="0"/>
      <w:sz w:val="20"/>
      <w:szCs w:val="20"/>
      <w:u w:color="000000"/>
    </w:rPr>
  </w:style>
  <w:style w:type="paragraph" w:styleId="33">
    <w:name w:val="Body Text Indent 3"/>
    <w:basedOn w:val="a"/>
    <w:link w:val="3Char1"/>
    <w:rsid w:val="00474C42"/>
    <w:pPr>
      <w:widowControl/>
      <w:spacing w:line="606" w:lineRule="atLeast"/>
      <w:ind w:firstLine="419"/>
      <w:textAlignment w:val="baseline"/>
    </w:pPr>
    <w:rPr>
      <w:rFonts w:ascii="宋体" w:hAnsi="Times New Roman"/>
      <w:color w:val="000000"/>
      <w:kern w:val="0"/>
      <w:sz w:val="24"/>
      <w:szCs w:val="20"/>
      <w:u w:color="000000"/>
    </w:rPr>
  </w:style>
  <w:style w:type="paragraph" w:styleId="22">
    <w:name w:val="toc 2"/>
    <w:basedOn w:val="a"/>
    <w:next w:val="a"/>
    <w:uiPriority w:val="39"/>
    <w:rsid w:val="00474C42"/>
    <w:pPr>
      <w:widowControl/>
      <w:spacing w:before="240" w:line="425" w:lineRule="atLeast"/>
      <w:jc w:val="left"/>
      <w:textAlignment w:val="baseline"/>
    </w:pPr>
    <w:rPr>
      <w:rFonts w:ascii="Times New Roman" w:hAnsi="Times New Roman"/>
      <w:b/>
      <w:bCs/>
      <w:color w:val="000000"/>
      <w:kern w:val="0"/>
      <w:sz w:val="20"/>
      <w:szCs w:val="20"/>
      <w:u w:color="000000"/>
    </w:rPr>
  </w:style>
  <w:style w:type="paragraph" w:styleId="90">
    <w:name w:val="toc 9"/>
    <w:basedOn w:val="a"/>
    <w:next w:val="a"/>
    <w:uiPriority w:val="39"/>
    <w:rsid w:val="00474C42"/>
    <w:pPr>
      <w:widowControl/>
      <w:spacing w:line="425" w:lineRule="atLeast"/>
      <w:ind w:left="1470"/>
      <w:jc w:val="left"/>
      <w:textAlignment w:val="baseline"/>
    </w:pPr>
    <w:rPr>
      <w:rFonts w:ascii="Times New Roman" w:hAnsi="Times New Roman"/>
      <w:color w:val="000000"/>
      <w:kern w:val="0"/>
      <w:sz w:val="20"/>
      <w:szCs w:val="20"/>
      <w:u w:color="000000"/>
    </w:rPr>
  </w:style>
  <w:style w:type="paragraph" w:styleId="23">
    <w:name w:val="Body Text 2"/>
    <w:basedOn w:val="a"/>
    <w:link w:val="2Char2"/>
    <w:rsid w:val="00474C42"/>
    <w:pPr>
      <w:widowControl/>
      <w:spacing w:line="351" w:lineRule="atLeast"/>
      <w:ind w:firstLine="419"/>
      <w:jc w:val="center"/>
      <w:textAlignment w:val="baseline"/>
    </w:pPr>
    <w:rPr>
      <w:rFonts w:ascii="Times New Roman" w:hAnsi="Times New Roman"/>
      <w:color w:val="000000"/>
      <w:kern w:val="0"/>
      <w:szCs w:val="20"/>
      <w:u w:color="000000"/>
    </w:rPr>
  </w:style>
  <w:style w:type="paragraph" w:styleId="HTML">
    <w:name w:val="HTML Preformatted"/>
    <w:basedOn w:val="a"/>
    <w:link w:val="HTMLChar"/>
    <w:rsid w:val="00474C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atLeast"/>
      <w:jc w:val="left"/>
    </w:pPr>
    <w:rPr>
      <w:rFonts w:ascii="Arial" w:hAnsi="Arial"/>
      <w:kern w:val="0"/>
      <w:sz w:val="14"/>
      <w:szCs w:val="14"/>
    </w:rPr>
  </w:style>
  <w:style w:type="paragraph" w:styleId="af9">
    <w:name w:val="Normal (Web)"/>
    <w:aliases w:val="普通(Web)"/>
    <w:basedOn w:val="a"/>
    <w:uiPriority w:val="99"/>
    <w:rsid w:val="00474C42"/>
    <w:pPr>
      <w:widowControl/>
      <w:spacing w:before="102" w:after="102" w:line="606" w:lineRule="atLeast"/>
      <w:ind w:firstLine="419"/>
      <w:jc w:val="left"/>
      <w:textAlignment w:val="baseline"/>
    </w:pPr>
    <w:rPr>
      <w:rFonts w:ascii="宋体" w:hAnsi="Times New Roman"/>
      <w:color w:val="000000"/>
      <w:kern w:val="0"/>
      <w:sz w:val="24"/>
      <w:szCs w:val="20"/>
      <w:u w:color="000000"/>
    </w:rPr>
  </w:style>
  <w:style w:type="paragraph" w:styleId="11">
    <w:name w:val="index 1"/>
    <w:basedOn w:val="a"/>
    <w:next w:val="a"/>
    <w:rsid w:val="00474C42"/>
    <w:pPr>
      <w:widowControl/>
      <w:tabs>
        <w:tab w:val="left" w:pos="845"/>
      </w:tabs>
      <w:spacing w:line="351" w:lineRule="atLeast"/>
      <w:ind w:left="845" w:hanging="425"/>
      <w:textAlignment w:val="baseline"/>
    </w:pPr>
    <w:rPr>
      <w:rFonts w:ascii="Times New Roman" w:eastAsia="仿宋_GB2312" w:hAnsi="Times New Roman"/>
      <w:color w:val="000000"/>
      <w:kern w:val="0"/>
      <w:sz w:val="28"/>
      <w:szCs w:val="28"/>
      <w:u w:color="000000"/>
    </w:rPr>
  </w:style>
  <w:style w:type="character" w:styleId="afa">
    <w:name w:val="Strong"/>
    <w:qFormat/>
    <w:rsid w:val="00474C42"/>
    <w:rPr>
      <w:rFonts w:ascii="Times New Roman" w:eastAsia="宋体"/>
      <w:b/>
      <w:color w:val="000000"/>
      <w:spacing w:val="0"/>
      <w:w w:val="100"/>
      <w:sz w:val="21"/>
      <w:u w:val="none" w:color="000000"/>
      <w:vertAlign w:val="baseline"/>
      <w:lang w:val="en-US" w:eastAsia="zh-CN"/>
    </w:rPr>
  </w:style>
  <w:style w:type="character" w:styleId="afb">
    <w:name w:val="page number"/>
    <w:rsid w:val="00474C42"/>
    <w:rPr>
      <w:rFonts w:ascii="Times New Roman" w:eastAsia="宋体"/>
      <w:color w:val="000000"/>
      <w:spacing w:val="0"/>
      <w:w w:val="100"/>
      <w:sz w:val="21"/>
      <w:u w:val="none" w:color="000000"/>
      <w:vertAlign w:val="baseline"/>
      <w:lang w:val="en-US" w:eastAsia="zh-CN"/>
    </w:rPr>
  </w:style>
  <w:style w:type="character" w:styleId="afc">
    <w:name w:val="FollowedHyperlink"/>
    <w:unhideWhenUsed/>
    <w:rsid w:val="00474C42"/>
    <w:rPr>
      <w:color w:val="800080"/>
      <w:u w:val="single"/>
    </w:rPr>
  </w:style>
  <w:style w:type="character" w:styleId="afd">
    <w:name w:val="Hyperlink"/>
    <w:uiPriority w:val="99"/>
    <w:rsid w:val="00474C42"/>
    <w:rPr>
      <w:rFonts w:ascii="Times New Roman" w:eastAsia="宋体"/>
      <w:color w:val="0000FF"/>
      <w:spacing w:val="0"/>
      <w:w w:val="100"/>
      <w:sz w:val="21"/>
      <w:u w:val="single" w:color="0000FF"/>
      <w:vertAlign w:val="baseline"/>
      <w:lang w:val="en-US" w:eastAsia="zh-CN"/>
    </w:rPr>
  </w:style>
  <w:style w:type="character" w:styleId="afe">
    <w:name w:val="annotation reference"/>
    <w:rsid w:val="00474C42"/>
    <w:rPr>
      <w:sz w:val="21"/>
      <w:szCs w:val="21"/>
    </w:rPr>
  </w:style>
  <w:style w:type="table" w:styleId="aff">
    <w:name w:val="Table Grid"/>
    <w:basedOn w:val="a1"/>
    <w:uiPriority w:val="59"/>
    <w:rsid w:val="00474C42"/>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d">
    <w:name w:val="页眉 Char"/>
    <w:basedOn w:val="a0"/>
    <w:link w:val="af5"/>
    <w:uiPriority w:val="99"/>
    <w:rsid w:val="00474C42"/>
    <w:rPr>
      <w:sz w:val="18"/>
      <w:szCs w:val="18"/>
    </w:rPr>
  </w:style>
  <w:style w:type="character" w:customStyle="1" w:styleId="Charc">
    <w:name w:val="页脚 Char"/>
    <w:basedOn w:val="a0"/>
    <w:link w:val="af4"/>
    <w:uiPriority w:val="99"/>
    <w:rsid w:val="00474C42"/>
    <w:rPr>
      <w:sz w:val="18"/>
      <w:szCs w:val="18"/>
    </w:rPr>
  </w:style>
  <w:style w:type="character" w:customStyle="1" w:styleId="Charb">
    <w:name w:val="批注框文本 Char"/>
    <w:basedOn w:val="a0"/>
    <w:link w:val="af3"/>
    <w:rsid w:val="00474C42"/>
    <w:rPr>
      <w:rFonts w:ascii="Calibri" w:eastAsia="宋体" w:hAnsi="Calibri" w:cs="Times New Roman"/>
      <w:sz w:val="18"/>
      <w:szCs w:val="18"/>
    </w:rPr>
  </w:style>
  <w:style w:type="character" w:customStyle="1" w:styleId="Char5">
    <w:name w:val="文档结构图 Char"/>
    <w:basedOn w:val="a0"/>
    <w:link w:val="ac"/>
    <w:rsid w:val="00474C42"/>
    <w:rPr>
      <w:rFonts w:ascii="宋体" w:eastAsia="宋体" w:hAnsi="Calibri" w:cs="Times New Roman"/>
      <w:sz w:val="18"/>
      <w:szCs w:val="18"/>
    </w:rPr>
  </w:style>
  <w:style w:type="character" w:customStyle="1" w:styleId="1Char">
    <w:name w:val="标题 1 Char"/>
    <w:basedOn w:val="a0"/>
    <w:link w:val="1"/>
    <w:rsid w:val="00474C42"/>
    <w:rPr>
      <w:rFonts w:ascii="Times New Roman" w:eastAsia="宋体" w:hAnsi="Times New Roman" w:cs="Times New Roman"/>
      <w:b/>
      <w:bCs/>
      <w:color w:val="000000"/>
      <w:kern w:val="44"/>
      <w:sz w:val="44"/>
      <w:szCs w:val="44"/>
      <w:u w:color="000000"/>
    </w:rPr>
  </w:style>
  <w:style w:type="character" w:customStyle="1" w:styleId="2Char">
    <w:name w:val="标题 2 Char"/>
    <w:basedOn w:val="a0"/>
    <w:link w:val="2"/>
    <w:rsid w:val="00474C42"/>
    <w:rPr>
      <w:rFonts w:ascii="Arial" w:eastAsia="黑体" w:hAnsi="Arial" w:cs="Times New Roman"/>
      <w:b/>
      <w:bCs/>
      <w:color w:val="000000"/>
      <w:kern w:val="0"/>
      <w:sz w:val="32"/>
      <w:szCs w:val="32"/>
      <w:u w:color="000000"/>
    </w:rPr>
  </w:style>
  <w:style w:type="character" w:customStyle="1" w:styleId="3Char">
    <w:name w:val="标题 3 Char"/>
    <w:basedOn w:val="a0"/>
    <w:link w:val="30"/>
    <w:uiPriority w:val="9"/>
    <w:rsid w:val="00474C42"/>
    <w:rPr>
      <w:rFonts w:ascii="Calibri" w:eastAsia="宋体" w:hAnsi="Calibri" w:cs="Times New Roman"/>
      <w:b/>
      <w:bCs/>
      <w:sz w:val="32"/>
      <w:szCs w:val="32"/>
    </w:rPr>
  </w:style>
  <w:style w:type="character" w:customStyle="1" w:styleId="4Char">
    <w:name w:val="标题 4 Char"/>
    <w:basedOn w:val="a0"/>
    <w:link w:val="4"/>
    <w:rsid w:val="00474C42"/>
    <w:rPr>
      <w:rFonts w:ascii="Arial" w:eastAsia="黑体" w:hAnsi="Arial" w:cs="Times New Roman"/>
      <w:b/>
      <w:bCs/>
      <w:sz w:val="28"/>
      <w:szCs w:val="28"/>
    </w:rPr>
  </w:style>
  <w:style w:type="character" w:customStyle="1" w:styleId="5Char">
    <w:name w:val="标题 5 Char"/>
    <w:basedOn w:val="a0"/>
    <w:link w:val="5"/>
    <w:rsid w:val="00474C42"/>
    <w:rPr>
      <w:rFonts w:ascii="Times New Roman" w:eastAsia="宋体" w:hAnsi="Times New Roman" w:cs="Times New Roman"/>
      <w:sz w:val="28"/>
      <w:szCs w:val="28"/>
    </w:rPr>
  </w:style>
  <w:style w:type="character" w:customStyle="1" w:styleId="6Char">
    <w:name w:val="标题 6 Char"/>
    <w:basedOn w:val="a0"/>
    <w:link w:val="6"/>
    <w:rsid w:val="00474C42"/>
    <w:rPr>
      <w:rFonts w:ascii="Arial" w:eastAsia="黑体" w:hAnsi="Arial" w:cs="Times New Roman"/>
      <w:b/>
      <w:bCs/>
      <w:sz w:val="24"/>
      <w:szCs w:val="24"/>
    </w:rPr>
  </w:style>
  <w:style w:type="character" w:customStyle="1" w:styleId="7Char">
    <w:name w:val="标题 7 Char"/>
    <w:basedOn w:val="a0"/>
    <w:link w:val="7"/>
    <w:rsid w:val="00474C42"/>
    <w:rPr>
      <w:rFonts w:ascii="宋体" w:eastAsia="仿宋_GB2312" w:hAnsi="Times New Roman" w:cs="Times New Roman"/>
      <w:b/>
      <w:bCs/>
      <w:sz w:val="24"/>
      <w:szCs w:val="24"/>
    </w:rPr>
  </w:style>
  <w:style w:type="character" w:customStyle="1" w:styleId="8Char">
    <w:name w:val="标题 8 Char"/>
    <w:basedOn w:val="a0"/>
    <w:link w:val="8"/>
    <w:rsid w:val="00474C42"/>
    <w:rPr>
      <w:rFonts w:ascii="Arial" w:eastAsia="黑体" w:hAnsi="Arial" w:cs="Times New Roman"/>
      <w:sz w:val="24"/>
      <w:szCs w:val="24"/>
    </w:rPr>
  </w:style>
  <w:style w:type="character" w:customStyle="1" w:styleId="9Char">
    <w:name w:val="标题 9 Char"/>
    <w:basedOn w:val="a0"/>
    <w:link w:val="9"/>
    <w:rsid w:val="00474C42"/>
    <w:rPr>
      <w:rFonts w:ascii="Arial" w:eastAsia="黑体" w:hAnsi="Arial" w:cs="Times New Roman"/>
      <w:sz w:val="24"/>
      <w:szCs w:val="21"/>
    </w:rPr>
  </w:style>
  <w:style w:type="character" w:customStyle="1" w:styleId="Chara">
    <w:name w:val="日期 Char"/>
    <w:basedOn w:val="a0"/>
    <w:link w:val="af2"/>
    <w:rsid w:val="00474C42"/>
    <w:rPr>
      <w:rFonts w:ascii="Calibri" w:eastAsia="宋体" w:hAnsi="Calibri" w:cs="Times New Roman"/>
    </w:rPr>
  </w:style>
  <w:style w:type="character" w:customStyle="1" w:styleId="Char9">
    <w:name w:val="纯文本 Char"/>
    <w:basedOn w:val="a0"/>
    <w:link w:val="af1"/>
    <w:uiPriority w:val="99"/>
    <w:rsid w:val="00474C42"/>
    <w:rPr>
      <w:rFonts w:ascii="仿宋_GB2312" w:eastAsia="仿宋_GB2312" w:hAnsi="Times New Roman" w:cs="Times New Roman"/>
      <w:color w:val="000000"/>
      <w:kern w:val="0"/>
      <w:sz w:val="28"/>
      <w:szCs w:val="20"/>
      <w:u w:color="000000"/>
    </w:rPr>
  </w:style>
  <w:style w:type="paragraph" w:customStyle="1" w:styleId="Charf0">
    <w:name w:val="Char"/>
    <w:basedOn w:val="a"/>
    <w:link w:val="CharChar4"/>
    <w:rsid w:val="00474C42"/>
    <w:rPr>
      <w:rFonts w:ascii="Times New Roman" w:hAnsi="Times New Roman"/>
      <w:szCs w:val="24"/>
    </w:rPr>
  </w:style>
  <w:style w:type="character" w:customStyle="1" w:styleId="Char0">
    <w:name w:val="批注文字 Char"/>
    <w:basedOn w:val="a0"/>
    <w:link w:val="a4"/>
    <w:rsid w:val="00474C42"/>
    <w:rPr>
      <w:rFonts w:ascii="宋体" w:eastAsia="全真楷書" w:hAnsi="Times New Roman" w:cs="Times New Roman"/>
      <w:color w:val="000000"/>
      <w:kern w:val="0"/>
      <w:sz w:val="28"/>
      <w:szCs w:val="20"/>
      <w:u w:color="000000"/>
    </w:rPr>
  </w:style>
  <w:style w:type="character" w:customStyle="1" w:styleId="2Char20">
    <w:name w:val="标题 2 Char2"/>
    <w:rsid w:val="00474C42"/>
    <w:rPr>
      <w:rFonts w:ascii="Arial" w:eastAsia="黑体" w:hAnsi="Arial"/>
      <w:b/>
      <w:bCs/>
      <w:color w:val="000000"/>
      <w:sz w:val="32"/>
      <w:szCs w:val="32"/>
      <w:u w:color="000000"/>
      <w:lang w:val="en-US" w:eastAsia="zh-CN" w:bidi="ar-SA"/>
    </w:rPr>
  </w:style>
  <w:style w:type="paragraph" w:customStyle="1" w:styleId="12">
    <w:name w:val="日期1"/>
    <w:basedOn w:val="a"/>
    <w:next w:val="a"/>
    <w:rsid w:val="00474C42"/>
    <w:pPr>
      <w:widowControl/>
      <w:spacing w:line="351" w:lineRule="atLeast"/>
      <w:ind w:firstLine="419"/>
      <w:textAlignment w:val="baseline"/>
    </w:pPr>
    <w:rPr>
      <w:rFonts w:ascii="宋体" w:hAnsi="Times New Roman"/>
      <w:color w:val="000000"/>
      <w:kern w:val="0"/>
      <w:sz w:val="24"/>
      <w:szCs w:val="20"/>
      <w:u w:color="000000"/>
    </w:rPr>
  </w:style>
  <w:style w:type="character" w:customStyle="1" w:styleId="3Char10">
    <w:name w:val="标题 3 Char1"/>
    <w:rsid w:val="00474C42"/>
    <w:rPr>
      <w:rFonts w:eastAsia="宋体"/>
      <w:b/>
      <w:bCs/>
      <w:kern w:val="2"/>
      <w:sz w:val="32"/>
      <w:szCs w:val="32"/>
      <w:lang w:val="en-US" w:eastAsia="zh-CN" w:bidi="ar-SA"/>
    </w:rPr>
  </w:style>
  <w:style w:type="character" w:customStyle="1" w:styleId="aff0">
    <w:name w:val="链接"/>
    <w:rsid w:val="00474C42"/>
    <w:rPr>
      <w:rFonts w:ascii="Times New Roman" w:eastAsia="宋体"/>
      <w:color w:val="0000FF"/>
      <w:sz w:val="21"/>
      <w:u w:val="single" w:color="0000FF"/>
      <w:vertAlign w:val="baseline"/>
      <w:lang w:val="en-US" w:eastAsia="zh-CN"/>
    </w:rPr>
  </w:style>
  <w:style w:type="paragraph" w:customStyle="1" w:styleId="110">
    <w:name w:val="标题 11"/>
    <w:basedOn w:val="a"/>
    <w:next w:val="a"/>
    <w:rsid w:val="00474C42"/>
    <w:pPr>
      <w:widowControl/>
      <w:spacing w:before="340" w:after="328" w:line="1496" w:lineRule="atLeast"/>
      <w:ind w:firstLine="419"/>
      <w:textAlignment w:val="baseline"/>
    </w:pPr>
    <w:rPr>
      <w:rFonts w:ascii="Times New Roman" w:hAnsi="Times New Roman"/>
      <w:b/>
      <w:color w:val="000000"/>
      <w:kern w:val="0"/>
      <w:sz w:val="44"/>
      <w:szCs w:val="20"/>
      <w:u w:color="000000"/>
    </w:rPr>
  </w:style>
  <w:style w:type="paragraph" w:customStyle="1" w:styleId="210">
    <w:name w:val="标题 21"/>
    <w:basedOn w:val="a"/>
    <w:next w:val="a"/>
    <w:rsid w:val="00474C42"/>
    <w:pPr>
      <w:widowControl/>
      <w:spacing w:before="260" w:after="260" w:line="861" w:lineRule="atLeast"/>
      <w:ind w:firstLine="419"/>
      <w:textAlignment w:val="baseline"/>
    </w:pPr>
    <w:rPr>
      <w:rFonts w:ascii="Arial" w:eastAsia="黑体" w:hAnsi="Times New Roman"/>
      <w:b/>
      <w:color w:val="000000"/>
      <w:kern w:val="0"/>
      <w:sz w:val="31"/>
      <w:szCs w:val="20"/>
      <w:u w:color="000000"/>
    </w:rPr>
  </w:style>
  <w:style w:type="paragraph" w:customStyle="1" w:styleId="320">
    <w:name w:val="标题 32"/>
    <w:basedOn w:val="a"/>
    <w:next w:val="a"/>
    <w:rsid w:val="00474C42"/>
    <w:pPr>
      <w:widowControl/>
      <w:spacing w:before="260" w:after="260" w:line="861" w:lineRule="atLeast"/>
      <w:ind w:firstLine="419"/>
      <w:textAlignment w:val="baseline"/>
    </w:pPr>
    <w:rPr>
      <w:rFonts w:ascii="Times New Roman" w:hAnsi="Times New Roman"/>
      <w:b/>
      <w:color w:val="000000"/>
      <w:kern w:val="0"/>
      <w:sz w:val="31"/>
      <w:szCs w:val="20"/>
      <w:u w:color="000000"/>
    </w:rPr>
  </w:style>
  <w:style w:type="paragraph" w:customStyle="1" w:styleId="41">
    <w:name w:val="标题 41"/>
    <w:basedOn w:val="a"/>
    <w:next w:val="a"/>
    <w:rsid w:val="00474C42"/>
    <w:pPr>
      <w:widowControl/>
      <w:spacing w:before="277" w:after="289" w:line="719" w:lineRule="atLeast"/>
      <w:ind w:firstLine="419"/>
      <w:textAlignment w:val="baseline"/>
    </w:pPr>
    <w:rPr>
      <w:rFonts w:ascii="Arial" w:eastAsia="黑体" w:hAnsi="Times New Roman"/>
      <w:b/>
      <w:color w:val="000000"/>
      <w:kern w:val="0"/>
      <w:sz w:val="28"/>
      <w:szCs w:val="20"/>
      <w:u w:color="000000"/>
    </w:rPr>
  </w:style>
  <w:style w:type="paragraph" w:customStyle="1" w:styleId="61">
    <w:name w:val="标题 61"/>
    <w:basedOn w:val="a"/>
    <w:next w:val="a"/>
    <w:rsid w:val="00474C42"/>
    <w:pPr>
      <w:widowControl/>
      <w:spacing w:before="238" w:after="62" w:line="561" w:lineRule="atLeast"/>
      <w:textAlignment w:val="baseline"/>
    </w:pPr>
    <w:rPr>
      <w:rFonts w:ascii="Arial" w:eastAsia="黑体" w:hAnsi="Times New Roman"/>
      <w:b/>
      <w:color w:val="000000"/>
      <w:kern w:val="0"/>
      <w:sz w:val="24"/>
      <w:szCs w:val="20"/>
      <w:u w:color="000000"/>
    </w:rPr>
  </w:style>
  <w:style w:type="paragraph" w:customStyle="1" w:styleId="71">
    <w:name w:val="标题 71"/>
    <w:basedOn w:val="a"/>
    <w:next w:val="a"/>
    <w:rsid w:val="00474C42"/>
    <w:pPr>
      <w:widowControl/>
      <w:spacing w:before="238" w:after="62" w:line="561" w:lineRule="atLeast"/>
      <w:textAlignment w:val="baseline"/>
    </w:pPr>
    <w:rPr>
      <w:rFonts w:ascii="宋体" w:eastAsia="仿宋_GB2312" w:hAnsi="Times New Roman"/>
      <w:b/>
      <w:color w:val="000000"/>
      <w:kern w:val="0"/>
      <w:sz w:val="24"/>
      <w:szCs w:val="20"/>
      <w:u w:color="000000"/>
    </w:rPr>
  </w:style>
  <w:style w:type="paragraph" w:customStyle="1" w:styleId="81">
    <w:name w:val="标题 81"/>
    <w:basedOn w:val="a"/>
    <w:next w:val="a"/>
    <w:rsid w:val="00474C42"/>
    <w:pPr>
      <w:widowControl/>
      <w:spacing w:before="238" w:after="62" w:line="561" w:lineRule="atLeast"/>
      <w:textAlignment w:val="baseline"/>
    </w:pPr>
    <w:rPr>
      <w:rFonts w:ascii="Arial" w:eastAsia="黑体" w:hAnsi="Times New Roman"/>
      <w:color w:val="000000"/>
      <w:kern w:val="0"/>
      <w:sz w:val="24"/>
      <w:szCs w:val="20"/>
      <w:u w:color="000000"/>
    </w:rPr>
  </w:style>
  <w:style w:type="paragraph" w:customStyle="1" w:styleId="91">
    <w:name w:val="标题 91"/>
    <w:basedOn w:val="a"/>
    <w:next w:val="a"/>
    <w:rsid w:val="00474C42"/>
    <w:pPr>
      <w:widowControl/>
      <w:spacing w:before="238" w:after="62" w:line="561" w:lineRule="atLeast"/>
      <w:textAlignment w:val="baseline"/>
    </w:pPr>
    <w:rPr>
      <w:rFonts w:ascii="Arial" w:eastAsia="黑体" w:hAnsi="Times New Roman"/>
      <w:color w:val="000000"/>
      <w:kern w:val="0"/>
      <w:sz w:val="24"/>
      <w:szCs w:val="20"/>
      <w:u w:color="000000"/>
    </w:rPr>
  </w:style>
  <w:style w:type="character" w:customStyle="1" w:styleId="13">
    <w:name w:val="默认段落字体1"/>
    <w:rsid w:val="00474C42"/>
    <w:rPr>
      <w:rFonts w:ascii="Times New Roman" w:eastAsia="宋体"/>
      <w:color w:val="000000"/>
      <w:spacing w:val="0"/>
      <w:w w:val="100"/>
      <w:sz w:val="21"/>
      <w:u w:val="none" w:color="000000"/>
      <w:vertAlign w:val="baseline"/>
      <w:lang w:val="en-US" w:eastAsia="zh-CN"/>
    </w:rPr>
  </w:style>
  <w:style w:type="paragraph" w:customStyle="1" w:styleId="14">
    <w:name w:val="普通表格1"/>
    <w:rsid w:val="00474C42"/>
    <w:pPr>
      <w:spacing w:line="351" w:lineRule="atLeast"/>
      <w:ind w:firstLine="419"/>
      <w:jc w:val="both"/>
      <w:textAlignment w:val="baseline"/>
    </w:pPr>
    <w:rPr>
      <w:rFonts w:ascii="Times New Roman" w:eastAsia="宋体" w:hAnsi="Times New Roman" w:cs="Times New Roman"/>
      <w:color w:val="000000"/>
      <w:sz w:val="21"/>
      <w:u w:color="000000"/>
    </w:rPr>
  </w:style>
  <w:style w:type="paragraph" w:customStyle="1" w:styleId="aff1">
    <w:name w:val="报告"/>
    <w:basedOn w:val="a"/>
    <w:rsid w:val="00474C42"/>
    <w:pPr>
      <w:widowControl/>
      <w:spacing w:before="73" w:after="45" w:line="691" w:lineRule="atLeast"/>
      <w:ind w:right="-96" w:firstLine="198"/>
      <w:textAlignment w:val="baseline"/>
    </w:pPr>
    <w:rPr>
      <w:rFonts w:ascii="Times New Roman" w:hAnsi="Times New Roman"/>
      <w:color w:val="000000"/>
      <w:kern w:val="0"/>
      <w:sz w:val="24"/>
      <w:szCs w:val="20"/>
      <w:u w:color="000000"/>
    </w:rPr>
  </w:style>
  <w:style w:type="paragraph" w:customStyle="1" w:styleId="aff2">
    <w:name w:val="表格内容"/>
    <w:basedOn w:val="a"/>
    <w:rsid w:val="00474C42"/>
    <w:pPr>
      <w:widowControl/>
      <w:spacing w:line="351" w:lineRule="atLeast"/>
      <w:ind w:firstLine="419"/>
      <w:jc w:val="center"/>
      <w:textAlignment w:val="baseline"/>
    </w:pPr>
    <w:rPr>
      <w:rFonts w:ascii="Times New Roman" w:hAnsi="Times New Roman"/>
      <w:color w:val="000000"/>
      <w:kern w:val="0"/>
      <w:sz w:val="24"/>
      <w:szCs w:val="20"/>
      <w:u w:color="000000"/>
    </w:rPr>
  </w:style>
  <w:style w:type="paragraph" w:customStyle="1" w:styleId="aff3">
    <w:name w:val="正文楷体"/>
    <w:basedOn w:val="a"/>
    <w:rsid w:val="00474C42"/>
    <w:pPr>
      <w:widowControl/>
      <w:spacing w:line="351" w:lineRule="atLeast"/>
      <w:ind w:firstLine="419"/>
      <w:textAlignment w:val="baseline"/>
    </w:pPr>
    <w:rPr>
      <w:rFonts w:ascii="Times New Roman" w:eastAsia="楷体_GB2312" w:hAnsi="Times New Roman"/>
      <w:color w:val="000000"/>
      <w:kern w:val="0"/>
      <w:szCs w:val="20"/>
      <w:u w:color="000000"/>
    </w:rPr>
  </w:style>
  <w:style w:type="paragraph" w:customStyle="1" w:styleId="15">
    <w:name w:val="正文缩进1"/>
    <w:basedOn w:val="a"/>
    <w:rsid w:val="00474C42"/>
    <w:pPr>
      <w:widowControl/>
      <w:spacing w:line="351" w:lineRule="atLeast"/>
      <w:ind w:firstLine="419"/>
      <w:textAlignment w:val="baseline"/>
    </w:pPr>
    <w:rPr>
      <w:rFonts w:ascii="Times New Roman" w:hAnsi="Times New Roman"/>
      <w:color w:val="000000"/>
      <w:kern w:val="0"/>
      <w:szCs w:val="20"/>
      <w:u w:color="000000"/>
    </w:rPr>
  </w:style>
  <w:style w:type="character" w:customStyle="1" w:styleId="Char2">
    <w:name w:val="正文文本 Char"/>
    <w:basedOn w:val="a0"/>
    <w:link w:val="a6"/>
    <w:rsid w:val="00474C42"/>
    <w:rPr>
      <w:rFonts w:ascii="Times New Roman" w:eastAsia="宋体" w:hAnsi="Times New Roman" w:cs="Times New Roman"/>
      <w:color w:val="000000"/>
      <w:kern w:val="0"/>
      <w:szCs w:val="20"/>
      <w:u w:color="000000"/>
    </w:rPr>
  </w:style>
  <w:style w:type="character" w:customStyle="1" w:styleId="Char8">
    <w:name w:val="正文文本缩进 Char"/>
    <w:basedOn w:val="a0"/>
    <w:link w:val="af0"/>
    <w:rsid w:val="00474C42"/>
    <w:rPr>
      <w:rFonts w:ascii="仿宋_GB2312" w:eastAsia="仿宋_GB2312" w:hAnsi="Times New Roman" w:cs="Times New Roman"/>
      <w:color w:val="000000"/>
      <w:kern w:val="0"/>
      <w:sz w:val="28"/>
      <w:szCs w:val="20"/>
      <w:u w:color="000000"/>
    </w:rPr>
  </w:style>
  <w:style w:type="paragraph" w:customStyle="1" w:styleId="aff4">
    <w:name w:val="表格文字"/>
    <w:basedOn w:val="a"/>
    <w:rsid w:val="00474C42"/>
    <w:pPr>
      <w:widowControl/>
      <w:spacing w:line="606" w:lineRule="atLeast"/>
      <w:ind w:firstLine="419"/>
      <w:jc w:val="center"/>
      <w:textAlignment w:val="baseline"/>
    </w:pPr>
    <w:rPr>
      <w:rFonts w:ascii="仿宋_GB2312" w:eastAsia="仿宋_GB2312" w:hAnsi="Times New Roman"/>
      <w:color w:val="000000"/>
      <w:kern w:val="0"/>
      <w:sz w:val="24"/>
      <w:szCs w:val="20"/>
      <w:u w:color="000000"/>
    </w:rPr>
  </w:style>
  <w:style w:type="paragraph" w:customStyle="1" w:styleId="34">
    <w:name w:val="正文缩进3"/>
    <w:basedOn w:val="a"/>
    <w:rsid w:val="00474C42"/>
    <w:pPr>
      <w:widowControl/>
      <w:spacing w:line="606" w:lineRule="atLeast"/>
      <w:ind w:firstLine="419"/>
      <w:jc w:val="left"/>
      <w:textAlignment w:val="baseline"/>
    </w:pPr>
    <w:rPr>
      <w:rFonts w:ascii="宋体" w:eastAsia="PMingLiU" w:hAnsi="Times New Roman"/>
      <w:color w:val="000000"/>
      <w:kern w:val="0"/>
      <w:sz w:val="24"/>
      <w:szCs w:val="20"/>
      <w:u w:color="000000"/>
    </w:rPr>
  </w:style>
  <w:style w:type="paragraph" w:customStyle="1" w:styleId="aff5">
    <w:name w:val="表中文字"/>
    <w:basedOn w:val="a"/>
    <w:rsid w:val="00474C42"/>
    <w:pPr>
      <w:widowControl/>
      <w:spacing w:line="566" w:lineRule="atLeast"/>
      <w:ind w:firstLine="419"/>
      <w:jc w:val="center"/>
      <w:textAlignment w:val="baseline"/>
    </w:pPr>
    <w:rPr>
      <w:rFonts w:ascii="宋体" w:hAnsi="Times New Roman"/>
      <w:color w:val="000000"/>
      <w:kern w:val="0"/>
      <w:sz w:val="24"/>
      <w:szCs w:val="20"/>
      <w:u w:color="000000"/>
    </w:rPr>
  </w:style>
  <w:style w:type="paragraph" w:customStyle="1" w:styleId="16">
    <w:name w:val="网格型1"/>
    <w:basedOn w:val="14"/>
    <w:rsid w:val="00474C42"/>
  </w:style>
  <w:style w:type="character" w:customStyle="1" w:styleId="Char3">
    <w:name w:val="注释标题 Char"/>
    <w:basedOn w:val="a0"/>
    <w:link w:val="a8"/>
    <w:rsid w:val="00474C42"/>
    <w:rPr>
      <w:rFonts w:ascii="Times New Roman" w:eastAsia="宋体" w:hAnsi="Times New Roman" w:cs="Times New Roman"/>
      <w:color w:val="000000"/>
      <w:kern w:val="0"/>
      <w:szCs w:val="20"/>
      <w:u w:color="000000"/>
    </w:rPr>
  </w:style>
  <w:style w:type="paragraph" w:customStyle="1" w:styleId="xl740">
    <w:name w:val="xl740"/>
    <w:basedOn w:val="a"/>
    <w:rsid w:val="00474C42"/>
    <w:pPr>
      <w:widowControl/>
      <w:spacing w:before="102" w:after="102" w:line="351" w:lineRule="atLeast"/>
      <w:ind w:firstLine="419"/>
      <w:jc w:val="center"/>
      <w:textAlignment w:val="baseline"/>
    </w:pPr>
    <w:rPr>
      <w:rFonts w:ascii="Courier New" w:eastAsia="Arial Unicode MS" w:hAnsi="Times New Roman"/>
      <w:color w:val="000000"/>
      <w:kern w:val="0"/>
      <w:sz w:val="24"/>
      <w:szCs w:val="20"/>
      <w:u w:color="000000"/>
    </w:rPr>
  </w:style>
  <w:style w:type="character" w:customStyle="1" w:styleId="2Char2">
    <w:name w:val="正文文本 2 Char"/>
    <w:basedOn w:val="a0"/>
    <w:link w:val="23"/>
    <w:rsid w:val="00474C42"/>
    <w:rPr>
      <w:rFonts w:ascii="Times New Roman" w:eastAsia="宋体" w:hAnsi="Times New Roman" w:cs="Times New Roman"/>
      <w:color w:val="000000"/>
      <w:kern w:val="0"/>
      <w:szCs w:val="20"/>
      <w:u w:color="000000"/>
    </w:rPr>
  </w:style>
  <w:style w:type="paragraph" w:customStyle="1" w:styleId="111">
    <w:name w:val="目录 11"/>
    <w:basedOn w:val="a"/>
    <w:next w:val="a"/>
    <w:rsid w:val="00474C42"/>
    <w:pPr>
      <w:widowControl/>
      <w:spacing w:line="617" w:lineRule="atLeast"/>
      <w:ind w:firstLine="419"/>
      <w:textAlignment w:val="baseline"/>
    </w:pPr>
    <w:rPr>
      <w:rFonts w:ascii="仿宋_GB2312" w:eastAsia="仿宋_GB2312" w:hAnsi="Times New Roman"/>
      <w:color w:val="000000"/>
      <w:kern w:val="0"/>
      <w:szCs w:val="20"/>
      <w:u w:color="000000"/>
    </w:rPr>
  </w:style>
  <w:style w:type="paragraph" w:customStyle="1" w:styleId="17">
    <w:name w:val="样式1"/>
    <w:basedOn w:val="40"/>
    <w:link w:val="1Char0"/>
    <w:rsid w:val="00474C42"/>
    <w:pPr>
      <w:spacing w:line="351" w:lineRule="atLeast"/>
      <w:ind w:firstLine="419"/>
      <w:jc w:val="both"/>
    </w:pPr>
    <w:rPr>
      <w:sz w:val="21"/>
    </w:rPr>
  </w:style>
  <w:style w:type="character" w:customStyle="1" w:styleId="1Char0">
    <w:name w:val="样式1 Char"/>
    <w:link w:val="17"/>
    <w:rsid w:val="00474C42"/>
    <w:rPr>
      <w:rFonts w:ascii="Times New Roman" w:eastAsia="宋体" w:hAnsi="Times New Roman" w:cs="Times New Roman"/>
      <w:color w:val="000000"/>
      <w:kern w:val="0"/>
      <w:szCs w:val="20"/>
      <w:u w:color="000000"/>
    </w:rPr>
  </w:style>
  <w:style w:type="paragraph" w:customStyle="1" w:styleId="42">
    <w:name w:val="标题4"/>
    <w:basedOn w:val="41"/>
    <w:rsid w:val="00474C42"/>
    <w:pPr>
      <w:spacing w:line="572" w:lineRule="atLeast"/>
    </w:pPr>
    <w:rPr>
      <w:rFonts w:ascii="Times New Roman" w:eastAsia="宋体"/>
      <w:b w:val="0"/>
      <w:sz w:val="21"/>
    </w:rPr>
  </w:style>
  <w:style w:type="character" w:customStyle="1" w:styleId="3Char0">
    <w:name w:val="正文文本 3 Char"/>
    <w:basedOn w:val="a0"/>
    <w:link w:val="31"/>
    <w:rsid w:val="00474C42"/>
    <w:rPr>
      <w:rFonts w:ascii="宋体" w:eastAsia="宋体" w:hAnsi="Times New Roman" w:cs="Times New Roman"/>
      <w:color w:val="000000"/>
      <w:kern w:val="0"/>
      <w:szCs w:val="20"/>
      <w:u w:color="000000"/>
    </w:rPr>
  </w:style>
  <w:style w:type="paragraph" w:customStyle="1" w:styleId="aff6">
    <w:name w:val="表格"/>
    <w:link w:val="Charf1"/>
    <w:rsid w:val="00474C42"/>
    <w:pPr>
      <w:spacing w:line="487" w:lineRule="atLeast"/>
      <w:ind w:right="306" w:firstLine="419"/>
      <w:jc w:val="center"/>
      <w:textAlignment w:val="baseline"/>
    </w:pPr>
    <w:rPr>
      <w:rFonts w:ascii="仿宋_GB2312" w:eastAsia="仿宋_GB2312" w:hAnsi="Times New Roman" w:cs="Times New Roman"/>
      <w:color w:val="000000"/>
      <w:sz w:val="24"/>
      <w:u w:color="000000"/>
    </w:rPr>
  </w:style>
  <w:style w:type="character" w:customStyle="1" w:styleId="Charf1">
    <w:name w:val="表格 Char"/>
    <w:link w:val="aff6"/>
    <w:rsid w:val="00474C42"/>
    <w:rPr>
      <w:rFonts w:ascii="仿宋_GB2312" w:eastAsia="仿宋_GB2312" w:hAnsi="Times New Roman" w:cs="Times New Roman"/>
      <w:color w:val="000000"/>
      <w:kern w:val="0"/>
      <w:sz w:val="24"/>
      <w:szCs w:val="20"/>
      <w:u w:color="000000"/>
    </w:rPr>
  </w:style>
  <w:style w:type="paragraph" w:customStyle="1" w:styleId="BodyText21">
    <w:name w:val="Body Text 21"/>
    <w:basedOn w:val="a"/>
    <w:rsid w:val="00474C42"/>
    <w:pPr>
      <w:widowControl/>
      <w:spacing w:line="351" w:lineRule="atLeast"/>
      <w:ind w:firstLine="419"/>
      <w:textAlignment w:val="baseline"/>
    </w:pPr>
    <w:rPr>
      <w:rFonts w:ascii="Times New Roman" w:eastAsia="仿宋体" w:hAnsi="Times New Roman"/>
      <w:color w:val="000000"/>
      <w:kern w:val="0"/>
      <w:sz w:val="24"/>
      <w:szCs w:val="20"/>
      <w:u w:color="000000"/>
    </w:rPr>
  </w:style>
  <w:style w:type="character" w:customStyle="1" w:styleId="style21">
    <w:name w:val="style21"/>
    <w:rsid w:val="00474C42"/>
    <w:rPr>
      <w:rFonts w:ascii="Times New Roman" w:eastAsia="宋体"/>
      <w:color w:val="333333"/>
      <w:spacing w:val="0"/>
      <w:w w:val="100"/>
      <w:sz w:val="21"/>
      <w:u w:val="none" w:color="000000"/>
      <w:vertAlign w:val="baseline"/>
      <w:lang w:val="en-US" w:eastAsia="zh-CN"/>
    </w:rPr>
  </w:style>
  <w:style w:type="character" w:customStyle="1" w:styleId="Charf2">
    <w:name w:val="正文（首行缩进两字） Char"/>
    <w:rsid w:val="00474C42"/>
    <w:rPr>
      <w:rFonts w:ascii="Times New Roman" w:eastAsia="仿宋_GB2312"/>
      <w:color w:val="000000"/>
      <w:spacing w:val="0"/>
      <w:w w:val="100"/>
      <w:sz w:val="28"/>
      <w:u w:val="none" w:color="000000"/>
      <w:vertAlign w:val="baseline"/>
      <w:lang w:val="en-US" w:eastAsia="zh-CN"/>
    </w:rPr>
  </w:style>
  <w:style w:type="paragraph" w:customStyle="1" w:styleId="xl25">
    <w:name w:val="xl25"/>
    <w:basedOn w:val="a"/>
    <w:rsid w:val="00474C42"/>
    <w:pPr>
      <w:widowControl/>
      <w:spacing w:before="102" w:after="102" w:line="606" w:lineRule="atLeast"/>
      <w:ind w:firstLine="419"/>
      <w:jc w:val="center"/>
      <w:textAlignment w:val="baseline"/>
    </w:pPr>
    <w:rPr>
      <w:rFonts w:ascii="宋体" w:hAnsi="Times New Roman"/>
      <w:color w:val="000000"/>
      <w:kern w:val="0"/>
      <w:sz w:val="24"/>
      <w:szCs w:val="20"/>
      <w:u w:color="000000"/>
    </w:rPr>
  </w:style>
  <w:style w:type="character" w:customStyle="1" w:styleId="2Char0">
    <w:name w:val="正文文本缩进 2 Char"/>
    <w:basedOn w:val="a0"/>
    <w:link w:val="20"/>
    <w:rsid w:val="00474C42"/>
    <w:rPr>
      <w:rFonts w:ascii="宋体" w:eastAsia="宋体" w:hAnsi="Times New Roman" w:cs="Times New Roman"/>
      <w:color w:val="000000"/>
      <w:kern w:val="0"/>
      <w:sz w:val="28"/>
      <w:szCs w:val="20"/>
      <w:u w:color="000000"/>
    </w:rPr>
  </w:style>
  <w:style w:type="character" w:customStyle="1" w:styleId="3Char1">
    <w:name w:val="正文文本缩进 3 Char"/>
    <w:basedOn w:val="a0"/>
    <w:link w:val="33"/>
    <w:rsid w:val="00474C42"/>
    <w:rPr>
      <w:rFonts w:ascii="宋体" w:eastAsia="宋体" w:hAnsi="Times New Roman" w:cs="Times New Roman"/>
      <w:color w:val="000000"/>
      <w:kern w:val="0"/>
      <w:sz w:val="24"/>
      <w:szCs w:val="20"/>
      <w:u w:color="000000"/>
    </w:rPr>
  </w:style>
  <w:style w:type="character" w:customStyle="1" w:styleId="dir">
    <w:name w:val="dir"/>
    <w:rsid w:val="00474C42"/>
    <w:rPr>
      <w:rFonts w:ascii="Times New Roman" w:eastAsia="宋体"/>
      <w:color w:val="000000"/>
      <w:spacing w:val="0"/>
      <w:w w:val="100"/>
      <w:sz w:val="21"/>
      <w:u w:val="none" w:color="000000"/>
      <w:vertAlign w:val="baseline"/>
      <w:lang w:val="en-US" w:eastAsia="zh-CN"/>
    </w:rPr>
  </w:style>
  <w:style w:type="paragraph" w:customStyle="1" w:styleId="xl24">
    <w:name w:val="xl24"/>
    <w:basedOn w:val="a"/>
    <w:rsid w:val="00474C42"/>
    <w:pPr>
      <w:widowControl/>
      <w:spacing w:before="102" w:after="102" w:line="606" w:lineRule="atLeast"/>
      <w:ind w:firstLine="419"/>
      <w:textAlignment w:val="top"/>
    </w:pPr>
    <w:rPr>
      <w:rFonts w:ascii="楷体_GB2312" w:eastAsia="楷体_GB2312" w:hAnsi="Times New Roman"/>
      <w:color w:val="000000"/>
      <w:kern w:val="0"/>
      <w:sz w:val="24"/>
      <w:szCs w:val="20"/>
      <w:u w:color="000000"/>
    </w:rPr>
  </w:style>
  <w:style w:type="character" w:customStyle="1" w:styleId="Charf">
    <w:name w:val="脚注文本 Char"/>
    <w:basedOn w:val="a0"/>
    <w:link w:val="af8"/>
    <w:rsid w:val="00474C42"/>
    <w:rPr>
      <w:rFonts w:ascii="楷体_GB2312" w:eastAsia="楷体_GB2312" w:hAnsi="Times New Roman" w:cs="Times New Roman"/>
      <w:color w:val="000000"/>
      <w:kern w:val="0"/>
      <w:sz w:val="18"/>
      <w:szCs w:val="20"/>
      <w:u w:color="000000"/>
    </w:rPr>
  </w:style>
  <w:style w:type="paragraph" w:customStyle="1" w:styleId="xl26">
    <w:name w:val="xl26"/>
    <w:basedOn w:val="a"/>
    <w:rsid w:val="00474C42"/>
    <w:pPr>
      <w:widowControl/>
      <w:spacing w:before="102" w:after="102" w:line="606" w:lineRule="atLeast"/>
      <w:ind w:firstLine="419"/>
      <w:jc w:val="center"/>
      <w:textAlignment w:val="top"/>
    </w:pPr>
    <w:rPr>
      <w:rFonts w:ascii="宋体" w:hAnsi="Times New Roman"/>
      <w:color w:val="000000"/>
      <w:kern w:val="0"/>
      <w:sz w:val="24"/>
      <w:szCs w:val="20"/>
      <w:u w:color="000000"/>
    </w:rPr>
  </w:style>
  <w:style w:type="paragraph" w:customStyle="1" w:styleId="220">
    <w:name w:val="样式 标题 2 + 首行缩进:  2 字符"/>
    <w:rsid w:val="00474C42"/>
    <w:pPr>
      <w:spacing w:before="39" w:after="39" w:line="737" w:lineRule="atLeast"/>
      <w:ind w:firstLine="419"/>
      <w:jc w:val="both"/>
      <w:textAlignment w:val="baseline"/>
    </w:pPr>
    <w:rPr>
      <w:rFonts w:ascii="Times New Roman" w:eastAsia="宋体" w:hAnsi="Times New Roman" w:cs="Times New Roman"/>
      <w:color w:val="000000"/>
      <w:sz w:val="21"/>
      <w:u w:color="000000"/>
    </w:rPr>
  </w:style>
  <w:style w:type="paragraph" w:customStyle="1" w:styleId="xl23">
    <w:name w:val="xl23"/>
    <w:basedOn w:val="a"/>
    <w:rsid w:val="00474C42"/>
    <w:pPr>
      <w:widowControl/>
      <w:spacing w:before="102" w:after="102" w:line="351" w:lineRule="atLeast"/>
      <w:ind w:firstLine="419"/>
      <w:jc w:val="center"/>
      <w:textAlignment w:val="baseline"/>
    </w:pPr>
    <w:rPr>
      <w:rFonts w:ascii="仿宋_GB2312" w:eastAsia="仿宋_GB2312" w:hAnsi="Times New Roman"/>
      <w:color w:val="000000"/>
      <w:kern w:val="0"/>
      <w:szCs w:val="20"/>
      <w:u w:color="000000"/>
    </w:rPr>
  </w:style>
  <w:style w:type="paragraph" w:customStyle="1" w:styleId="aff7">
    <w:name w:val="表头"/>
    <w:basedOn w:val="34"/>
    <w:link w:val="Charf3"/>
    <w:rsid w:val="00474C42"/>
    <w:pPr>
      <w:spacing w:line="425" w:lineRule="atLeast"/>
      <w:ind w:firstLine="561"/>
      <w:jc w:val="both"/>
    </w:pPr>
    <w:rPr>
      <w:rFonts w:ascii="Times New Roman" w:eastAsia="黑体"/>
      <w:sz w:val="21"/>
    </w:rPr>
  </w:style>
  <w:style w:type="character" w:customStyle="1" w:styleId="Charf3">
    <w:name w:val="表头 Char"/>
    <w:link w:val="aff7"/>
    <w:rsid w:val="00474C42"/>
    <w:rPr>
      <w:rFonts w:ascii="Times New Roman" w:eastAsia="黑体" w:hAnsi="Times New Roman" w:cs="Times New Roman"/>
      <w:color w:val="000000"/>
      <w:kern w:val="0"/>
      <w:szCs w:val="20"/>
      <w:u w:color="000000"/>
    </w:rPr>
  </w:style>
  <w:style w:type="character" w:customStyle="1" w:styleId="style171">
    <w:name w:val="style171"/>
    <w:rsid w:val="00474C42"/>
    <w:rPr>
      <w:rFonts w:ascii="Times New Roman" w:eastAsia="宋体"/>
      <w:color w:val="000000"/>
      <w:spacing w:val="0"/>
      <w:w w:val="100"/>
      <w:sz w:val="18"/>
      <w:u w:val="none" w:color="000000"/>
      <w:vertAlign w:val="baseline"/>
      <w:lang w:val="en-US" w:eastAsia="zh-CN"/>
    </w:rPr>
  </w:style>
  <w:style w:type="paragraph" w:customStyle="1" w:styleId="aff8">
    <w:name w:val="段落"/>
    <w:basedOn w:val="a"/>
    <w:rsid w:val="00474C42"/>
    <w:pPr>
      <w:widowControl/>
      <w:spacing w:line="702" w:lineRule="atLeast"/>
      <w:ind w:firstLine="561"/>
      <w:textAlignment w:val="baseline"/>
    </w:pPr>
    <w:rPr>
      <w:rFonts w:ascii="Times New Roman" w:hAnsi="Times New Roman"/>
      <w:color w:val="000000"/>
      <w:kern w:val="0"/>
      <w:sz w:val="28"/>
      <w:szCs w:val="20"/>
      <w:u w:color="000000"/>
    </w:rPr>
  </w:style>
  <w:style w:type="character" w:customStyle="1" w:styleId="Charf4">
    <w:name w:val="段落 Char"/>
    <w:rsid w:val="00474C42"/>
    <w:rPr>
      <w:rFonts w:ascii="Times New Roman" w:eastAsia="宋体"/>
      <w:color w:val="000000"/>
      <w:spacing w:val="0"/>
      <w:w w:val="100"/>
      <w:sz w:val="28"/>
      <w:u w:val="none" w:color="000000"/>
      <w:vertAlign w:val="baseline"/>
      <w:lang w:val="en-US" w:eastAsia="zh-CN"/>
    </w:rPr>
  </w:style>
  <w:style w:type="character" w:customStyle="1" w:styleId="f3">
    <w:name w:val="f3"/>
    <w:rsid w:val="00474C42"/>
    <w:rPr>
      <w:rFonts w:ascii="Times New Roman" w:eastAsia="宋体"/>
      <w:color w:val="000000"/>
      <w:spacing w:val="0"/>
      <w:w w:val="100"/>
      <w:sz w:val="21"/>
      <w:u w:val="none" w:color="000000"/>
      <w:vertAlign w:val="baseline"/>
      <w:lang w:val="en-US" w:eastAsia="zh-CN"/>
    </w:rPr>
  </w:style>
  <w:style w:type="paragraph" w:customStyle="1" w:styleId="aff9">
    <w:name w:val="小标题"/>
    <w:basedOn w:val="a"/>
    <w:rsid w:val="00474C42"/>
    <w:pPr>
      <w:widowControl/>
      <w:spacing w:before="73" w:after="45" w:line="731" w:lineRule="atLeast"/>
      <w:ind w:firstLine="419"/>
      <w:jc w:val="left"/>
      <w:textAlignment w:val="baseline"/>
    </w:pPr>
    <w:rPr>
      <w:rFonts w:ascii="Abadi MT Condensed" w:hAnsi="Times New Roman"/>
      <w:color w:val="000000"/>
      <w:kern w:val="0"/>
      <w:sz w:val="24"/>
      <w:szCs w:val="20"/>
      <w:u w:color="000000"/>
    </w:rPr>
  </w:style>
  <w:style w:type="character" w:customStyle="1" w:styleId="affa">
    <w:name w:val="个人撰写风格"/>
    <w:rsid w:val="00474C42"/>
    <w:rPr>
      <w:rFonts w:ascii="Arial" w:eastAsia="宋体"/>
      <w:color w:val="000000"/>
      <w:spacing w:val="0"/>
      <w:w w:val="100"/>
      <w:sz w:val="21"/>
      <w:u w:val="none" w:color="000000"/>
      <w:vertAlign w:val="baseline"/>
      <w:lang w:val="en-US" w:eastAsia="zh-CN"/>
    </w:rPr>
  </w:style>
  <w:style w:type="paragraph" w:customStyle="1" w:styleId="affb">
    <w:name w:val="表名"/>
    <w:basedOn w:val="a"/>
    <w:rsid w:val="00474C42"/>
    <w:pPr>
      <w:widowControl/>
      <w:spacing w:before="119" w:after="119" w:line="629" w:lineRule="atLeast"/>
      <w:ind w:firstLine="425"/>
      <w:jc w:val="center"/>
      <w:textAlignment w:val="baseline"/>
    </w:pPr>
    <w:rPr>
      <w:rFonts w:ascii="Times New Roman" w:hAnsi="Times New Roman"/>
      <w:color w:val="000000"/>
      <w:kern w:val="0"/>
      <w:sz w:val="24"/>
      <w:szCs w:val="20"/>
      <w:u w:color="000000"/>
    </w:rPr>
  </w:style>
  <w:style w:type="paragraph" w:customStyle="1" w:styleId="affc">
    <w:name w:val="单行主体文本"/>
    <w:basedOn w:val="a"/>
    <w:rsid w:val="00474C42"/>
    <w:pPr>
      <w:widowControl/>
      <w:spacing w:line="351" w:lineRule="atLeast"/>
      <w:ind w:firstLine="419"/>
      <w:jc w:val="left"/>
      <w:textAlignment w:val="baseline"/>
    </w:pPr>
    <w:rPr>
      <w:rFonts w:ascii="Times New Roman" w:hAnsi="Times New Roman"/>
      <w:color w:val="000000"/>
      <w:kern w:val="0"/>
      <w:sz w:val="24"/>
      <w:szCs w:val="20"/>
      <w:u w:color="000000"/>
    </w:rPr>
  </w:style>
  <w:style w:type="paragraph" w:customStyle="1" w:styleId="24">
    <w:name w:val="样式2"/>
    <w:basedOn w:val="a"/>
    <w:rsid w:val="00474C42"/>
    <w:pPr>
      <w:widowControl/>
      <w:spacing w:line="453" w:lineRule="atLeast"/>
      <w:ind w:firstLine="419"/>
      <w:jc w:val="center"/>
      <w:textAlignment w:val="baseline"/>
    </w:pPr>
    <w:rPr>
      <w:rFonts w:ascii="Times New Roman" w:hAnsi="Times New Roman"/>
      <w:b/>
      <w:color w:val="000000"/>
      <w:kern w:val="0"/>
      <w:szCs w:val="20"/>
      <w:u w:color="000000"/>
    </w:rPr>
  </w:style>
  <w:style w:type="paragraph" w:customStyle="1" w:styleId="35">
    <w:name w:val="样式3"/>
    <w:basedOn w:val="a"/>
    <w:rsid w:val="00474C42"/>
    <w:pPr>
      <w:widowControl/>
      <w:spacing w:line="351" w:lineRule="atLeast"/>
      <w:ind w:right="357" w:firstLine="419"/>
      <w:textAlignment w:val="baseline"/>
    </w:pPr>
    <w:rPr>
      <w:rFonts w:ascii="Times New Roman" w:hAnsi="Times New Roman"/>
      <w:b/>
      <w:color w:val="000000"/>
      <w:kern w:val="0"/>
      <w:szCs w:val="20"/>
      <w:u w:color="000000"/>
    </w:rPr>
  </w:style>
  <w:style w:type="character" w:customStyle="1" w:styleId="affd">
    <w:name w:val="个人答复风格"/>
    <w:rsid w:val="00474C42"/>
    <w:rPr>
      <w:rFonts w:ascii="Arial" w:eastAsia="宋体"/>
      <w:color w:val="000000"/>
      <w:spacing w:val="0"/>
      <w:w w:val="100"/>
      <w:sz w:val="21"/>
      <w:u w:val="none" w:color="000000"/>
      <w:vertAlign w:val="baseline"/>
      <w:lang w:val="en-US" w:eastAsia="zh-CN"/>
    </w:rPr>
  </w:style>
  <w:style w:type="paragraph" w:customStyle="1" w:styleId="43">
    <w:name w:val="样式4"/>
    <w:basedOn w:val="a"/>
    <w:rsid w:val="00474C42"/>
    <w:pPr>
      <w:widowControl/>
      <w:spacing w:line="351" w:lineRule="atLeast"/>
      <w:ind w:firstLine="419"/>
      <w:textAlignment w:val="baseline"/>
    </w:pPr>
    <w:rPr>
      <w:rFonts w:ascii="Times New Roman" w:hAnsi="Times New Roman"/>
      <w:color w:val="000000"/>
      <w:kern w:val="0"/>
      <w:szCs w:val="20"/>
      <w:u w:color="000000"/>
    </w:rPr>
  </w:style>
  <w:style w:type="character" w:customStyle="1" w:styleId="content1">
    <w:name w:val="content1"/>
    <w:rsid w:val="00474C42"/>
    <w:rPr>
      <w:rFonts w:ascii="Times New Roman" w:eastAsia="宋体"/>
      <w:color w:val="000000"/>
      <w:spacing w:val="0"/>
      <w:w w:val="100"/>
      <w:sz w:val="21"/>
      <w:u w:val="none" w:color="000000"/>
      <w:vertAlign w:val="baseline"/>
      <w:lang w:val="en-US" w:eastAsia="zh-CN"/>
    </w:rPr>
  </w:style>
  <w:style w:type="character" w:customStyle="1" w:styleId="unnamed1">
    <w:name w:val="unnamed1"/>
    <w:rsid w:val="00474C42"/>
    <w:rPr>
      <w:rFonts w:ascii="Times New Roman" w:eastAsia="宋体"/>
      <w:color w:val="000000"/>
      <w:spacing w:val="0"/>
      <w:w w:val="100"/>
      <w:sz w:val="21"/>
      <w:u w:val="none" w:color="000000"/>
      <w:vertAlign w:val="baseline"/>
      <w:lang w:val="en-US" w:eastAsia="zh-CN"/>
    </w:rPr>
  </w:style>
  <w:style w:type="paragraph" w:customStyle="1" w:styleId="affe">
    <w:name w:val="文本框文字"/>
    <w:basedOn w:val="af1"/>
    <w:next w:val="af1"/>
    <w:rsid w:val="00474C42"/>
    <w:pPr>
      <w:spacing w:before="0" w:line="606" w:lineRule="atLeast"/>
      <w:ind w:firstLine="0"/>
      <w:jc w:val="both"/>
    </w:pPr>
    <w:rPr>
      <w:rFonts w:ascii="宋体" w:eastAsia="宋体"/>
      <w:sz w:val="24"/>
    </w:rPr>
  </w:style>
  <w:style w:type="paragraph" w:customStyle="1" w:styleId="afff">
    <w:name w:val="内容"/>
    <w:basedOn w:val="a"/>
    <w:rsid w:val="00474C42"/>
    <w:pPr>
      <w:widowControl/>
      <w:spacing w:before="102" w:line="731" w:lineRule="atLeast"/>
      <w:ind w:firstLine="419"/>
      <w:jc w:val="center"/>
      <w:textAlignment w:val="baseline"/>
    </w:pPr>
    <w:rPr>
      <w:rFonts w:ascii="Times New Roman" w:eastAsia="黑体" w:hAnsi="Times New Roman"/>
      <w:color w:val="000000"/>
      <w:kern w:val="0"/>
      <w:sz w:val="36"/>
      <w:szCs w:val="20"/>
      <w:u w:color="000000"/>
    </w:rPr>
  </w:style>
  <w:style w:type="paragraph" w:customStyle="1" w:styleId="font5">
    <w:name w:val="font5"/>
    <w:basedOn w:val="a"/>
    <w:rsid w:val="00474C42"/>
    <w:pPr>
      <w:widowControl/>
      <w:spacing w:before="102" w:after="102" w:line="351" w:lineRule="atLeast"/>
      <w:ind w:firstLine="419"/>
      <w:jc w:val="left"/>
      <w:textAlignment w:val="baseline"/>
    </w:pPr>
    <w:rPr>
      <w:rFonts w:ascii="宋体" w:hAnsi="Times New Roman"/>
      <w:color w:val="000000"/>
      <w:kern w:val="0"/>
      <w:sz w:val="18"/>
      <w:szCs w:val="20"/>
      <w:u w:color="000000"/>
    </w:rPr>
  </w:style>
  <w:style w:type="paragraph" w:customStyle="1" w:styleId="font6">
    <w:name w:val="font6"/>
    <w:basedOn w:val="a"/>
    <w:rsid w:val="00474C42"/>
    <w:pPr>
      <w:widowControl/>
      <w:spacing w:before="102" w:after="102" w:line="351" w:lineRule="atLeast"/>
      <w:ind w:firstLine="419"/>
      <w:jc w:val="left"/>
      <w:textAlignment w:val="baseline"/>
    </w:pPr>
    <w:rPr>
      <w:rFonts w:ascii="宋体" w:hAnsi="Times New Roman"/>
      <w:color w:val="000000"/>
      <w:kern w:val="0"/>
      <w:szCs w:val="20"/>
      <w:u w:color="000000"/>
    </w:rPr>
  </w:style>
  <w:style w:type="paragraph" w:customStyle="1" w:styleId="font7">
    <w:name w:val="font7"/>
    <w:basedOn w:val="a"/>
    <w:rsid w:val="00474C42"/>
    <w:pPr>
      <w:widowControl/>
      <w:spacing w:before="102" w:after="102" w:line="351" w:lineRule="atLeast"/>
      <w:ind w:firstLine="419"/>
      <w:jc w:val="left"/>
      <w:textAlignment w:val="baseline"/>
    </w:pPr>
    <w:rPr>
      <w:rFonts w:ascii="Times New Roman" w:hAnsi="Times New Roman"/>
      <w:color w:val="000000"/>
      <w:kern w:val="0"/>
      <w:szCs w:val="20"/>
      <w:u w:color="000000"/>
    </w:rPr>
  </w:style>
  <w:style w:type="paragraph" w:customStyle="1" w:styleId="afff0">
    <w:name w:val="图名"/>
    <w:basedOn w:val="affb"/>
    <w:rsid w:val="00474C42"/>
    <w:pPr>
      <w:spacing w:line="351" w:lineRule="atLeast"/>
      <w:ind w:firstLine="419"/>
      <w:jc w:val="both"/>
    </w:pPr>
    <w:rPr>
      <w:sz w:val="21"/>
    </w:rPr>
  </w:style>
  <w:style w:type="character" w:customStyle="1" w:styleId="11p1">
    <w:name w:val="11p1"/>
    <w:rsid w:val="00474C42"/>
    <w:rPr>
      <w:rFonts w:ascii="Times New Roman" w:eastAsia="宋体"/>
      <w:color w:val="000000"/>
      <w:spacing w:val="0"/>
      <w:w w:val="100"/>
      <w:sz w:val="22"/>
      <w:u w:val="none" w:color="000000"/>
      <w:vertAlign w:val="baseline"/>
      <w:lang w:val="en-US" w:eastAsia="zh-CN"/>
    </w:rPr>
  </w:style>
  <w:style w:type="paragraph" w:customStyle="1" w:styleId="xl28">
    <w:name w:val="xl28"/>
    <w:basedOn w:val="a"/>
    <w:rsid w:val="00474C42"/>
    <w:pPr>
      <w:widowControl/>
      <w:spacing w:before="102" w:after="102" w:line="351" w:lineRule="atLeast"/>
      <w:ind w:firstLine="419"/>
      <w:jc w:val="center"/>
      <w:textAlignment w:val="center"/>
    </w:pPr>
    <w:rPr>
      <w:rFonts w:ascii="Times New Roman" w:eastAsia="Arial Unicode MS" w:hAnsi="Times New Roman"/>
      <w:color w:val="000000"/>
      <w:kern w:val="0"/>
      <w:szCs w:val="20"/>
      <w:u w:color="000000"/>
    </w:rPr>
  </w:style>
  <w:style w:type="paragraph" w:customStyle="1" w:styleId="afff1">
    <w:name w:val="段"/>
    <w:rsid w:val="00474C42"/>
    <w:pPr>
      <w:autoSpaceDE w:val="0"/>
      <w:autoSpaceDN w:val="0"/>
      <w:ind w:firstLineChars="200" w:firstLine="200"/>
      <w:jc w:val="both"/>
    </w:pPr>
    <w:rPr>
      <w:rFonts w:ascii="宋体" w:eastAsia="宋体" w:hAnsi="Times New Roman" w:cs="Times New Roman"/>
      <w:sz w:val="21"/>
    </w:rPr>
  </w:style>
  <w:style w:type="character" w:customStyle="1" w:styleId="postbody1">
    <w:name w:val="postbody1"/>
    <w:rsid w:val="00474C42"/>
    <w:rPr>
      <w:sz w:val="18"/>
      <w:szCs w:val="18"/>
    </w:rPr>
  </w:style>
  <w:style w:type="paragraph" w:customStyle="1" w:styleId="321">
    <w:name w:val="样式 标题 3 + 首行缩进:  2 字符"/>
    <w:basedOn w:val="30"/>
    <w:rsid w:val="00474C42"/>
    <w:pPr>
      <w:spacing w:before="30" w:after="30" w:line="500" w:lineRule="exact"/>
    </w:pPr>
    <w:rPr>
      <w:rFonts w:ascii="Times New Roman" w:hAnsi="Times New Roman" w:cs="宋体"/>
      <w:sz w:val="30"/>
      <w:szCs w:val="20"/>
    </w:rPr>
  </w:style>
  <w:style w:type="paragraph" w:customStyle="1" w:styleId="afff2">
    <w:name w:val="表标题"/>
    <w:basedOn w:val="a"/>
    <w:link w:val="Charf5"/>
    <w:rsid w:val="00474C42"/>
    <w:pPr>
      <w:spacing w:before="100" w:beforeAutospacing="1" w:after="100" w:afterAutospacing="1" w:line="520" w:lineRule="exact"/>
      <w:jc w:val="center"/>
    </w:pPr>
    <w:rPr>
      <w:rFonts w:ascii="宋体" w:hAnsi="宋体"/>
      <w:b/>
      <w:sz w:val="24"/>
      <w:szCs w:val="24"/>
    </w:rPr>
  </w:style>
  <w:style w:type="character" w:customStyle="1" w:styleId="Charf5">
    <w:name w:val="表标题 Char"/>
    <w:link w:val="afff2"/>
    <w:rsid w:val="00474C42"/>
    <w:rPr>
      <w:rFonts w:ascii="宋体" w:eastAsia="宋体" w:hAnsi="宋体" w:cs="Times New Roman"/>
      <w:b/>
      <w:sz w:val="24"/>
      <w:szCs w:val="24"/>
    </w:rPr>
  </w:style>
  <w:style w:type="paragraph" w:customStyle="1" w:styleId="MTDisplayEquation">
    <w:name w:val="MTDisplayEquation"/>
    <w:basedOn w:val="a"/>
    <w:next w:val="a"/>
    <w:rsid w:val="00474C42"/>
    <w:pPr>
      <w:tabs>
        <w:tab w:val="center" w:pos="4720"/>
        <w:tab w:val="right" w:pos="9420"/>
      </w:tabs>
      <w:autoSpaceDE w:val="0"/>
      <w:autoSpaceDN w:val="0"/>
      <w:snapToGrid w:val="0"/>
      <w:spacing w:line="500" w:lineRule="exact"/>
      <w:jc w:val="center"/>
    </w:pPr>
    <w:rPr>
      <w:rFonts w:ascii="仿宋_GB2312" w:eastAsia="仿宋_GB2312" w:hAnsi="宋体"/>
      <w:color w:val="000000"/>
      <w:spacing w:val="11"/>
      <w:kern w:val="0"/>
      <w:sz w:val="28"/>
      <w:szCs w:val="28"/>
    </w:rPr>
  </w:style>
  <w:style w:type="paragraph" w:customStyle="1" w:styleId="CharCharChar">
    <w:name w:val="Char Char Char"/>
    <w:basedOn w:val="a"/>
    <w:rsid w:val="00474C42"/>
    <w:rPr>
      <w:rFonts w:ascii="Times New Roman" w:hAnsi="Times New Roman"/>
      <w:sz w:val="24"/>
      <w:szCs w:val="24"/>
    </w:rPr>
  </w:style>
  <w:style w:type="paragraph" w:customStyle="1" w:styleId="xl27">
    <w:name w:val="xl27"/>
    <w:basedOn w:val="a"/>
    <w:rsid w:val="00474C42"/>
    <w:pPr>
      <w:widowControl/>
      <w:pBdr>
        <w:bottom w:val="single" w:sz="12" w:space="0" w:color="auto"/>
      </w:pBdr>
      <w:spacing w:before="100" w:after="100"/>
      <w:jc w:val="center"/>
    </w:pPr>
    <w:rPr>
      <w:rFonts w:ascii="宋体" w:hAnsi="宋体"/>
      <w:kern w:val="0"/>
      <w:szCs w:val="20"/>
    </w:rPr>
  </w:style>
  <w:style w:type="paragraph" w:customStyle="1" w:styleId="211">
    <w:name w:val="正文文本 21"/>
    <w:basedOn w:val="a"/>
    <w:rsid w:val="00474C42"/>
    <w:pPr>
      <w:adjustRightInd w:val="0"/>
      <w:spacing w:line="240" w:lineRule="atLeast"/>
      <w:jc w:val="center"/>
      <w:textAlignment w:val="baseline"/>
    </w:pPr>
    <w:rPr>
      <w:rFonts w:ascii="宋体" w:hAnsi="Times New Roman"/>
      <w:kern w:val="0"/>
      <w:sz w:val="24"/>
      <w:szCs w:val="20"/>
    </w:rPr>
  </w:style>
  <w:style w:type="paragraph" w:customStyle="1" w:styleId="afff3">
    <w:name w:val="小四表文左齐"/>
    <w:basedOn w:val="a"/>
    <w:rsid w:val="00474C42"/>
    <w:pPr>
      <w:spacing w:line="320" w:lineRule="exact"/>
      <w:jc w:val="center"/>
    </w:pPr>
    <w:rPr>
      <w:rFonts w:ascii="仿宋_GB2312" w:eastAsia="仿宋_GB2312" w:hAnsi="宋体"/>
      <w:szCs w:val="21"/>
    </w:rPr>
  </w:style>
  <w:style w:type="paragraph" w:customStyle="1" w:styleId="afff4">
    <w:name w:val="标准"/>
    <w:basedOn w:val="a"/>
    <w:rsid w:val="00474C42"/>
    <w:pPr>
      <w:adjustRightInd w:val="0"/>
      <w:spacing w:line="360" w:lineRule="auto"/>
      <w:textAlignment w:val="baseline"/>
    </w:pPr>
    <w:rPr>
      <w:rFonts w:ascii="宋体" w:hAnsi="Times New Roman"/>
      <w:kern w:val="0"/>
      <w:sz w:val="28"/>
      <w:szCs w:val="20"/>
    </w:rPr>
  </w:style>
  <w:style w:type="paragraph" w:customStyle="1" w:styleId="afff5">
    <w:name w:val="表格样式"/>
    <w:basedOn w:val="a"/>
    <w:rsid w:val="00474C42"/>
    <w:pPr>
      <w:adjustRightInd w:val="0"/>
      <w:snapToGrid w:val="0"/>
    </w:pPr>
    <w:rPr>
      <w:rFonts w:ascii="Times New Roman" w:hAnsi="Times New Roman"/>
      <w:sz w:val="24"/>
      <w:szCs w:val="24"/>
    </w:rPr>
  </w:style>
  <w:style w:type="character" w:customStyle="1" w:styleId="Char4">
    <w:name w:val="正文缩进 Char"/>
    <w:link w:val="aa"/>
    <w:rsid w:val="00474C42"/>
    <w:rPr>
      <w:rFonts w:ascii="仿宋_GB2312" w:eastAsia="仿宋_GB2312" w:hAnsi="Arial Black" w:cs="Times New Roman"/>
      <w:sz w:val="28"/>
      <w:szCs w:val="20"/>
    </w:rPr>
  </w:style>
  <w:style w:type="paragraph" w:customStyle="1" w:styleId="afff6">
    <w:name w:val="表序号"/>
    <w:basedOn w:val="5"/>
    <w:rsid w:val="00474C42"/>
    <w:pPr>
      <w:tabs>
        <w:tab w:val="clear" w:pos="210"/>
        <w:tab w:val="clear" w:pos="1800"/>
      </w:tabs>
      <w:spacing w:line="360" w:lineRule="auto"/>
      <w:ind w:left="1134" w:hanging="1134"/>
      <w:jc w:val="center"/>
      <w:outlineLvl w:val="0"/>
    </w:pPr>
    <w:rPr>
      <w:rFonts w:ascii="仿宋_GB2312" w:eastAsia="仿宋_GB2312" w:hAnsi="Arial"/>
      <w:b/>
      <w:kern w:val="44"/>
      <w:szCs w:val="20"/>
    </w:rPr>
  </w:style>
  <w:style w:type="paragraph" w:customStyle="1" w:styleId="xl38">
    <w:name w:val="xl38"/>
    <w:basedOn w:val="a"/>
    <w:rsid w:val="00474C42"/>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hAnsi="Times New Roman"/>
      <w:kern w:val="0"/>
      <w:sz w:val="20"/>
      <w:szCs w:val="20"/>
    </w:rPr>
  </w:style>
  <w:style w:type="paragraph" w:customStyle="1" w:styleId="afff7">
    <w:name w:val="封面标准文稿编辑信息"/>
    <w:rsid w:val="00474C42"/>
    <w:pPr>
      <w:spacing w:before="180" w:line="180" w:lineRule="exact"/>
      <w:jc w:val="center"/>
    </w:pPr>
    <w:rPr>
      <w:rFonts w:ascii="宋体" w:eastAsia="宋体" w:hAnsi="Times New Roman" w:cs="Times New Roman"/>
      <w:sz w:val="21"/>
    </w:rPr>
  </w:style>
  <w:style w:type="paragraph" w:customStyle="1" w:styleId="afff8">
    <w:name w:val="二级无标题条"/>
    <w:basedOn w:val="a"/>
    <w:rsid w:val="00474C42"/>
    <w:rPr>
      <w:rFonts w:ascii="Times New Roman" w:hAnsi="Times New Roman"/>
      <w:szCs w:val="24"/>
    </w:rPr>
  </w:style>
  <w:style w:type="paragraph" w:customStyle="1" w:styleId="afff9">
    <w:name w:val="我的样式（正文）"/>
    <w:basedOn w:val="a"/>
    <w:rsid w:val="00474C42"/>
    <w:pPr>
      <w:spacing w:line="440" w:lineRule="exact"/>
    </w:pPr>
    <w:rPr>
      <w:rFonts w:ascii="宋体" w:hAnsi="Times New Roman"/>
      <w:sz w:val="28"/>
      <w:szCs w:val="20"/>
    </w:rPr>
  </w:style>
  <w:style w:type="character" w:customStyle="1" w:styleId="18">
    <w:name w:val="正文1"/>
    <w:rsid w:val="00474C42"/>
    <w:rPr>
      <w:rFonts w:ascii="宋体" w:eastAsia="宋体" w:hAnsi="宋体" w:hint="eastAsia"/>
      <w:color w:val="000000"/>
      <w:sz w:val="22"/>
      <w:szCs w:val="22"/>
    </w:rPr>
  </w:style>
  <w:style w:type="paragraph" w:customStyle="1" w:styleId="ParaChar">
    <w:name w:val="默认段落字体 Para Char"/>
    <w:basedOn w:val="a"/>
    <w:semiHidden/>
    <w:rsid w:val="00474C42"/>
    <w:pPr>
      <w:autoSpaceDE w:val="0"/>
      <w:autoSpaceDN w:val="0"/>
      <w:adjustRightInd w:val="0"/>
      <w:jc w:val="left"/>
      <w:outlineLvl w:val="1"/>
    </w:pPr>
    <w:rPr>
      <w:rFonts w:ascii="楷体_GB2312" w:eastAsia="楷体_GB2312" w:hAnsi="宋体" w:cs="宋体"/>
      <w:kern w:val="0"/>
      <w:szCs w:val="24"/>
    </w:rPr>
  </w:style>
  <w:style w:type="paragraph" w:customStyle="1" w:styleId="19">
    <w:name w:val="正文文字1"/>
    <w:basedOn w:val="a"/>
    <w:semiHidden/>
    <w:rsid w:val="00474C42"/>
    <w:pPr>
      <w:spacing w:line="360" w:lineRule="auto"/>
      <w:ind w:firstLineChars="200" w:firstLine="480"/>
    </w:pPr>
    <w:rPr>
      <w:rFonts w:ascii="宋体" w:hAnsi="Times New Roman"/>
      <w:sz w:val="24"/>
      <w:szCs w:val="24"/>
    </w:rPr>
  </w:style>
  <w:style w:type="paragraph" w:customStyle="1" w:styleId="1a">
    <w:name w:val="字元 字元1"/>
    <w:basedOn w:val="a"/>
    <w:semiHidden/>
    <w:rsid w:val="00474C42"/>
    <w:rPr>
      <w:rFonts w:ascii="Times New Roman" w:hAnsi="Times New Roman"/>
      <w:szCs w:val="24"/>
    </w:rPr>
  </w:style>
  <w:style w:type="paragraph" w:customStyle="1" w:styleId="afffa">
    <w:name w:val="正文(首行缩进)"/>
    <w:basedOn w:val="a"/>
    <w:rsid w:val="00474C42"/>
    <w:pPr>
      <w:spacing w:line="520" w:lineRule="exact"/>
      <w:ind w:firstLineChars="200" w:firstLine="560"/>
    </w:pPr>
    <w:rPr>
      <w:rFonts w:ascii="仿宋_GB2312" w:eastAsia="仿宋_GB2312" w:hAnsi="宋体"/>
      <w:snapToGrid w:val="0"/>
      <w:color w:val="000000"/>
      <w:kern w:val="0"/>
      <w:sz w:val="28"/>
      <w:szCs w:val="28"/>
      <w:u w:color="000000"/>
    </w:rPr>
  </w:style>
  <w:style w:type="paragraph" w:customStyle="1" w:styleId="1b">
    <w:name w:val="1正文段落"/>
    <w:basedOn w:val="a"/>
    <w:rsid w:val="00474C42"/>
    <w:pPr>
      <w:spacing w:line="360" w:lineRule="auto"/>
      <w:ind w:firstLineChars="200" w:firstLine="200"/>
      <w:jc w:val="left"/>
    </w:pPr>
    <w:rPr>
      <w:rFonts w:ascii="Times New Roman" w:hAnsi="Times New Roman"/>
      <w:snapToGrid w:val="0"/>
      <w:kern w:val="0"/>
      <w:sz w:val="24"/>
      <w:szCs w:val="24"/>
    </w:rPr>
  </w:style>
  <w:style w:type="paragraph" w:customStyle="1" w:styleId="afffb">
    <w:name w:val="表中"/>
    <w:basedOn w:val="a"/>
    <w:rsid w:val="00474C42"/>
    <w:pPr>
      <w:spacing w:line="280" w:lineRule="exact"/>
      <w:jc w:val="center"/>
    </w:pPr>
    <w:rPr>
      <w:rFonts w:ascii="Times New Roman" w:hAnsi="Times New Roman"/>
      <w:sz w:val="18"/>
      <w:szCs w:val="18"/>
      <w:lang w:bidi="he-IL"/>
    </w:rPr>
  </w:style>
  <w:style w:type="paragraph" w:customStyle="1" w:styleId="TimesNewRoman0505">
    <w:name w:val="样式 表头 + Times New Roman 段前: 0.5 行 段后: 0.5 行"/>
    <w:basedOn w:val="a"/>
    <w:semiHidden/>
    <w:rsid w:val="00474C42"/>
    <w:pPr>
      <w:autoSpaceDE w:val="0"/>
      <w:autoSpaceDN w:val="0"/>
      <w:adjustRightInd w:val="0"/>
      <w:spacing w:before="100" w:beforeAutospacing="1" w:after="100" w:afterAutospacing="1" w:line="440" w:lineRule="exact"/>
      <w:jc w:val="center"/>
    </w:pPr>
    <w:rPr>
      <w:rFonts w:ascii="Times New Roman" w:hAnsi="Times New Roman"/>
      <w:b/>
      <w:bCs/>
      <w:sz w:val="28"/>
      <w:szCs w:val="20"/>
      <w:lang w:val="zh-CN"/>
    </w:rPr>
  </w:style>
  <w:style w:type="paragraph" w:customStyle="1" w:styleId="CharChar">
    <w:name w:val="报告 Char Char"/>
    <w:basedOn w:val="a"/>
    <w:link w:val="CharCharChar0"/>
    <w:rsid w:val="00474C42"/>
    <w:pPr>
      <w:overflowPunct w:val="0"/>
      <w:autoSpaceDE w:val="0"/>
      <w:autoSpaceDN w:val="0"/>
      <w:adjustRightInd w:val="0"/>
      <w:spacing w:beforeLines="10" w:afterLines="10" w:line="440" w:lineRule="atLeast"/>
      <w:ind w:firstLineChars="58" w:firstLine="113"/>
      <w:textAlignment w:val="baseline"/>
    </w:pPr>
    <w:rPr>
      <w:rFonts w:ascii="Times New Roman" w:hAnsi="Times New Roman"/>
      <w:kern w:val="0"/>
      <w:sz w:val="24"/>
      <w:szCs w:val="24"/>
    </w:rPr>
  </w:style>
  <w:style w:type="character" w:customStyle="1" w:styleId="CharCharChar0">
    <w:name w:val="报告 Char Char Char"/>
    <w:link w:val="CharChar"/>
    <w:rsid w:val="00474C42"/>
    <w:rPr>
      <w:rFonts w:ascii="Times New Roman" w:eastAsia="宋体" w:hAnsi="Times New Roman" w:cs="Times New Roman"/>
      <w:kern w:val="0"/>
      <w:sz w:val="24"/>
      <w:szCs w:val="24"/>
    </w:rPr>
  </w:style>
  <w:style w:type="paragraph" w:customStyle="1" w:styleId="ParaCharCharCharCharCharCharCharCharCharCharCharCharChar">
    <w:name w:val="默认段落字体 Para Char Char Char Char Char Char Char Char Char Char Char Char Char"/>
    <w:basedOn w:val="a"/>
    <w:rsid w:val="00474C42"/>
    <w:rPr>
      <w:rFonts w:ascii="Times New Roman" w:hAnsi="Times New Roman"/>
      <w:sz w:val="24"/>
      <w:szCs w:val="24"/>
    </w:rPr>
  </w:style>
  <w:style w:type="paragraph" w:customStyle="1" w:styleId="36">
    <w:name w:val="正文3"/>
    <w:rsid w:val="00474C42"/>
    <w:pPr>
      <w:widowControl w:val="0"/>
      <w:adjustRightInd w:val="0"/>
      <w:spacing w:line="312" w:lineRule="atLeast"/>
      <w:jc w:val="both"/>
      <w:textAlignment w:val="baseline"/>
    </w:pPr>
    <w:rPr>
      <w:rFonts w:ascii="Arial" w:eastAsia="楷体_GB2312" w:hAnsi="Times New Roman" w:cs="Times New Roman"/>
      <w:spacing w:val="-6"/>
      <w:sz w:val="28"/>
    </w:rPr>
  </w:style>
  <w:style w:type="paragraph" w:customStyle="1" w:styleId="37">
    <w:name w:val="标题3"/>
    <w:basedOn w:val="a"/>
    <w:rsid w:val="00474C42"/>
    <w:pPr>
      <w:adjustRightInd w:val="0"/>
      <w:snapToGrid w:val="0"/>
      <w:spacing w:line="360" w:lineRule="auto"/>
      <w:textAlignment w:val="baseline"/>
    </w:pPr>
    <w:rPr>
      <w:rFonts w:ascii="黑体" w:hAnsi="Times New Roman"/>
      <w:bCs/>
      <w:snapToGrid w:val="0"/>
      <w:spacing w:val="6"/>
      <w:kern w:val="10"/>
      <w:sz w:val="24"/>
      <w:szCs w:val="24"/>
    </w:rPr>
  </w:style>
  <w:style w:type="paragraph" w:customStyle="1" w:styleId="afffc">
    <w:name w:val="列表标题"/>
    <w:basedOn w:val="a"/>
    <w:next w:val="a"/>
    <w:rsid w:val="00474C42"/>
    <w:pPr>
      <w:jc w:val="center"/>
    </w:pPr>
    <w:rPr>
      <w:rFonts w:ascii="Times New Roman" w:hAnsi="Times New Roman"/>
      <w:sz w:val="24"/>
      <w:szCs w:val="20"/>
    </w:rPr>
  </w:style>
  <w:style w:type="paragraph" w:customStyle="1" w:styleId="Char10">
    <w:name w:val="Char1"/>
    <w:basedOn w:val="a"/>
    <w:semiHidden/>
    <w:rsid w:val="00474C42"/>
    <w:pPr>
      <w:ind w:left="510"/>
    </w:pPr>
    <w:rPr>
      <w:rFonts w:ascii="Times New Roman" w:hAnsi="Times New Roman"/>
      <w:szCs w:val="21"/>
    </w:rPr>
  </w:style>
  <w:style w:type="paragraph" w:customStyle="1" w:styleId="51">
    <w:name w:val="样式5"/>
    <w:basedOn w:val="a6"/>
    <w:rsid w:val="00474C42"/>
    <w:pPr>
      <w:spacing w:line="520" w:lineRule="exact"/>
      <w:ind w:firstLineChars="200" w:firstLine="560"/>
    </w:pPr>
    <w:rPr>
      <w:rFonts w:ascii="仿宋_GB2312" w:eastAsia="仿宋_GB2312"/>
      <w:color w:val="auto"/>
      <w:sz w:val="28"/>
      <w:szCs w:val="28"/>
    </w:rPr>
  </w:style>
  <w:style w:type="paragraph" w:customStyle="1" w:styleId="62">
    <w:name w:val="样式6"/>
    <w:basedOn w:val="36"/>
    <w:rsid w:val="00474C42"/>
    <w:pPr>
      <w:spacing w:line="520" w:lineRule="exact"/>
      <w:ind w:firstLineChars="200" w:firstLine="200"/>
    </w:pPr>
    <w:rPr>
      <w:rFonts w:ascii="仿宋_GB2312" w:eastAsia="仿宋_GB2312" w:hAnsi="仿宋_GB2312"/>
      <w:spacing w:val="0"/>
      <w:kern w:val="2"/>
    </w:rPr>
  </w:style>
  <w:style w:type="paragraph" w:customStyle="1" w:styleId="afffd">
    <w:name w:val="图目"/>
    <w:basedOn w:val="a"/>
    <w:rsid w:val="00474C42"/>
    <w:pPr>
      <w:snapToGrid w:val="0"/>
      <w:spacing w:before="360" w:after="360" w:line="440" w:lineRule="atLeast"/>
      <w:jc w:val="center"/>
    </w:pPr>
    <w:rPr>
      <w:rFonts w:ascii="黑体" w:eastAsia="黑体" w:hAnsi="Arial"/>
      <w:sz w:val="24"/>
      <w:szCs w:val="20"/>
    </w:rPr>
  </w:style>
  <w:style w:type="character" w:customStyle="1" w:styleId="CharChar4">
    <w:name w:val="Char Char4"/>
    <w:link w:val="Charf0"/>
    <w:rsid w:val="00474C42"/>
    <w:rPr>
      <w:rFonts w:ascii="Times New Roman" w:eastAsia="宋体" w:hAnsi="Times New Roman" w:cs="Times New Roman"/>
      <w:szCs w:val="24"/>
    </w:rPr>
  </w:style>
  <w:style w:type="paragraph" w:customStyle="1" w:styleId="afffe">
    <w:name w:val="环表头"/>
    <w:basedOn w:val="a"/>
    <w:next w:val="a"/>
    <w:rsid w:val="00474C42"/>
    <w:pPr>
      <w:widowControl/>
      <w:tabs>
        <w:tab w:val="left" w:pos="283"/>
        <w:tab w:val="left" w:pos="5094"/>
        <w:tab w:val="left" w:pos="13020"/>
      </w:tabs>
      <w:adjustRightInd w:val="0"/>
      <w:snapToGrid w:val="0"/>
      <w:ind w:right="57"/>
      <w:jc w:val="center"/>
      <w:textAlignment w:val="baseline"/>
    </w:pPr>
    <w:rPr>
      <w:rFonts w:ascii="楷体_GB2312" w:eastAsia="楷体_GB2312" w:hAnsi="Times New Roman"/>
      <w:b/>
      <w:kern w:val="0"/>
      <w:sz w:val="28"/>
      <w:szCs w:val="28"/>
    </w:rPr>
  </w:style>
  <w:style w:type="paragraph" w:customStyle="1" w:styleId="310">
    <w:name w:val="正文文本 31"/>
    <w:basedOn w:val="a"/>
    <w:rsid w:val="00474C42"/>
    <w:pPr>
      <w:adjustRightInd w:val="0"/>
      <w:spacing w:line="400" w:lineRule="atLeast"/>
      <w:jc w:val="left"/>
      <w:textAlignment w:val="baseline"/>
    </w:pPr>
    <w:rPr>
      <w:rFonts w:ascii="Arial" w:hAnsi="Arial"/>
      <w:spacing w:val="10"/>
      <w:sz w:val="24"/>
      <w:szCs w:val="20"/>
    </w:rPr>
  </w:style>
  <w:style w:type="paragraph" w:customStyle="1" w:styleId="affff">
    <w:name w:val="表格标题新"/>
    <w:basedOn w:val="a"/>
    <w:link w:val="Charf6"/>
    <w:rsid w:val="00474C42"/>
    <w:pPr>
      <w:tabs>
        <w:tab w:val="left" w:pos="0"/>
      </w:tabs>
      <w:adjustRightInd w:val="0"/>
      <w:snapToGrid w:val="0"/>
      <w:spacing w:beforeLines="50"/>
      <w:ind w:firstLine="562"/>
      <w:jc w:val="center"/>
    </w:pPr>
    <w:rPr>
      <w:rFonts w:ascii="宋体" w:eastAsia="黑体" w:hAnsi="Times New Roman"/>
      <w:b/>
      <w:snapToGrid w:val="0"/>
      <w:spacing w:val="4"/>
      <w:w w:val="90"/>
      <w:kern w:val="0"/>
      <w:sz w:val="24"/>
      <w:szCs w:val="24"/>
    </w:rPr>
  </w:style>
  <w:style w:type="character" w:customStyle="1" w:styleId="Charf6">
    <w:name w:val="表格标题新 Char"/>
    <w:link w:val="affff"/>
    <w:rsid w:val="00474C42"/>
    <w:rPr>
      <w:rFonts w:ascii="宋体" w:eastAsia="黑体" w:hAnsi="Times New Roman" w:cs="Times New Roman"/>
      <w:b/>
      <w:snapToGrid w:val="0"/>
      <w:spacing w:val="4"/>
      <w:w w:val="90"/>
      <w:kern w:val="0"/>
      <w:sz w:val="24"/>
      <w:szCs w:val="24"/>
    </w:rPr>
  </w:style>
  <w:style w:type="paragraph" w:customStyle="1" w:styleId="affff0">
    <w:name w:val="表格内文字"/>
    <w:basedOn w:val="a"/>
    <w:link w:val="Charf7"/>
    <w:rsid w:val="00474C42"/>
    <w:pPr>
      <w:tabs>
        <w:tab w:val="left" w:pos="0"/>
      </w:tabs>
      <w:adjustRightInd w:val="0"/>
      <w:snapToGrid w:val="0"/>
      <w:jc w:val="center"/>
    </w:pPr>
    <w:rPr>
      <w:rFonts w:ascii="宋体" w:hAnsi="Times New Roman"/>
      <w:spacing w:val="4"/>
      <w:w w:val="90"/>
      <w:kern w:val="18"/>
      <w:sz w:val="24"/>
      <w:szCs w:val="24"/>
    </w:rPr>
  </w:style>
  <w:style w:type="character" w:customStyle="1" w:styleId="Charf7">
    <w:name w:val="表格内文字 Char"/>
    <w:link w:val="affff0"/>
    <w:rsid w:val="00474C42"/>
    <w:rPr>
      <w:rFonts w:ascii="宋体" w:eastAsia="宋体" w:hAnsi="Times New Roman" w:cs="Times New Roman"/>
      <w:spacing w:val="4"/>
      <w:w w:val="90"/>
      <w:kern w:val="18"/>
      <w:sz w:val="24"/>
      <w:szCs w:val="24"/>
    </w:rPr>
  </w:style>
  <w:style w:type="paragraph" w:customStyle="1" w:styleId="TimesNewRoman">
    <w:name w:val="样式 表格标题新 + (西文) Times New Roman"/>
    <w:basedOn w:val="affff"/>
    <w:link w:val="TimesNewRomanChar"/>
    <w:rsid w:val="00474C42"/>
    <w:pPr>
      <w:spacing w:beforeLines="0"/>
      <w:ind w:firstLine="561"/>
    </w:pPr>
    <w:rPr>
      <w:bCs/>
    </w:rPr>
  </w:style>
  <w:style w:type="character" w:customStyle="1" w:styleId="TimesNewRomanChar">
    <w:name w:val="样式 表格标题新 + (西文) Times New Roman Char"/>
    <w:link w:val="TimesNewRoman"/>
    <w:rsid w:val="00474C42"/>
    <w:rPr>
      <w:rFonts w:ascii="宋体" w:eastAsia="黑体" w:hAnsi="Times New Roman" w:cs="Times New Roman"/>
      <w:b/>
      <w:bCs/>
      <w:snapToGrid w:val="0"/>
      <w:spacing w:val="4"/>
      <w:w w:val="90"/>
      <w:kern w:val="0"/>
      <w:sz w:val="24"/>
      <w:szCs w:val="24"/>
    </w:rPr>
  </w:style>
  <w:style w:type="paragraph" w:customStyle="1" w:styleId="CharCharCharChar">
    <w:name w:val="Char Char Char Char"/>
    <w:basedOn w:val="a"/>
    <w:rsid w:val="00474C42"/>
    <w:rPr>
      <w:rFonts w:ascii="Times New Roman" w:hAnsi="Times New Roman"/>
      <w:szCs w:val="24"/>
    </w:rPr>
  </w:style>
  <w:style w:type="paragraph" w:customStyle="1" w:styleId="Charf8">
    <w:name w:val="表格正文 Char"/>
    <w:basedOn w:val="a"/>
    <w:next w:val="a"/>
    <w:semiHidden/>
    <w:rsid w:val="00474C42"/>
    <w:pPr>
      <w:adjustRightInd w:val="0"/>
      <w:snapToGrid w:val="0"/>
      <w:jc w:val="center"/>
      <w:textAlignment w:val="baseline"/>
    </w:pPr>
    <w:rPr>
      <w:rFonts w:ascii="宋体" w:hAnsi="Times New Roman"/>
      <w:snapToGrid w:val="0"/>
      <w:spacing w:val="4"/>
      <w:w w:val="90"/>
      <w:kern w:val="0"/>
      <w:sz w:val="24"/>
      <w:szCs w:val="24"/>
    </w:rPr>
  </w:style>
  <w:style w:type="paragraph" w:customStyle="1" w:styleId="affff1">
    <w:name w:val="正文内容"/>
    <w:basedOn w:val="a"/>
    <w:semiHidden/>
    <w:rsid w:val="00474C42"/>
    <w:pPr>
      <w:adjustRightInd w:val="0"/>
      <w:snapToGrid w:val="0"/>
      <w:spacing w:line="360" w:lineRule="auto"/>
      <w:ind w:firstLineChars="200" w:firstLine="510"/>
      <w:jc w:val="left"/>
    </w:pPr>
    <w:rPr>
      <w:rFonts w:ascii="宋体" w:eastAsia="仿宋_GB2312" w:hAnsi="宋体"/>
      <w:snapToGrid w:val="0"/>
      <w:spacing w:val="4"/>
      <w:kern w:val="0"/>
      <w:sz w:val="24"/>
      <w:szCs w:val="20"/>
    </w:rPr>
  </w:style>
  <w:style w:type="paragraph" w:customStyle="1" w:styleId="affff2">
    <w:name w:val="工艺方框"/>
    <w:basedOn w:val="aff7"/>
    <w:link w:val="Charf9"/>
    <w:rsid w:val="00474C42"/>
    <w:pPr>
      <w:widowControl w:val="0"/>
      <w:adjustRightInd w:val="0"/>
      <w:snapToGrid w:val="0"/>
      <w:spacing w:beforeLines="50" w:line="240" w:lineRule="auto"/>
      <w:ind w:firstLine="0"/>
      <w:jc w:val="center"/>
    </w:pPr>
    <w:rPr>
      <w:rFonts w:ascii="宋体" w:eastAsia="宋体"/>
      <w:snapToGrid w:val="0"/>
      <w:color w:val="auto"/>
      <w:kern w:val="2"/>
      <w:szCs w:val="21"/>
    </w:rPr>
  </w:style>
  <w:style w:type="character" w:customStyle="1" w:styleId="Charf9">
    <w:name w:val="工艺方框 Char"/>
    <w:link w:val="affff2"/>
    <w:rsid w:val="00474C42"/>
    <w:rPr>
      <w:rFonts w:ascii="宋体" w:eastAsia="宋体" w:hAnsi="Times New Roman" w:cs="Times New Roman"/>
      <w:snapToGrid w:val="0"/>
      <w:szCs w:val="21"/>
      <w:u w:color="000000"/>
    </w:rPr>
  </w:style>
  <w:style w:type="character" w:customStyle="1" w:styleId="HTMLChar">
    <w:name w:val="HTML 预设格式 Char"/>
    <w:basedOn w:val="a0"/>
    <w:link w:val="HTML"/>
    <w:rsid w:val="00474C42"/>
    <w:rPr>
      <w:rFonts w:ascii="Arial" w:eastAsia="宋体" w:hAnsi="Arial" w:cs="Times New Roman"/>
      <w:kern w:val="0"/>
      <w:sz w:val="14"/>
      <w:szCs w:val="14"/>
    </w:rPr>
  </w:style>
  <w:style w:type="paragraph" w:customStyle="1" w:styleId="52">
    <w:name w:val="5号表文"/>
    <w:rsid w:val="00474C42"/>
    <w:pPr>
      <w:widowControl w:val="0"/>
      <w:jc w:val="center"/>
    </w:pPr>
    <w:rPr>
      <w:rFonts w:ascii="宋体" w:eastAsia="宋体" w:hAnsi="宋体" w:cs="Times New Roman"/>
      <w:color w:val="000000"/>
      <w:kern w:val="2"/>
      <w:sz w:val="21"/>
      <w:szCs w:val="24"/>
    </w:rPr>
  </w:style>
  <w:style w:type="character" w:customStyle="1" w:styleId="1Char1">
    <w:name w:val="正文1 Char"/>
    <w:rsid w:val="00474C42"/>
    <w:rPr>
      <w:rFonts w:ascii="Arial" w:eastAsia="宋体" w:hAnsi="Arial"/>
      <w:kern w:val="21"/>
      <w:sz w:val="24"/>
      <w:szCs w:val="24"/>
      <w:lang w:val="en-US" w:eastAsia="zh-CN" w:bidi="ar-SA"/>
    </w:rPr>
  </w:style>
  <w:style w:type="paragraph" w:customStyle="1" w:styleId="3">
    <w:name w:val="小标题3"/>
    <w:basedOn w:val="a"/>
    <w:rsid w:val="00474C42"/>
    <w:pPr>
      <w:numPr>
        <w:numId w:val="2"/>
      </w:numPr>
      <w:adjustRightInd w:val="0"/>
      <w:snapToGrid w:val="0"/>
      <w:spacing w:line="360" w:lineRule="auto"/>
      <w:jc w:val="left"/>
    </w:pPr>
    <w:rPr>
      <w:rFonts w:ascii="宋体" w:hAnsi="Times New Roman"/>
      <w:sz w:val="24"/>
      <w:szCs w:val="24"/>
    </w:rPr>
  </w:style>
  <w:style w:type="character" w:customStyle="1" w:styleId="style48">
    <w:name w:val="style48"/>
    <w:basedOn w:val="a0"/>
    <w:rsid w:val="00474C42"/>
  </w:style>
  <w:style w:type="paragraph" w:customStyle="1" w:styleId="25">
    <w:name w:val="小标题2"/>
    <w:basedOn w:val="aff9"/>
    <w:next w:val="a"/>
    <w:rsid w:val="00474C42"/>
    <w:pPr>
      <w:widowControl w:val="0"/>
      <w:tabs>
        <w:tab w:val="left" w:pos="1174"/>
      </w:tabs>
      <w:adjustRightInd w:val="0"/>
      <w:snapToGrid w:val="0"/>
      <w:spacing w:beforeLines="50" w:after="0" w:line="360" w:lineRule="auto"/>
      <w:ind w:firstLine="454"/>
      <w:textAlignment w:val="auto"/>
    </w:pPr>
    <w:rPr>
      <w:rFonts w:ascii="宋体"/>
      <w:color w:val="auto"/>
      <w:kern w:val="2"/>
      <w:szCs w:val="24"/>
    </w:rPr>
  </w:style>
  <w:style w:type="character" w:customStyle="1" w:styleId="53">
    <w:name w:val="标题5"/>
    <w:basedOn w:val="a0"/>
    <w:rsid w:val="00474C42"/>
  </w:style>
  <w:style w:type="paragraph" w:customStyle="1" w:styleId="221">
    <w:name w:val="样式 正文文本缩进 2 + 首行缩进:  2 字符"/>
    <w:basedOn w:val="20"/>
    <w:rsid w:val="00474C42"/>
    <w:pPr>
      <w:widowControl w:val="0"/>
      <w:spacing w:line="360" w:lineRule="auto"/>
      <w:ind w:firstLineChars="200" w:firstLine="560"/>
      <w:textAlignment w:val="auto"/>
    </w:pPr>
    <w:rPr>
      <w:rFonts w:ascii="Times New Roman"/>
      <w:color w:val="auto"/>
      <w:kern w:val="2"/>
      <w:szCs w:val="24"/>
    </w:rPr>
  </w:style>
  <w:style w:type="character" w:customStyle="1" w:styleId="CharChar0">
    <w:name w:val="普通文字 Char Char"/>
    <w:rsid w:val="00474C42"/>
    <w:rPr>
      <w:rFonts w:ascii="仿宋_GB2312" w:eastAsia="仿宋_GB2312"/>
      <w:color w:val="000000"/>
      <w:sz w:val="28"/>
      <w:u w:color="000000"/>
      <w:lang w:val="en-US" w:eastAsia="zh-CN" w:bidi="ar-SA"/>
    </w:rPr>
  </w:style>
  <w:style w:type="character" w:customStyle="1" w:styleId="2Char1">
    <w:name w:val="正文首行缩进 2 Char"/>
    <w:basedOn w:val="Char8"/>
    <w:link w:val="21"/>
    <w:rsid w:val="00474C42"/>
    <w:rPr>
      <w:rFonts w:ascii="Times New Roman" w:eastAsia="仿宋_GB2312" w:hAnsi="Times New Roman" w:cs="Times New Roman"/>
      <w:color w:val="000000"/>
      <w:kern w:val="0"/>
      <w:sz w:val="28"/>
      <w:szCs w:val="20"/>
      <w:u w:color="000000"/>
    </w:rPr>
  </w:style>
  <w:style w:type="character" w:customStyle="1" w:styleId="CharChar2">
    <w:name w:val="普通文字 Char Char2"/>
    <w:rsid w:val="00474C42"/>
    <w:rPr>
      <w:rFonts w:ascii="仿宋_GB2312" w:eastAsia="仿宋_GB2312"/>
      <w:color w:val="000000"/>
      <w:sz w:val="28"/>
      <w:u w:color="000000"/>
      <w:lang w:val="en-US" w:eastAsia="zh-CN" w:bidi="ar-SA"/>
    </w:rPr>
  </w:style>
  <w:style w:type="character" w:customStyle="1" w:styleId="style71">
    <w:name w:val="style71"/>
    <w:rsid w:val="00474C42"/>
    <w:rPr>
      <w:color w:val="0033FF"/>
      <w:sz w:val="21"/>
      <w:szCs w:val="21"/>
    </w:rPr>
  </w:style>
  <w:style w:type="character" w:customStyle="1" w:styleId="b4">
    <w:name w:val="b4"/>
    <w:rsid w:val="00474C42"/>
    <w:rPr>
      <w:rFonts w:ascii="宋体" w:eastAsia="宋体" w:hAnsi="宋体" w:hint="eastAsia"/>
      <w:color w:val="000000"/>
      <w:sz w:val="20"/>
      <w:szCs w:val="20"/>
    </w:rPr>
  </w:style>
  <w:style w:type="character" w:customStyle="1" w:styleId="text">
    <w:name w:val="text"/>
    <w:basedOn w:val="a0"/>
    <w:rsid w:val="00474C42"/>
  </w:style>
  <w:style w:type="character" w:customStyle="1" w:styleId="style1">
    <w:name w:val="style1"/>
    <w:rsid w:val="00474C42"/>
    <w:rPr>
      <w:sz w:val="18"/>
      <w:szCs w:val="18"/>
    </w:rPr>
  </w:style>
  <w:style w:type="paragraph" w:customStyle="1" w:styleId="affff3">
    <w:name w:val="封面正文"/>
    <w:rsid w:val="00474C42"/>
    <w:pPr>
      <w:jc w:val="both"/>
    </w:pPr>
    <w:rPr>
      <w:rFonts w:ascii="Times New Roman" w:eastAsia="宋体" w:hAnsi="Times New Roman" w:cs="Times New Roman"/>
    </w:rPr>
  </w:style>
  <w:style w:type="character" w:customStyle="1" w:styleId="Char11">
    <w:name w:val="正文（首行缩进两字） Char1"/>
    <w:rsid w:val="00474C42"/>
    <w:rPr>
      <w:rFonts w:ascii="仿宋_GB2312" w:eastAsia="仿宋_GB2312" w:hAnsi="Arial Black"/>
      <w:kern w:val="2"/>
      <w:sz w:val="28"/>
      <w:lang w:val="en-US" w:eastAsia="zh-CN" w:bidi="ar-SA"/>
    </w:rPr>
  </w:style>
  <w:style w:type="paragraph" w:customStyle="1" w:styleId="1-1">
    <w:name w:val="正文1-1"/>
    <w:basedOn w:val="a"/>
    <w:link w:val="1-1Char"/>
    <w:rsid w:val="00474C42"/>
    <w:pPr>
      <w:widowControl/>
      <w:snapToGrid w:val="0"/>
      <w:spacing w:line="360" w:lineRule="auto"/>
      <w:ind w:firstLineChars="200" w:firstLine="200"/>
      <w:jc w:val="left"/>
    </w:pPr>
    <w:rPr>
      <w:rFonts w:ascii="宋体" w:eastAsia="仿宋_GB2312" w:hAnsi="宋体"/>
      <w:kern w:val="0"/>
      <w:sz w:val="28"/>
      <w:szCs w:val="24"/>
    </w:rPr>
  </w:style>
  <w:style w:type="character" w:customStyle="1" w:styleId="1-1Char">
    <w:name w:val="正文1-1 Char"/>
    <w:link w:val="1-1"/>
    <w:rsid w:val="00474C42"/>
    <w:rPr>
      <w:rFonts w:ascii="宋体" w:eastAsia="仿宋_GB2312" w:hAnsi="宋体" w:cs="Times New Roman"/>
      <w:kern w:val="0"/>
      <w:sz w:val="28"/>
      <w:szCs w:val="24"/>
    </w:rPr>
  </w:style>
  <w:style w:type="character" w:customStyle="1" w:styleId="Charfa">
    <w:name w:val="废物方框 Char"/>
    <w:link w:val="affff4"/>
    <w:rsid w:val="00474C42"/>
    <w:rPr>
      <w:rFonts w:ascii="宋体"/>
      <w:snapToGrid w:val="0"/>
      <w:spacing w:val="4"/>
      <w:sz w:val="18"/>
      <w:szCs w:val="18"/>
    </w:rPr>
  </w:style>
  <w:style w:type="paragraph" w:customStyle="1" w:styleId="affff4">
    <w:name w:val="废物方框"/>
    <w:basedOn w:val="aff7"/>
    <w:link w:val="Charfa"/>
    <w:rsid w:val="00474C42"/>
    <w:pPr>
      <w:widowControl w:val="0"/>
      <w:adjustRightInd w:val="0"/>
      <w:snapToGrid w:val="0"/>
      <w:spacing w:line="240" w:lineRule="auto"/>
      <w:ind w:firstLine="0"/>
      <w:jc w:val="center"/>
    </w:pPr>
    <w:rPr>
      <w:rFonts w:ascii="宋体" w:eastAsiaTheme="minorEastAsia" w:hAnsiTheme="minorHAnsi" w:cstheme="minorBidi"/>
      <w:snapToGrid w:val="0"/>
      <w:color w:val="auto"/>
      <w:spacing w:val="4"/>
      <w:kern w:val="2"/>
      <w:sz w:val="18"/>
      <w:szCs w:val="18"/>
    </w:rPr>
  </w:style>
  <w:style w:type="paragraph" w:customStyle="1" w:styleId="CharChar20">
    <w:name w:val="Char Char2"/>
    <w:basedOn w:val="a"/>
    <w:semiHidden/>
    <w:rsid w:val="00474C42"/>
    <w:rPr>
      <w:rFonts w:ascii="Times New Roman" w:hAnsi="Times New Roman"/>
      <w:sz w:val="24"/>
      <w:szCs w:val="24"/>
    </w:rPr>
  </w:style>
  <w:style w:type="paragraph" w:customStyle="1" w:styleId="affff5">
    <w:name w:val="图标准"/>
    <w:basedOn w:val="affff"/>
    <w:link w:val="Charfb"/>
    <w:semiHidden/>
    <w:rsid w:val="00474C42"/>
    <w:pPr>
      <w:spacing w:beforeLines="100" w:line="360" w:lineRule="auto"/>
    </w:pPr>
    <w:rPr>
      <w:rFonts w:ascii="仿宋_GB2312"/>
      <w:szCs w:val="28"/>
    </w:rPr>
  </w:style>
  <w:style w:type="character" w:customStyle="1" w:styleId="Charfb">
    <w:name w:val="图标准 Char"/>
    <w:link w:val="affff5"/>
    <w:semiHidden/>
    <w:rsid w:val="00474C42"/>
    <w:rPr>
      <w:rFonts w:ascii="仿宋_GB2312" w:eastAsia="黑体" w:hAnsi="Times New Roman" w:cs="Times New Roman"/>
      <w:b/>
      <w:snapToGrid w:val="0"/>
      <w:spacing w:val="4"/>
      <w:w w:val="90"/>
      <w:kern w:val="0"/>
      <w:sz w:val="24"/>
      <w:szCs w:val="28"/>
    </w:rPr>
  </w:style>
  <w:style w:type="paragraph" w:customStyle="1" w:styleId="-1">
    <w:name w:val="正文-1"/>
    <w:basedOn w:val="af0"/>
    <w:link w:val="-1Char"/>
    <w:semiHidden/>
    <w:rsid w:val="00474C42"/>
    <w:pPr>
      <w:widowControl w:val="0"/>
      <w:snapToGrid w:val="0"/>
      <w:spacing w:line="360" w:lineRule="auto"/>
      <w:ind w:firstLineChars="180" w:firstLine="180"/>
      <w:textAlignment w:val="auto"/>
    </w:pPr>
    <w:rPr>
      <w:rFonts w:ascii="Times New Roman" w:eastAsia="宋体"/>
      <w:color w:val="auto"/>
      <w:spacing w:val="4"/>
      <w:kern w:val="18"/>
      <w:sz w:val="24"/>
      <w:szCs w:val="30"/>
    </w:rPr>
  </w:style>
  <w:style w:type="character" w:customStyle="1" w:styleId="-1Char">
    <w:name w:val="正文-1 Char"/>
    <w:link w:val="-1"/>
    <w:semiHidden/>
    <w:rsid w:val="00474C42"/>
    <w:rPr>
      <w:rFonts w:ascii="Times New Roman" w:eastAsia="宋体" w:hAnsi="Times New Roman" w:cs="Times New Roman"/>
      <w:spacing w:val="4"/>
      <w:kern w:val="18"/>
      <w:sz w:val="24"/>
      <w:szCs w:val="30"/>
      <w:u w:color="000000"/>
    </w:rPr>
  </w:style>
  <w:style w:type="paragraph" w:customStyle="1" w:styleId="p9copy">
    <w:name w:val="p9copy"/>
    <w:basedOn w:val="a"/>
    <w:semiHidden/>
    <w:rsid w:val="00474C42"/>
    <w:pPr>
      <w:widowControl/>
      <w:adjustRightInd w:val="0"/>
      <w:spacing w:before="100" w:beforeAutospacing="1" w:after="100" w:afterAutospacing="1" w:line="360" w:lineRule="auto"/>
      <w:ind w:firstLineChars="200" w:firstLine="576"/>
      <w:jc w:val="left"/>
    </w:pPr>
    <w:rPr>
      <w:rFonts w:ascii="宋体" w:eastAsia="仿宋_GB2312" w:hAnsi="Arial Unicode MS" w:cs="Arial Unicode MS" w:hint="eastAsia"/>
      <w:color w:val="000000"/>
      <w:spacing w:val="4"/>
      <w:kern w:val="0"/>
      <w:sz w:val="18"/>
      <w:szCs w:val="18"/>
    </w:rPr>
  </w:style>
  <w:style w:type="paragraph" w:customStyle="1" w:styleId="CharCharCharCharCharChar">
    <w:name w:val="Char Char Char Char Char Char"/>
    <w:basedOn w:val="a"/>
    <w:rsid w:val="00474C42"/>
    <w:rPr>
      <w:rFonts w:ascii="Times New Roman" w:hAnsi="Times New Roman"/>
      <w:szCs w:val="24"/>
    </w:rPr>
  </w:style>
  <w:style w:type="paragraph" w:customStyle="1" w:styleId="affff6">
    <w:name w:val="字元 字元"/>
    <w:basedOn w:val="a"/>
    <w:rsid w:val="00474C42"/>
    <w:rPr>
      <w:rFonts w:ascii="Times New Roman" w:hAnsi="Times New Roman"/>
      <w:szCs w:val="24"/>
    </w:rPr>
  </w:style>
  <w:style w:type="paragraph" w:customStyle="1" w:styleId="affff7">
    <w:name w:val="清洁生产正文"/>
    <w:basedOn w:val="a"/>
    <w:link w:val="Charfc"/>
    <w:rsid w:val="00474C42"/>
    <w:pPr>
      <w:spacing w:line="580" w:lineRule="exact"/>
      <w:ind w:firstLineChars="200" w:firstLine="560"/>
    </w:pPr>
    <w:rPr>
      <w:rFonts w:ascii="仿宋_GB2312" w:eastAsia="仿宋_GB2312" w:hAnsi="Times New Roman"/>
      <w:sz w:val="28"/>
      <w:szCs w:val="24"/>
    </w:rPr>
  </w:style>
  <w:style w:type="paragraph" w:customStyle="1" w:styleId="Date1">
    <w:name w:val="Date1"/>
    <w:basedOn w:val="a"/>
    <w:next w:val="a"/>
    <w:semiHidden/>
    <w:rsid w:val="00474C42"/>
    <w:pPr>
      <w:adjustRightInd w:val="0"/>
      <w:spacing w:line="360" w:lineRule="auto"/>
      <w:ind w:firstLineChars="200" w:firstLine="576"/>
      <w:jc w:val="left"/>
      <w:textAlignment w:val="baseline"/>
    </w:pPr>
    <w:rPr>
      <w:rFonts w:ascii="仿宋_GB2312" w:eastAsia="仿宋_GB2312" w:hAnsi="Times New Roman"/>
      <w:spacing w:val="4"/>
      <w:kern w:val="18"/>
      <w:sz w:val="28"/>
      <w:szCs w:val="20"/>
    </w:rPr>
  </w:style>
  <w:style w:type="character" w:customStyle="1" w:styleId="Char">
    <w:name w:val="批注主题 Char"/>
    <w:basedOn w:val="Char0"/>
    <w:link w:val="a3"/>
    <w:semiHidden/>
    <w:rsid w:val="00474C42"/>
    <w:rPr>
      <w:rFonts w:ascii="宋体" w:eastAsia="全真楷書" w:hAnsi="宋体" w:cs="Times New Roman"/>
      <w:b/>
      <w:bCs/>
      <w:color w:val="000000"/>
      <w:kern w:val="0"/>
      <w:sz w:val="24"/>
      <w:szCs w:val="24"/>
      <w:u w:color="000000"/>
    </w:rPr>
  </w:style>
  <w:style w:type="paragraph" w:customStyle="1" w:styleId="Default">
    <w:name w:val="Default"/>
    <w:rsid w:val="00474C42"/>
    <w:pPr>
      <w:widowControl w:val="0"/>
      <w:autoSpaceDE w:val="0"/>
      <w:autoSpaceDN w:val="0"/>
      <w:adjustRightInd w:val="0"/>
    </w:pPr>
    <w:rPr>
      <w:rFonts w:ascii="黑体" w:eastAsia="黑体" w:hAnsi="Times New Roman" w:cs="黑体"/>
      <w:color w:val="000000"/>
      <w:sz w:val="24"/>
      <w:szCs w:val="24"/>
    </w:rPr>
  </w:style>
  <w:style w:type="paragraph" w:customStyle="1" w:styleId="-">
    <w:name w:val="表格说明文字-右"/>
    <w:basedOn w:val="a"/>
    <w:rsid w:val="00474C42"/>
    <w:pPr>
      <w:tabs>
        <w:tab w:val="left" w:pos="420"/>
      </w:tabs>
      <w:wordWrap w:val="0"/>
      <w:spacing w:line="360" w:lineRule="auto"/>
      <w:ind w:left="420" w:right="210" w:hanging="420"/>
      <w:jc w:val="center"/>
    </w:pPr>
    <w:rPr>
      <w:rFonts w:ascii="宋体" w:hAnsi="宋体"/>
      <w:b/>
      <w:bCs/>
      <w:sz w:val="24"/>
      <w:szCs w:val="24"/>
    </w:rPr>
  </w:style>
  <w:style w:type="character" w:customStyle="1" w:styleId="Char7">
    <w:name w:val="结束语 Char"/>
    <w:link w:val="af"/>
    <w:rsid w:val="00474C42"/>
    <w:rPr>
      <w:szCs w:val="24"/>
    </w:rPr>
  </w:style>
  <w:style w:type="character" w:customStyle="1" w:styleId="Char12">
    <w:name w:val="结束语 Char1"/>
    <w:basedOn w:val="a0"/>
    <w:uiPriority w:val="99"/>
    <w:semiHidden/>
    <w:rsid w:val="00474C42"/>
    <w:rPr>
      <w:rFonts w:ascii="Calibri" w:eastAsia="宋体" w:hAnsi="Calibri" w:cs="Times New Roman"/>
    </w:rPr>
  </w:style>
  <w:style w:type="character" w:customStyle="1" w:styleId="Char6">
    <w:name w:val="称呼 Char"/>
    <w:link w:val="ae"/>
    <w:rsid w:val="00474C42"/>
    <w:rPr>
      <w:szCs w:val="24"/>
    </w:rPr>
  </w:style>
  <w:style w:type="character" w:customStyle="1" w:styleId="Char13">
    <w:name w:val="称呼 Char1"/>
    <w:basedOn w:val="a0"/>
    <w:uiPriority w:val="99"/>
    <w:semiHidden/>
    <w:rsid w:val="00474C42"/>
    <w:rPr>
      <w:rFonts w:ascii="Calibri" w:eastAsia="宋体" w:hAnsi="Calibri" w:cs="Times New Roman"/>
    </w:rPr>
  </w:style>
  <w:style w:type="character" w:customStyle="1" w:styleId="Chare">
    <w:name w:val="签名 Char"/>
    <w:link w:val="af6"/>
    <w:rsid w:val="00474C42"/>
    <w:rPr>
      <w:rFonts w:ascii="Calibri" w:eastAsia="宋体" w:hAnsi="Calibri" w:cs="Times New Roman"/>
    </w:rPr>
  </w:style>
  <w:style w:type="character" w:customStyle="1" w:styleId="Char14">
    <w:name w:val="签名 Char1"/>
    <w:basedOn w:val="a0"/>
    <w:uiPriority w:val="99"/>
    <w:semiHidden/>
    <w:rsid w:val="00474C42"/>
    <w:rPr>
      <w:rFonts w:ascii="Calibri" w:eastAsia="宋体" w:hAnsi="Calibri" w:cs="Times New Roman"/>
    </w:rPr>
  </w:style>
  <w:style w:type="character" w:customStyle="1" w:styleId="Char1">
    <w:name w:val="正文首行缩进 Char"/>
    <w:basedOn w:val="Char2"/>
    <w:link w:val="a5"/>
    <w:rsid w:val="00474C42"/>
    <w:rPr>
      <w:rFonts w:ascii="Times New Roman" w:eastAsia="宋体" w:hAnsi="Times New Roman" w:cs="Times New Roman"/>
      <w:color w:val="000000"/>
      <w:kern w:val="0"/>
      <w:szCs w:val="20"/>
      <w:u w:color="000000"/>
    </w:rPr>
  </w:style>
  <w:style w:type="character" w:customStyle="1" w:styleId="Char15">
    <w:name w:val="正文首行缩进 Char1"/>
    <w:basedOn w:val="Char2"/>
    <w:uiPriority w:val="99"/>
    <w:semiHidden/>
    <w:rsid w:val="00474C42"/>
    <w:rPr>
      <w:rFonts w:ascii="Times New Roman" w:eastAsia="宋体" w:hAnsi="Times New Roman" w:cs="Times New Roman"/>
      <w:color w:val="000000"/>
      <w:kern w:val="0"/>
      <w:szCs w:val="20"/>
      <w:u w:color="000000"/>
    </w:rPr>
  </w:style>
  <w:style w:type="paragraph" w:customStyle="1" w:styleId="affff8">
    <w:name w:val="正文文字"/>
    <w:basedOn w:val="a"/>
    <w:link w:val="Charfd"/>
    <w:rsid w:val="00474C42"/>
    <w:pPr>
      <w:snapToGrid w:val="0"/>
      <w:spacing w:line="360" w:lineRule="auto"/>
      <w:ind w:firstLine="567"/>
    </w:pPr>
    <w:rPr>
      <w:rFonts w:ascii="Times New Roman" w:eastAsia="仿宋_GB2312" w:hAnsi="Times New Roman"/>
      <w:kern w:val="0"/>
      <w:sz w:val="28"/>
      <w:szCs w:val="28"/>
    </w:rPr>
  </w:style>
  <w:style w:type="character" w:customStyle="1" w:styleId="Charfd">
    <w:name w:val="正文文字 Char"/>
    <w:link w:val="affff8"/>
    <w:rsid w:val="00474C42"/>
    <w:rPr>
      <w:rFonts w:ascii="Times New Roman" w:eastAsia="仿宋_GB2312" w:hAnsi="Times New Roman" w:cs="Times New Roman"/>
      <w:kern w:val="0"/>
      <w:sz w:val="28"/>
      <w:szCs w:val="28"/>
    </w:rPr>
  </w:style>
  <w:style w:type="paragraph" w:customStyle="1" w:styleId="1c">
    <w:name w:val="无间隔1"/>
    <w:link w:val="NoSpacingChar"/>
    <w:rsid w:val="00474C42"/>
    <w:pPr>
      <w:widowControl w:val="0"/>
      <w:spacing w:line="312" w:lineRule="auto"/>
      <w:ind w:firstLineChars="200" w:firstLine="200"/>
      <w:jc w:val="both"/>
    </w:pPr>
    <w:rPr>
      <w:rFonts w:ascii="Calibri" w:eastAsia="宋体" w:hAnsi="Calibri" w:cs="Times New Roman"/>
      <w:kern w:val="2"/>
      <w:sz w:val="28"/>
      <w:szCs w:val="22"/>
    </w:rPr>
  </w:style>
  <w:style w:type="character" w:customStyle="1" w:styleId="NoSpacingChar">
    <w:name w:val="No Spacing Char"/>
    <w:link w:val="1c"/>
    <w:locked/>
    <w:rsid w:val="00474C42"/>
    <w:rPr>
      <w:rFonts w:ascii="Calibri" w:eastAsia="宋体" w:hAnsi="Calibri" w:cs="Times New Roman"/>
      <w:sz w:val="28"/>
    </w:rPr>
  </w:style>
  <w:style w:type="paragraph" w:customStyle="1" w:styleId="affff9">
    <w:name w:val="表格内容居中"/>
    <w:basedOn w:val="a"/>
    <w:next w:val="a"/>
    <w:link w:val="Charfe"/>
    <w:rsid w:val="00474C42"/>
    <w:pPr>
      <w:jc w:val="center"/>
    </w:pPr>
    <w:rPr>
      <w:rFonts w:ascii="Times New Roman" w:hAnsi="Times New Roman"/>
      <w:kern w:val="0"/>
      <w:sz w:val="20"/>
      <w:szCs w:val="24"/>
    </w:rPr>
  </w:style>
  <w:style w:type="character" w:customStyle="1" w:styleId="Charfe">
    <w:name w:val="表格内容居中 Char"/>
    <w:link w:val="affff9"/>
    <w:rsid w:val="00474C42"/>
    <w:rPr>
      <w:rFonts w:ascii="Times New Roman" w:eastAsia="宋体" w:hAnsi="Times New Roman" w:cs="Times New Roman"/>
      <w:kern w:val="0"/>
      <w:sz w:val="20"/>
      <w:szCs w:val="24"/>
    </w:rPr>
  </w:style>
  <w:style w:type="paragraph" w:customStyle="1" w:styleId="Body">
    <w:name w:val="Body"/>
    <w:basedOn w:val="a"/>
    <w:link w:val="BodyChar"/>
    <w:qFormat/>
    <w:rsid w:val="00474C42"/>
    <w:pPr>
      <w:spacing w:line="360" w:lineRule="auto"/>
      <w:ind w:right="-176" w:firstLineChars="200" w:firstLine="200"/>
    </w:pPr>
    <w:rPr>
      <w:rFonts w:ascii="宋体" w:hAnsi="宋体"/>
      <w:sz w:val="28"/>
      <w:szCs w:val="28"/>
    </w:rPr>
  </w:style>
  <w:style w:type="character" w:customStyle="1" w:styleId="BodyChar">
    <w:name w:val="Body Char"/>
    <w:link w:val="Body"/>
    <w:rsid w:val="00474C42"/>
    <w:rPr>
      <w:rFonts w:ascii="宋体" w:eastAsia="宋体" w:hAnsi="宋体" w:cs="Times New Roman"/>
      <w:sz w:val="28"/>
      <w:szCs w:val="28"/>
    </w:rPr>
  </w:style>
  <w:style w:type="paragraph" w:customStyle="1" w:styleId="affffa">
    <w:name w:val="报告正文"/>
    <w:basedOn w:val="a"/>
    <w:link w:val="Charff"/>
    <w:qFormat/>
    <w:rsid w:val="00474C42"/>
    <w:pPr>
      <w:spacing w:line="360" w:lineRule="auto"/>
      <w:ind w:firstLineChars="200" w:firstLine="560"/>
      <w:jc w:val="left"/>
    </w:pPr>
    <w:rPr>
      <w:rFonts w:ascii="宋体" w:hAnsi="宋体"/>
      <w:sz w:val="28"/>
      <w:szCs w:val="28"/>
    </w:rPr>
  </w:style>
  <w:style w:type="character" w:customStyle="1" w:styleId="Charff">
    <w:name w:val="报告正文 Char"/>
    <w:link w:val="affffa"/>
    <w:rsid w:val="00474C42"/>
    <w:rPr>
      <w:rFonts w:ascii="宋体" w:eastAsia="宋体" w:hAnsi="宋体" w:cs="Times New Roman"/>
      <w:sz w:val="28"/>
      <w:szCs w:val="28"/>
    </w:rPr>
  </w:style>
  <w:style w:type="paragraph" w:customStyle="1" w:styleId="affffb">
    <w:name w:val="工艺流程图"/>
    <w:basedOn w:val="a"/>
    <w:rsid w:val="00474C42"/>
    <w:pPr>
      <w:adjustRightInd w:val="0"/>
      <w:snapToGrid w:val="0"/>
      <w:spacing w:line="340" w:lineRule="atLeast"/>
      <w:jc w:val="center"/>
    </w:pPr>
    <w:rPr>
      <w:rFonts w:ascii="Times New Roman" w:hAnsi="Times New Roman"/>
      <w:color w:val="FF0000"/>
      <w:kern w:val="18"/>
      <w:szCs w:val="28"/>
    </w:rPr>
  </w:style>
  <w:style w:type="paragraph" w:customStyle="1" w:styleId="38">
    <w:name w:val="污水处理3"/>
    <w:basedOn w:val="a"/>
    <w:rsid w:val="00474C42"/>
    <w:pPr>
      <w:adjustRightInd w:val="0"/>
      <w:spacing w:line="0" w:lineRule="atLeast"/>
      <w:jc w:val="center"/>
    </w:pPr>
    <w:rPr>
      <w:rFonts w:ascii="Times New Roman" w:eastAsia="Times New Roman" w:hAnsi="Times New Roman"/>
      <w:spacing w:val="4"/>
      <w:kern w:val="18"/>
      <w:sz w:val="15"/>
      <w:szCs w:val="28"/>
    </w:rPr>
  </w:style>
  <w:style w:type="paragraph" w:customStyle="1" w:styleId="1d">
    <w:name w:val="污水处理1"/>
    <w:basedOn w:val="a"/>
    <w:rsid w:val="00474C42"/>
    <w:pPr>
      <w:adjustRightInd w:val="0"/>
      <w:spacing w:line="360" w:lineRule="auto"/>
      <w:jc w:val="center"/>
    </w:pPr>
    <w:rPr>
      <w:rFonts w:ascii="仿宋_GB2312" w:hAnsi="Times New Roman"/>
      <w:b/>
      <w:bCs/>
      <w:spacing w:val="4"/>
      <w:kern w:val="18"/>
      <w:szCs w:val="28"/>
    </w:rPr>
  </w:style>
  <w:style w:type="paragraph" w:customStyle="1" w:styleId="26">
    <w:name w:val="污水处理2"/>
    <w:basedOn w:val="a"/>
    <w:rsid w:val="00474C42"/>
    <w:pPr>
      <w:adjustRightInd w:val="0"/>
      <w:spacing w:line="360" w:lineRule="auto"/>
      <w:jc w:val="center"/>
    </w:pPr>
    <w:rPr>
      <w:rFonts w:ascii="仿宋_GB2312" w:hAnsi="Times New Roman"/>
      <w:spacing w:val="4"/>
      <w:kern w:val="18"/>
      <w:szCs w:val="28"/>
    </w:rPr>
  </w:style>
  <w:style w:type="paragraph" w:customStyle="1" w:styleId="affffc">
    <w:name w:val="图文框"/>
    <w:basedOn w:val="a"/>
    <w:qFormat/>
    <w:rsid w:val="00474C42"/>
    <w:pPr>
      <w:adjustRightInd w:val="0"/>
      <w:snapToGrid w:val="0"/>
      <w:jc w:val="center"/>
    </w:pPr>
    <w:rPr>
      <w:rFonts w:ascii="Times New Roman" w:hAnsi="Times New Roman"/>
      <w:color w:val="000000"/>
      <w:szCs w:val="21"/>
    </w:rPr>
  </w:style>
  <w:style w:type="paragraph" w:customStyle="1" w:styleId="CharCharCharCharCharCharCharCharChar1Char">
    <w:name w:val="Char Char Char Char Char Char Char Char Char1 Char"/>
    <w:basedOn w:val="a"/>
    <w:rsid w:val="00474C42"/>
    <w:rPr>
      <w:rFonts w:ascii="Times New Roman" w:hAnsi="Times New Roman"/>
      <w:sz w:val="24"/>
      <w:szCs w:val="24"/>
    </w:rPr>
  </w:style>
  <w:style w:type="paragraph" w:customStyle="1" w:styleId="-5-">
    <w:name w:val="表格文字-5号-中"/>
    <w:basedOn w:val="a"/>
    <w:rsid w:val="00474C42"/>
    <w:pPr>
      <w:wordWrap w:val="0"/>
      <w:snapToGrid w:val="0"/>
      <w:jc w:val="center"/>
    </w:pPr>
    <w:rPr>
      <w:rFonts w:ascii="PMingLiU" w:eastAsia="PMingLiU" w:hAnsi="PMingLiU"/>
      <w:kern w:val="0"/>
      <w:sz w:val="24"/>
      <w:szCs w:val="24"/>
    </w:rPr>
  </w:style>
  <w:style w:type="paragraph" w:customStyle="1" w:styleId="affffd">
    <w:name w:val="报告表格"/>
    <w:basedOn w:val="a"/>
    <w:next w:val="a"/>
    <w:rsid w:val="00474C42"/>
    <w:pPr>
      <w:autoSpaceDE w:val="0"/>
      <w:autoSpaceDN w:val="0"/>
      <w:adjustRightInd w:val="0"/>
      <w:spacing w:line="318" w:lineRule="atLeast"/>
      <w:jc w:val="center"/>
      <w:textAlignment w:val="bottom"/>
    </w:pPr>
    <w:rPr>
      <w:rFonts w:ascii="Times New Roman" w:hAnsi="Times New Roman"/>
      <w:kern w:val="0"/>
      <w:sz w:val="24"/>
      <w:szCs w:val="20"/>
    </w:rPr>
  </w:style>
  <w:style w:type="paragraph" w:customStyle="1" w:styleId="affffe">
    <w:name w:val="正文格式"/>
    <w:basedOn w:val="a"/>
    <w:rsid w:val="00474C42"/>
    <w:pPr>
      <w:spacing w:line="360" w:lineRule="auto"/>
      <w:ind w:firstLine="482"/>
    </w:pPr>
    <w:rPr>
      <w:rFonts w:ascii="宋体" w:hAnsi="Times New Roman" w:cs="宋体"/>
      <w:sz w:val="24"/>
      <w:szCs w:val="24"/>
    </w:rPr>
  </w:style>
  <w:style w:type="character" w:customStyle="1" w:styleId="Charfc">
    <w:name w:val="清洁生产正文 Char"/>
    <w:basedOn w:val="a0"/>
    <w:link w:val="affff7"/>
    <w:rsid w:val="00474C42"/>
    <w:rPr>
      <w:rFonts w:ascii="仿宋_GB2312" w:eastAsia="仿宋_GB2312" w:hAnsi="Times New Roman" w:cs="Times New Roman"/>
      <w:sz w:val="28"/>
      <w:szCs w:val="24"/>
    </w:rPr>
  </w:style>
  <w:style w:type="paragraph" w:customStyle="1" w:styleId="1e">
    <w:name w:val="列出段落1"/>
    <w:basedOn w:val="a"/>
    <w:uiPriority w:val="34"/>
    <w:qFormat/>
    <w:rsid w:val="00474C42"/>
    <w:pPr>
      <w:ind w:firstLineChars="200" w:firstLine="420"/>
    </w:pPr>
  </w:style>
  <w:style w:type="character" w:customStyle="1" w:styleId="newlist">
    <w:name w:val="newlist"/>
    <w:basedOn w:val="a0"/>
    <w:rsid w:val="00474C42"/>
  </w:style>
  <w:style w:type="paragraph" w:customStyle="1" w:styleId="44">
    <w:name w:val="正文4"/>
    <w:rsid w:val="00474C42"/>
    <w:pPr>
      <w:widowControl w:val="0"/>
      <w:adjustRightInd w:val="0"/>
      <w:spacing w:line="312" w:lineRule="atLeast"/>
      <w:jc w:val="both"/>
    </w:pPr>
    <w:rPr>
      <w:rFonts w:ascii="Arial" w:eastAsia="楷体_GB2312" w:hAnsi="Times New Roman" w:cs="Times New Roman"/>
      <w:spacing w:val="-6"/>
      <w:sz w:val="28"/>
    </w:rPr>
  </w:style>
  <w:style w:type="paragraph" w:customStyle="1" w:styleId="54">
    <w:name w:val="正文5"/>
    <w:rsid w:val="00474C42"/>
    <w:pPr>
      <w:widowControl w:val="0"/>
      <w:adjustRightInd w:val="0"/>
      <w:spacing w:line="312" w:lineRule="atLeast"/>
      <w:jc w:val="both"/>
      <w:textAlignment w:val="baseline"/>
    </w:pPr>
    <w:rPr>
      <w:rFonts w:ascii="Arial" w:eastAsia="楷体_GB2312" w:hAnsi="Times New Roman" w:cs="Times New Roman"/>
      <w:spacing w:val="-6"/>
      <w:sz w:val="28"/>
    </w:rPr>
  </w:style>
  <w:style w:type="character" w:customStyle="1" w:styleId="Char16">
    <w:name w:val="纯文本 Char1"/>
    <w:basedOn w:val="a0"/>
    <w:rsid w:val="00474C42"/>
    <w:rPr>
      <w:rFonts w:ascii="仿宋_GB2312" w:eastAsia="仿宋_GB2312"/>
      <w:color w:val="000000"/>
      <w:sz w:val="28"/>
      <w:u w:color="000000"/>
      <w:lang w:val="en-US" w:eastAsia="zh-CN" w:bidi="ar-SA"/>
    </w:rPr>
  </w:style>
  <w:style w:type="paragraph" w:customStyle="1" w:styleId="TOC1">
    <w:name w:val="TOC 标题1"/>
    <w:basedOn w:val="1"/>
    <w:next w:val="a"/>
    <w:uiPriority w:val="39"/>
    <w:unhideWhenUsed/>
    <w:qFormat/>
    <w:rsid w:val="00474C42"/>
    <w:pPr>
      <w:spacing w:before="480" w:after="0" w:line="276" w:lineRule="auto"/>
      <w:jc w:val="left"/>
      <w:textAlignment w:val="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267085606">
      <w:bodyDiv w:val="1"/>
      <w:marLeft w:val="0"/>
      <w:marRight w:val="0"/>
      <w:marTop w:val="0"/>
      <w:marBottom w:val="0"/>
      <w:divBdr>
        <w:top w:val="none" w:sz="0" w:space="0" w:color="auto"/>
        <w:left w:val="none" w:sz="0" w:space="0" w:color="auto"/>
        <w:bottom w:val="none" w:sz="0" w:space="0" w:color="auto"/>
        <w:right w:val="none" w:sz="0" w:space="0" w:color="auto"/>
      </w:divBdr>
    </w:div>
    <w:div w:id="427964392">
      <w:bodyDiv w:val="1"/>
      <w:marLeft w:val="0"/>
      <w:marRight w:val="0"/>
      <w:marTop w:val="0"/>
      <w:marBottom w:val="0"/>
      <w:divBdr>
        <w:top w:val="none" w:sz="0" w:space="0" w:color="auto"/>
        <w:left w:val="none" w:sz="0" w:space="0" w:color="auto"/>
        <w:bottom w:val="none" w:sz="0" w:space="0" w:color="auto"/>
        <w:right w:val="none" w:sz="0" w:space="0" w:color="auto"/>
      </w:divBdr>
    </w:div>
    <w:div w:id="477110822">
      <w:bodyDiv w:val="1"/>
      <w:marLeft w:val="0"/>
      <w:marRight w:val="0"/>
      <w:marTop w:val="0"/>
      <w:marBottom w:val="0"/>
      <w:divBdr>
        <w:top w:val="none" w:sz="0" w:space="0" w:color="auto"/>
        <w:left w:val="none" w:sz="0" w:space="0" w:color="auto"/>
        <w:bottom w:val="none" w:sz="0" w:space="0" w:color="auto"/>
        <w:right w:val="none" w:sz="0" w:space="0" w:color="auto"/>
      </w:divBdr>
    </w:div>
    <w:div w:id="583301300">
      <w:bodyDiv w:val="1"/>
      <w:marLeft w:val="0"/>
      <w:marRight w:val="0"/>
      <w:marTop w:val="0"/>
      <w:marBottom w:val="0"/>
      <w:divBdr>
        <w:top w:val="none" w:sz="0" w:space="0" w:color="auto"/>
        <w:left w:val="none" w:sz="0" w:space="0" w:color="auto"/>
        <w:bottom w:val="none" w:sz="0" w:space="0" w:color="auto"/>
        <w:right w:val="none" w:sz="0" w:space="0" w:color="auto"/>
      </w:divBdr>
    </w:div>
    <w:div w:id="585841359">
      <w:bodyDiv w:val="1"/>
      <w:marLeft w:val="0"/>
      <w:marRight w:val="0"/>
      <w:marTop w:val="0"/>
      <w:marBottom w:val="0"/>
      <w:divBdr>
        <w:top w:val="none" w:sz="0" w:space="0" w:color="auto"/>
        <w:left w:val="none" w:sz="0" w:space="0" w:color="auto"/>
        <w:bottom w:val="none" w:sz="0" w:space="0" w:color="auto"/>
        <w:right w:val="none" w:sz="0" w:space="0" w:color="auto"/>
      </w:divBdr>
    </w:div>
    <w:div w:id="919946283">
      <w:bodyDiv w:val="1"/>
      <w:marLeft w:val="0"/>
      <w:marRight w:val="0"/>
      <w:marTop w:val="0"/>
      <w:marBottom w:val="0"/>
      <w:divBdr>
        <w:top w:val="none" w:sz="0" w:space="0" w:color="auto"/>
        <w:left w:val="none" w:sz="0" w:space="0" w:color="auto"/>
        <w:bottom w:val="none" w:sz="0" w:space="0" w:color="auto"/>
        <w:right w:val="none" w:sz="0" w:space="0" w:color="auto"/>
      </w:divBdr>
    </w:div>
    <w:div w:id="1142772371">
      <w:bodyDiv w:val="1"/>
      <w:marLeft w:val="0"/>
      <w:marRight w:val="0"/>
      <w:marTop w:val="0"/>
      <w:marBottom w:val="0"/>
      <w:divBdr>
        <w:top w:val="none" w:sz="0" w:space="0" w:color="auto"/>
        <w:left w:val="none" w:sz="0" w:space="0" w:color="auto"/>
        <w:bottom w:val="none" w:sz="0" w:space="0" w:color="auto"/>
        <w:right w:val="none" w:sz="0" w:space="0" w:color="auto"/>
      </w:divBdr>
    </w:div>
    <w:div w:id="1170557777">
      <w:bodyDiv w:val="1"/>
      <w:marLeft w:val="0"/>
      <w:marRight w:val="0"/>
      <w:marTop w:val="0"/>
      <w:marBottom w:val="0"/>
      <w:divBdr>
        <w:top w:val="none" w:sz="0" w:space="0" w:color="auto"/>
        <w:left w:val="none" w:sz="0" w:space="0" w:color="auto"/>
        <w:bottom w:val="none" w:sz="0" w:space="0" w:color="auto"/>
        <w:right w:val="none" w:sz="0" w:space="0" w:color="auto"/>
      </w:divBdr>
    </w:div>
    <w:div w:id="1302685299">
      <w:bodyDiv w:val="1"/>
      <w:marLeft w:val="0"/>
      <w:marRight w:val="0"/>
      <w:marTop w:val="0"/>
      <w:marBottom w:val="0"/>
      <w:divBdr>
        <w:top w:val="none" w:sz="0" w:space="0" w:color="auto"/>
        <w:left w:val="none" w:sz="0" w:space="0" w:color="auto"/>
        <w:bottom w:val="none" w:sz="0" w:space="0" w:color="auto"/>
        <w:right w:val="none" w:sz="0" w:space="0" w:color="auto"/>
      </w:divBdr>
    </w:div>
    <w:div w:id="1401371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oleObject" Target="embeddings/oleObject8.bin"/><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oleObject" Target="embeddings/oleObject4.bin"/><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3.xml"/><Relationship Id="rId33" Type="http://schemas.openxmlformats.org/officeDocument/2006/relationships/image" Target="media/image12.wmf"/><Relationship Id="rId38"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0.wmf"/><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hart" Target="charts/chart2.xml"/><Relationship Id="rId32" Type="http://schemas.openxmlformats.org/officeDocument/2006/relationships/oleObject" Target="embeddings/oleObject3.bin"/><Relationship Id="rId37" Type="http://schemas.openxmlformats.org/officeDocument/2006/relationships/oleObject" Target="embeddings/oleObject6.bin"/><Relationship Id="rId40"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hart" Target="charts/chart1.xml"/><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1.w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8.jpeg"/><Relationship Id="rId27" Type="http://schemas.openxmlformats.org/officeDocument/2006/relationships/image" Target="media/image9.wmf"/><Relationship Id="rId30" Type="http://schemas.openxmlformats.org/officeDocument/2006/relationships/oleObject" Target="embeddings/oleObject2.bin"/><Relationship Id="rId35" Type="http://schemas.openxmlformats.org/officeDocument/2006/relationships/image" Target="media/image13.wmf"/><Relationship Id="rId43" Type="http://schemas.openxmlformats.org/officeDocument/2006/relationships/theme" Target="theme/theme1.xml"/><Relationship Id="rId48"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H:\&#24037;&#20316;\yuze\&#25968;&#25454;&#20998;&#265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yuze\&#20852;&#37030;&#25968;&#25454;&#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view3D>
      <c:rotX val="30"/>
      <c:perspective val="30"/>
    </c:view3D>
    <c:plotArea>
      <c:layout/>
      <c:pie3DChart>
        <c:varyColors val="1"/>
        <c:ser>
          <c:idx val="0"/>
          <c:order val="0"/>
          <c:explosion val="9"/>
          <c:dLbls>
            <c:dLbl>
              <c:idx val="0"/>
              <c:layout>
                <c:manualLayout>
                  <c:x val="2.934076990376203E-2"/>
                  <c:y val="4.0626275882181394E-2"/>
                </c:manualLayout>
              </c:layout>
              <c:showCatName val="1"/>
              <c:showPercent val="1"/>
            </c:dLbl>
            <c:showCatName val="1"/>
            <c:showPercent val="1"/>
            <c:showLeaderLines val="1"/>
          </c:dLbls>
          <c:cat>
            <c:strRef>
              <c:f>Sheet1!$B$4:$B$6</c:f>
              <c:strCache>
                <c:ptCount val="3"/>
                <c:pt idx="0">
                  <c:v>生活用水</c:v>
                </c:pt>
                <c:pt idx="1">
                  <c:v>生产用水</c:v>
                </c:pt>
                <c:pt idx="2">
                  <c:v>锅炉用水</c:v>
                </c:pt>
              </c:strCache>
            </c:strRef>
          </c:cat>
          <c:val>
            <c:numRef>
              <c:f>Sheet1!$C$4:$C$6</c:f>
              <c:numCache>
                <c:formatCode>General</c:formatCode>
                <c:ptCount val="3"/>
                <c:pt idx="0">
                  <c:v>468</c:v>
                </c:pt>
                <c:pt idx="1">
                  <c:v>13432</c:v>
                </c:pt>
                <c:pt idx="2">
                  <c:v>3900</c:v>
                </c:pt>
              </c:numCache>
            </c:numRef>
          </c:val>
        </c:ser>
        <c:dLbls>
          <c:showCatName val="1"/>
          <c:showPercent val="1"/>
        </c:dLbls>
      </c:pie3DChart>
    </c:plotArea>
    <c:legend>
      <c:legendPos val="r"/>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view3D>
      <c:rotX val="30"/>
      <c:perspective val="30"/>
    </c:view3D>
    <c:plotArea>
      <c:layout/>
      <c:pie3DChart>
        <c:varyColors val="1"/>
        <c:ser>
          <c:idx val="0"/>
          <c:order val="0"/>
          <c:explosion val="25"/>
          <c:dLbls>
            <c:dLbl>
              <c:idx val="2"/>
              <c:layout>
                <c:manualLayout>
                  <c:x val="5.6252734033246161E-2"/>
                  <c:y val="5.7214202391367742E-3"/>
                </c:manualLayout>
              </c:layout>
              <c:showCatName val="1"/>
              <c:showPercent val="1"/>
            </c:dLbl>
            <c:showCatName val="1"/>
            <c:showPercent val="1"/>
            <c:showLeaderLines val="1"/>
          </c:dLbls>
          <c:cat>
            <c:strRef>
              <c:f>Sheet2!$A$15:$A$17</c:f>
              <c:strCache>
                <c:ptCount val="3"/>
                <c:pt idx="0">
                  <c:v>生产用电</c:v>
                </c:pt>
                <c:pt idx="1">
                  <c:v>办公生活照明</c:v>
                </c:pt>
                <c:pt idx="2">
                  <c:v>损耗</c:v>
                </c:pt>
              </c:strCache>
            </c:strRef>
          </c:cat>
          <c:val>
            <c:numRef>
              <c:f>Sheet2!$B$15:$B$17</c:f>
              <c:numCache>
                <c:formatCode>General</c:formatCode>
                <c:ptCount val="3"/>
                <c:pt idx="0">
                  <c:v>510055</c:v>
                </c:pt>
                <c:pt idx="1">
                  <c:v>23092</c:v>
                </c:pt>
                <c:pt idx="2">
                  <c:v>6953</c:v>
                </c:pt>
              </c:numCache>
            </c:numRef>
          </c:val>
        </c:ser>
        <c:dLbls>
          <c:showCatName val="1"/>
          <c:showPercent val="1"/>
        </c:dLbls>
      </c:pie3DChart>
    </c:plotArea>
    <c:legend>
      <c:legendPos val="r"/>
    </c:legend>
    <c:plotVisOnly val="1"/>
    <c:dispBlanksAs val="zero"/>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2950"/>
    <customShpInfo spid="_x0000_s2949"/>
    <customShpInfo spid="_x0000_s2952"/>
    <customShpInfo spid="_x0000_s2935"/>
    <customShpInfo spid="_x0000_s2916"/>
    <customShpInfo spid="_x0000_s2953"/>
    <customShpInfo spid="_x0000_s2942"/>
    <customShpInfo spid="_x0000_s2943"/>
    <customShpInfo spid="_x0000_s2936"/>
    <customShpInfo spid="_x0000_s2919"/>
    <customShpInfo spid="_x0000_s2917"/>
    <customShpInfo spid="_x0000_s2918"/>
    <customShpInfo spid="_x0000_s2944"/>
    <customShpInfo spid="_x0000_s2922"/>
    <customShpInfo spid="_x0000_s2937"/>
    <customShpInfo spid="_x0000_s2920"/>
    <customShpInfo spid="_x0000_s2921"/>
    <customShpInfo spid="_x0000_s2945"/>
    <customShpInfo spid="_x0000_s2932"/>
    <customShpInfo spid="_x0000_s2933"/>
    <customShpInfo spid="_x0000_s2934"/>
    <customShpInfo spid="_x0000_s2938"/>
    <customShpInfo spid="_x0000_s2946"/>
    <customShpInfo spid="_x0000_s2931"/>
    <customShpInfo spid="_x0000_s2929"/>
    <customShpInfo spid="_x0000_s2930"/>
    <customShpInfo spid="_x0000_s2939"/>
    <customShpInfo spid="_x0000_s2947"/>
    <customShpInfo spid="_x0000_s2923"/>
    <customShpInfo spid="_x0000_s2924"/>
    <customShpInfo spid="_x0000_s2925"/>
    <customShpInfo spid="_x0000_s2940"/>
    <customShpInfo spid="_x0000_s2948"/>
    <customShpInfo spid="_x0000_s2927"/>
    <customShpInfo spid="_x0000_s2941"/>
    <customShpInfo spid="_x0000_s2928"/>
    <customShpInfo spid="_x0000_s2926"/>
    <customShpInfo spid="_x0000_s2951"/>
    <customShpInfo spid="_x0000_s2509"/>
    <customShpInfo spid="_x0000_s2510"/>
    <customShpInfo spid="_x0000_s2511"/>
    <customShpInfo spid="_x0000_s2512"/>
    <customShpInfo spid="_x0000_s2518"/>
    <customShpInfo spid="_x0000_s2513"/>
    <customShpInfo spid="_x0000_s2514"/>
    <customShpInfo spid="_x0000_s2515"/>
    <customShpInfo spid="_x0000_s2516"/>
    <customShpInfo spid="_x0000_s2517"/>
    <customShpInfo spid="_x0000_s2519"/>
    <customShpInfo spid="_x0000_s2523"/>
    <customShpInfo spid="_x0000_s2524"/>
    <customShpInfo spid="_x0000_s2525"/>
    <customShpInfo spid="_x0000_s2526"/>
    <customShpInfo spid="_x0000_s2527"/>
    <customShpInfo spid="_x0000_s2528"/>
    <customShpInfo spid="_x0000_s2529"/>
    <customShpInfo spid="_x0000_s2532"/>
    <customShpInfo spid="_x0000_s2530"/>
    <customShpInfo spid="_x0000_s2531"/>
    <customShpInfo spid="_x0000_s2533"/>
    <customShpInfo spid="_x0000_s2534"/>
    <customShpInfo spid="_x0000_s2609"/>
    <customShpInfo spid="_x0000_s2611"/>
    <customShpInfo spid="_x0000_s2612"/>
    <customShpInfo spid="_x0000_s2967"/>
    <customShpInfo spid="_x0000_s2966"/>
    <customShpInfo spid="_x0000_s2650"/>
    <customShpInfo spid="_x0000_s2651"/>
    <customShpInfo spid="_x0000_s2652"/>
    <customShpInfo spid="_x0000_s2563"/>
    <customShpInfo spid="_x0000_s2564"/>
    <customShpInfo spid="_x0000_s2565"/>
    <customShpInfo spid="_x0000_s2566"/>
    <customShpInfo spid="_x0000_s2567"/>
    <customShpInfo spid="_x0000_s2568"/>
    <customShpInfo spid="_x0000_s2569"/>
    <customShpInfo spid="_x0000_s2570"/>
    <customShpInfo spid="_x0000_s2571"/>
    <customShpInfo spid="_x0000_s2572"/>
    <customShpInfo spid="_x0000_s2573"/>
    <customShpInfo spid="_x0000_s2574"/>
    <customShpInfo spid="_x0000_s2575"/>
    <customShpInfo spid="_x0000_s2576"/>
    <customShpInfo spid="_x0000_s2577"/>
    <customShpInfo spid="_x0000_s2578"/>
    <customShpInfo spid="_x0000_s2562"/>
    <customShpInfo spid="_x0000_s2580"/>
    <customShpInfo spid="_x0000_s2579"/>
    <customShpInfo spid="_x0000_s2791"/>
    <customShpInfo spid="_x0000_s2792"/>
    <customShpInfo spid="_x0000_s2793"/>
    <customShpInfo spid="_x0000_s2794"/>
    <customShpInfo spid="_x0000_s2795"/>
    <customShpInfo spid="_x0000_s2796"/>
    <customShpInfo spid="_x0000_s2797"/>
    <customShpInfo spid="_x0000_s2798"/>
    <customShpInfo spid="_x0000_s2799"/>
    <customShpInfo spid="_x0000_s2800"/>
    <customShpInfo spid="_x0000_s2790"/>
    <customShpInfo spid="_x0000_s2867"/>
    <customShpInfo spid="_x0000_s2868"/>
    <customShpInfo spid="_x0000_s2870"/>
    <customShpInfo spid="_x0000_s2871"/>
    <customShpInfo spid="_x0000_s2869"/>
    <customShpInfo spid="_x0000_s2873"/>
    <customShpInfo spid="_x0000_s2874"/>
    <customShpInfo spid="_x0000_s2872"/>
    <customShpInfo spid="_x0000_s2875"/>
    <customShpInfo spid="_x0000_s2877"/>
    <customShpInfo spid="_x0000_s2878"/>
    <customShpInfo spid="_x0000_s2879"/>
    <customShpInfo spid="_x0000_s2880"/>
    <customShpInfo spid="_x0000_s2881"/>
    <customShpInfo spid="_x0000_s2882"/>
    <customShpInfo spid="_x0000_s2883"/>
    <customShpInfo spid="_x0000_s2884"/>
    <customShpInfo spid="_x0000_s2876"/>
    <customShpInfo spid="_x0000_s2886"/>
    <customShpInfo spid="_x0000_s2887"/>
    <customShpInfo spid="_x0000_s2885"/>
    <customShpInfo spid="_x0000_s2888"/>
    <customShpInfo spid="_x0000_s2866"/>
    <customShpInfo spid="_x0000_s2710"/>
    <customShpInfo spid="_x0000_s2722"/>
    <customShpInfo spid="_x0000_s2706"/>
    <customShpInfo spid="_x0000_s2707"/>
    <customShpInfo spid="_x0000_s2704"/>
    <customShpInfo spid="_x0000_s2705"/>
    <customShpInfo spid="_x0000_s2708"/>
    <customShpInfo spid="_x0000_s2709"/>
    <customShpInfo spid="_x0000_s2712"/>
    <customShpInfo spid="_x0000_s2713"/>
    <customShpInfo spid="_x0000_s2714"/>
    <customShpInfo spid="_x0000_s2724"/>
    <customShpInfo spid="_x0000_s2725"/>
    <customShpInfo spid="_x0000_s2727"/>
    <customShpInfo spid="_x0000_s2716"/>
    <customShpInfo spid="_x0000_s2717"/>
    <customShpInfo spid="_x0000_s2718"/>
    <customShpInfo spid="_x0000_s2719"/>
    <customShpInfo spid="_x0000_s2720"/>
    <customShpInfo spid="_x0000_s2721"/>
    <customShpInfo spid="_x0000_s2726"/>
    <customShpInfo spid="_x0000_s2728"/>
    <customShpInfo spid="_x0000_s2729"/>
    <customShpInfo spid="_x0000_s2730"/>
    <customShpInfo spid="_x0000_s2731"/>
    <customShpInfo spid="_x0000_s2732"/>
    <customShpInfo spid="_x0000_s2734"/>
    <customShpInfo spid="_x0000_s2735"/>
    <customShpInfo spid="_x0000_s2736"/>
    <customShpInfo spid="_x0000_s2737"/>
    <customShpInfo spid="_x0000_s2738"/>
    <customShpInfo spid="_x0000_s2739"/>
    <customShpInfo spid="_x0000_s2740"/>
    <customShpInfo spid="_x0000_s2741"/>
    <customShpInfo spid="_x0000_s2742"/>
    <customShpInfo spid="_x0000_s2743"/>
    <customShpInfo spid="_x0000_s2744"/>
    <customShpInfo spid="_x0000_s2745"/>
    <customShpInfo spid="_x0000_s2746"/>
    <customShpInfo spid="_x0000_s2747"/>
    <customShpInfo spid="_x0000_s2748"/>
    <customShpInfo spid="_x0000_s2749"/>
    <customShpInfo spid="_x0000_s2733"/>
    <customShpInfo spid="_x0000_s2751"/>
    <customShpInfo spid="_x0000_s2750"/>
    <customShpInfo spid="_x0000_s2254"/>
    <customShpInfo spid="_x0000_s2255"/>
    <customShpInfo spid="_x0000_s2256"/>
    <customShpInfo spid="_x0000_s2257"/>
    <customShpInfo spid="_x0000_s2258"/>
    <customShpInfo spid="_x0000_s2259"/>
    <customShpInfo spid="_x0000_s2260"/>
    <customShpInfo spid="_x0000_s2261"/>
    <customShpInfo spid="_x0000_s2263"/>
    <customShpInfo spid="_x0000_s2265"/>
    <customShpInfo spid="_x0000_s2266"/>
    <customShpInfo spid="_x0000_s2267"/>
    <customShpInfo spid="_x0000_s2268"/>
    <customShpInfo spid="_x0000_s2269"/>
    <customShpInfo spid="_x0000_s2270"/>
    <customShpInfo spid="_x0000_s2271"/>
    <customShpInfo spid="_x0000_s2279"/>
    <customShpInfo spid="_x0000_s2253"/>
  </customShpExts>
</s:customData>
</file>

<file path=customXml/itemProps1.xml><?xml version="1.0" encoding="utf-8"?>
<ds:datastoreItem xmlns:ds="http://schemas.openxmlformats.org/officeDocument/2006/customXml" ds:itemID="{B4259B33-99EB-4B92-9F6C-31977181E2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78</Pages>
  <Words>7111</Words>
  <Characters>40537</Characters>
  <Application>Microsoft Office Word</Application>
  <DocSecurity>0</DocSecurity>
  <Lines>337</Lines>
  <Paragraphs>95</Paragraphs>
  <ScaleCrop>false</ScaleCrop>
  <Company>china</Company>
  <LinksUpToDate>false</LinksUpToDate>
  <CharactersWithSpaces>47553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2</cp:revision>
  <cp:lastPrinted>2016-09-12T06:03:00Z</cp:lastPrinted>
  <dcterms:created xsi:type="dcterms:W3CDTF">2017-11-25T12:32:00Z</dcterms:created>
  <dcterms:modified xsi:type="dcterms:W3CDTF">2017-11-25T12:32:00Z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